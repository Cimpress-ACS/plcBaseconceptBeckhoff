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778F" w:rsidRPr="0073500C" w:rsidRDefault="00A7778F" w:rsidP="00EB474D"/>
    <w:p w:rsidR="00A7778F" w:rsidRPr="0073500C" w:rsidRDefault="00A7778F" w:rsidP="00EB474D"/>
    <w:p w:rsidR="00B644E3" w:rsidRPr="0073500C" w:rsidRDefault="00B644E3" w:rsidP="00EB474D"/>
    <w:p w:rsidR="00B644E3" w:rsidRPr="0073500C" w:rsidRDefault="00B644E3" w:rsidP="00EB474D"/>
    <w:p w:rsidR="00263C45" w:rsidRPr="0073500C" w:rsidRDefault="00263C45" w:rsidP="00EB474D"/>
    <w:p w:rsidR="00A954BD" w:rsidRPr="0073500C" w:rsidRDefault="00A954BD" w:rsidP="00EB474D"/>
    <w:p w:rsidR="00E57663" w:rsidRPr="0073500C" w:rsidRDefault="000902F8" w:rsidP="00E57663">
      <w:pPr>
        <w:pStyle w:val="Titel"/>
      </w:pPr>
      <w:r w:rsidRPr="0073500C">
        <w:t>PLC basic concept</w:t>
      </w:r>
    </w:p>
    <w:p w:rsidR="00A7778F" w:rsidRPr="0073500C" w:rsidRDefault="00A7778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9C7255" w:rsidP="00EB474D">
      <w:r w:rsidRPr="0073500C">
        <w:rPr>
          <w:noProof/>
          <w:lang w:val="de-CH" w:eastAsia="de-CH"/>
        </w:rPr>
        <mc:AlternateContent>
          <mc:Choice Requires="wpg">
            <w:drawing>
              <wp:anchor distT="0" distB="0" distL="114300" distR="114300" simplePos="0" relativeHeight="251659264" behindDoc="0" locked="0" layoutInCell="1" allowOverlap="1" wp14:anchorId="589560CB" wp14:editId="75AF3FA8">
                <wp:simplePos x="0" y="0"/>
                <wp:positionH relativeFrom="column">
                  <wp:posOffset>635000</wp:posOffset>
                </wp:positionH>
                <wp:positionV relativeFrom="paragraph">
                  <wp:posOffset>76200</wp:posOffset>
                </wp:positionV>
                <wp:extent cx="4046220" cy="3185160"/>
                <wp:effectExtent l="19050" t="476250" r="0" b="0"/>
                <wp:wrapNone/>
                <wp:docPr id="5" name="Gruppieren 5"/>
                <wp:cNvGraphicFramePr/>
                <a:graphic xmlns:a="http://schemas.openxmlformats.org/drawingml/2006/main">
                  <a:graphicData uri="http://schemas.microsoft.com/office/word/2010/wordprocessingGroup">
                    <wpg:wgp>
                      <wpg:cNvGrpSpPr/>
                      <wpg:grpSpPr>
                        <a:xfrm>
                          <a:off x="0" y="0"/>
                          <a:ext cx="4046220" cy="3185160"/>
                          <a:chOff x="0" y="0"/>
                          <a:chExt cx="4046220" cy="3185160"/>
                        </a:xfrm>
                      </wpg:grpSpPr>
                      <pic:pic xmlns:pic="http://schemas.openxmlformats.org/drawingml/2006/picture">
                        <pic:nvPicPr>
                          <pic:cNvPr id="6" name="Picture 2" descr="P:\30_PR\10_Logo\AVM Logos\avm-logos\AVMI-Steine neu.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89660" y="38100"/>
                            <a:ext cx="2956560" cy="31470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6"/>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0685037">
                            <a:off x="0" y="0"/>
                            <a:ext cx="3581400" cy="510540"/>
                          </a:xfrm>
                          <a:prstGeom prst="rect">
                            <a:avLst/>
                          </a:prstGeom>
                          <a:noFill/>
                          <a:ln>
                            <a:noFill/>
                          </a:ln>
                          <a:effectLst/>
                          <a:extLst/>
                        </pic:spPr>
                      </pic:pic>
                    </wpg:wgp>
                  </a:graphicData>
                </a:graphic>
              </wp:anchor>
            </w:drawing>
          </mc:Choice>
          <mc:Fallback>
            <w:pict>
              <v:group id="Gruppieren 5" o:spid="_x0000_s1026" style="position:absolute;margin-left:50pt;margin-top:6pt;width:318.6pt;height:250.8pt;z-index:251659264" coordsize="40462,31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10896;top:381;width:29566;height:314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kznHBAAAA2gAAAA8AAABkcnMvZG93bnJldi54bWxEj81qwzAQhO+FvoPYQm6N7Ja4xY0ckkKh&#10;xzjpAyzW1nZtrYyk+Ofto0Igx2FmvmG2u9n0YiTnW8sK0nUCgriyuuVawc/56/kdhA/IGnvLpGAh&#10;D7vi8WGLubYTlzSeQi0ihH2OCpoQhlxKXzVk0K/tQBy9X+sMhihdLbXDKcJNL1+SJJMGW44LDQ70&#10;2VDVnS5GwdC+Wfd3XFJMN3Qw3WvZ46VUavU07z9ABJrDPXxrf2sFGfxfiTdAFl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zkznHBAAAA2gAAAA8AAAAAAAAAAAAAAAAAnwIA&#10;AGRycy9kb3ducmV2LnhtbFBLBQYAAAAABAAEAPcAAACNAwAAAAA=&#10;">
                  <v:imagedata r:id="rId11" o:title="AVMI-Steine neu"/>
                  <v:path arrowok="t"/>
                </v:shape>
                <v:shape id="Picture 6" o:spid="_x0000_s1028" type="#_x0000_t75" style="position:absolute;width:35814;height:5105;rotation:-999384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3PzfAAAAA2gAAAA8AAABkcnMvZG93bnJldi54bWxEj8GKwkAMhu+C7zBE8LZOVVCpjlKEwrKL&#10;h3X3AUIntsVOpsyMWt/eHBY8hj//l3y7w+A6dacQW88G5rMMFHHlbcu1gb/f8mMDKiZki51nMvCk&#10;CIf9eLTD3PoH/9D9nGolEI45GmhS6nOtY9WQwzjzPbFkFx8cJhlDrW3Ah8BdpxdZttIOW5YLDfZ0&#10;bKi6nm9OKMcvKpdBb8qs+C6K5Sngc702ZjoZii2oREN6L/+3P60B+VVURAP0/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Dc/N8AAAADaAAAADwAAAAAAAAAAAAAAAACfAgAA&#10;ZHJzL2Rvd25yZXYueG1sUEsFBgAAAAAEAAQA9wAAAIwDAAAAAA==&#10;">
                  <v:imagedata r:id="rId12" o:title=""/>
                  <v:path arrowok="t"/>
                </v:shape>
              </v:group>
            </w:pict>
          </mc:Fallback>
        </mc:AlternateContent>
      </w:r>
    </w:p>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3D226E">
      <w:pPr>
        <w:jc w:val="center"/>
      </w:pPr>
    </w:p>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E57663" w:rsidRPr="0073500C" w:rsidRDefault="000902F8" w:rsidP="00E57663">
      <w:pPr>
        <w:tabs>
          <w:tab w:val="left" w:pos="1418"/>
        </w:tabs>
      </w:pPr>
      <w:r w:rsidRPr="0073500C">
        <w:t>Customer</w:t>
      </w:r>
      <w:r w:rsidR="00E57663" w:rsidRPr="0073500C">
        <w:t>:</w:t>
      </w:r>
      <w:r w:rsidR="00E57663" w:rsidRPr="0073500C">
        <w:tab/>
      </w:r>
      <w:proofErr w:type="spellStart"/>
      <w:r w:rsidRPr="0073500C">
        <w:t>Vistaprint</w:t>
      </w:r>
      <w:proofErr w:type="spellEnd"/>
    </w:p>
    <w:p w:rsidR="00E57663" w:rsidRPr="0073500C" w:rsidRDefault="00E57663" w:rsidP="00E57663"/>
    <w:p w:rsidR="00E57663" w:rsidRPr="0073500C" w:rsidRDefault="000902F8" w:rsidP="00E57663">
      <w:pPr>
        <w:tabs>
          <w:tab w:val="left" w:pos="1418"/>
        </w:tabs>
      </w:pPr>
      <w:r w:rsidRPr="0073500C">
        <w:t>Project</w:t>
      </w:r>
      <w:r w:rsidR="00E57663" w:rsidRPr="0073500C">
        <w:t>:</w:t>
      </w:r>
      <w:r w:rsidR="00E57663" w:rsidRPr="0073500C">
        <w:tab/>
      </w:r>
      <w:r w:rsidR="00493DB6">
        <w:t>Promo</w:t>
      </w:r>
    </w:p>
    <w:p w:rsidR="00E57663" w:rsidRPr="0073500C" w:rsidRDefault="00E57663" w:rsidP="00E57663"/>
    <w:p w:rsidR="00E57663" w:rsidRPr="0073500C" w:rsidRDefault="000902F8" w:rsidP="00E57663">
      <w:pPr>
        <w:tabs>
          <w:tab w:val="left" w:pos="1418"/>
        </w:tabs>
      </w:pPr>
      <w:proofErr w:type="spellStart"/>
      <w:r w:rsidRPr="0073500C">
        <w:t>Projectnr</w:t>
      </w:r>
      <w:proofErr w:type="spellEnd"/>
      <w:r w:rsidRPr="0073500C">
        <w:t>.</w:t>
      </w:r>
      <w:r w:rsidR="00FE3FA4" w:rsidRPr="0073500C">
        <w:t>.:</w:t>
      </w:r>
      <w:r w:rsidR="00FE3FA4" w:rsidRPr="0073500C">
        <w:tab/>
        <w:t>101</w:t>
      </w:r>
      <w:r w:rsidR="00493DB6">
        <w:t>16</w:t>
      </w:r>
      <w:r w:rsidR="00FE3FA4" w:rsidRPr="0073500C">
        <w:t>.0</w:t>
      </w:r>
      <w:r w:rsidR="00493DB6">
        <w:t>0</w:t>
      </w:r>
    </w:p>
    <w:p w:rsidR="00E57663" w:rsidRPr="0073500C" w:rsidRDefault="00E57663" w:rsidP="00E57663"/>
    <w:p w:rsidR="00E57663" w:rsidRPr="0073500C" w:rsidRDefault="00E57663" w:rsidP="00E57663">
      <w:pPr>
        <w:tabs>
          <w:tab w:val="left" w:pos="1418"/>
        </w:tabs>
      </w:pPr>
      <w:r w:rsidRPr="0073500C">
        <w:t>Version:</w:t>
      </w:r>
      <w:r w:rsidRPr="0073500C">
        <w:tab/>
      </w:r>
      <w:r w:rsidR="00C673DE">
        <w:t>0.</w:t>
      </w:r>
      <w:ins w:id="0" w:author="Michael Rütsche" w:date="2013-11-06T08:33:00Z">
        <w:r w:rsidR="00D42336">
          <w:t>9</w:t>
        </w:r>
      </w:ins>
      <w:del w:id="1" w:author="Michael Rütsche" w:date="2013-11-06T08:33:00Z">
        <w:r w:rsidR="00493DB6" w:rsidDel="00D42336">
          <w:delText>7</w:delText>
        </w:r>
      </w:del>
    </w:p>
    <w:p w:rsidR="00A954BD" w:rsidRPr="0073500C" w:rsidRDefault="00A954BD" w:rsidP="00EB474D"/>
    <w:p w:rsidR="00DB283F" w:rsidRPr="0073500C" w:rsidRDefault="00DB283F" w:rsidP="00EB474D"/>
    <w:p w:rsidR="00DB283F" w:rsidRPr="0073500C" w:rsidRDefault="00DB283F" w:rsidP="00EB474D"/>
    <w:p w:rsidR="00A954BD" w:rsidRPr="0073500C" w:rsidRDefault="00A954BD" w:rsidP="00EB474D"/>
    <w:p w:rsidR="00A954BD" w:rsidRPr="0073500C" w:rsidRDefault="000902F8" w:rsidP="00E57663">
      <w:pPr>
        <w:tabs>
          <w:tab w:val="left" w:pos="1418"/>
        </w:tabs>
      </w:pPr>
      <w:r w:rsidRPr="0073500C">
        <w:t>Storage</w:t>
      </w:r>
      <w:r w:rsidR="00A954BD" w:rsidRPr="0073500C">
        <w:t>:</w:t>
      </w:r>
      <w:r w:rsidR="005C00C6" w:rsidRPr="0073500C">
        <w:tab/>
      </w:r>
      <w:r w:rsidR="00D119C1">
        <w:fldChar w:fldCharType="begin"/>
      </w:r>
      <w:r w:rsidR="00D119C1">
        <w:instrText xml:space="preserve"> FILENAME \p \* MERGEFORMAT </w:instrText>
      </w:r>
      <w:r w:rsidR="00D119C1">
        <w:fldChar w:fldCharType="separate"/>
      </w:r>
      <w:ins w:id="2" w:author="Michael Rütsche" w:date="2013-11-06T08:33:00Z">
        <w:r w:rsidR="00D42336">
          <w:rPr>
            <w:noProof/>
          </w:rPr>
          <w:t>D:\daten\60_Projekte\10116 Vista Print\00 Basics\40_PLC_Base\Design\Vistaprint PLC Basic Concepts V0.9.docx</w:t>
        </w:r>
      </w:ins>
      <w:del w:id="3" w:author="Michael Rütsche" w:date="2013-11-06T08:33:00Z">
        <w:r w:rsidR="00C673DE" w:rsidDel="00D42336">
          <w:rPr>
            <w:noProof/>
          </w:rPr>
          <w:delText>D:\60_Projekte\10116 Vista Print\00 Basics\40_PLC_Base\Design\Vistaprint PLC Basic Concepts V0.4.docx</w:delText>
        </w:r>
      </w:del>
      <w:r w:rsidR="00D119C1">
        <w:rPr>
          <w:noProof/>
        </w:rPr>
        <w:fldChar w:fldCharType="end"/>
      </w:r>
    </w:p>
    <w:p w:rsidR="00A954BD" w:rsidRPr="0073500C" w:rsidRDefault="00A954BD" w:rsidP="00EB474D">
      <w:r w:rsidRPr="0073500C">
        <w:br w:type="page"/>
      </w:r>
    </w:p>
    <w:p w:rsidR="00ED51CE" w:rsidRPr="0073500C" w:rsidRDefault="00375037" w:rsidP="00B9588F">
      <w:pPr>
        <w:pStyle w:val="berschrift1"/>
      </w:pPr>
      <w:bookmarkStart w:id="4" w:name="_Toc371519620"/>
      <w:r w:rsidRPr="0073500C">
        <w:lastRenderedPageBreak/>
        <w:t>Table of c</w:t>
      </w:r>
      <w:r w:rsidR="000902F8" w:rsidRPr="0073500C">
        <w:t>ontent</w:t>
      </w:r>
      <w:r w:rsidRPr="0073500C">
        <w:t>s</w:t>
      </w:r>
      <w:bookmarkEnd w:id="4"/>
    </w:p>
    <w:p w:rsidR="00ED51CE" w:rsidRPr="0073500C" w:rsidRDefault="00ED51CE" w:rsidP="00EB474D"/>
    <w:p w:rsidR="00F17264" w:rsidRPr="0073500C" w:rsidRDefault="00F17264" w:rsidP="00EB474D"/>
    <w:sdt>
      <w:sdtPr>
        <w:rPr>
          <w:rStyle w:val="Hyperlink"/>
          <w:color w:val="auto"/>
        </w:rPr>
        <w:id w:val="4746363"/>
        <w:docPartObj>
          <w:docPartGallery w:val="Table of Contents"/>
          <w:docPartUnique/>
        </w:docPartObj>
      </w:sdtPr>
      <w:sdtEndPr>
        <w:rPr>
          <w:rStyle w:val="Absatz-Standardschriftart"/>
          <w:u w:val="none"/>
        </w:rPr>
      </w:sdtEndPr>
      <w:sdtContent>
        <w:p w:rsidR="00272A48" w:rsidRDefault="00EE0038">
          <w:pPr>
            <w:pStyle w:val="Verzeichnis1"/>
            <w:rPr>
              <w:ins w:id="5" w:author="Michael Rütsche" w:date="2013-11-06T16:44:00Z"/>
              <w:rFonts w:asciiTheme="minorHAnsi" w:eastAsiaTheme="minorEastAsia" w:hAnsiTheme="minorHAnsi" w:cstheme="minorBidi"/>
              <w:sz w:val="22"/>
              <w:szCs w:val="22"/>
              <w:lang w:val="de-CH" w:eastAsia="de-CH"/>
            </w:rPr>
          </w:pPr>
          <w:r w:rsidRPr="0073500C">
            <w:rPr>
              <w:rStyle w:val="Hyperlink"/>
              <w:color w:val="auto"/>
            </w:rPr>
            <w:fldChar w:fldCharType="begin"/>
          </w:r>
          <w:r w:rsidRPr="0073500C">
            <w:rPr>
              <w:rStyle w:val="Hyperlink"/>
              <w:color w:val="auto"/>
            </w:rPr>
            <w:instrText xml:space="preserve"> TOC \o "1-3" \h \z \u </w:instrText>
          </w:r>
          <w:r w:rsidRPr="0073500C">
            <w:rPr>
              <w:rStyle w:val="Hyperlink"/>
              <w:color w:val="auto"/>
            </w:rPr>
            <w:fldChar w:fldCharType="separate"/>
          </w:r>
          <w:ins w:id="6" w:author="Michael Rütsche" w:date="2013-11-06T16:44:00Z">
            <w:r w:rsidR="00272A48" w:rsidRPr="00731FFD">
              <w:rPr>
                <w:rStyle w:val="Hyperlink"/>
              </w:rPr>
              <w:fldChar w:fldCharType="begin"/>
            </w:r>
            <w:r w:rsidR="00272A48" w:rsidRPr="00731FFD">
              <w:rPr>
                <w:rStyle w:val="Hyperlink"/>
              </w:rPr>
              <w:instrText xml:space="preserve"> </w:instrText>
            </w:r>
            <w:r w:rsidR="00272A48">
              <w:instrText>HYPERLINK \l "_Toc371519620"</w:instrText>
            </w:r>
            <w:r w:rsidR="00272A48" w:rsidRPr="00731FFD">
              <w:rPr>
                <w:rStyle w:val="Hyperlink"/>
              </w:rPr>
              <w:instrText xml:space="preserve"> </w:instrText>
            </w:r>
            <w:r w:rsidR="00272A48" w:rsidRPr="00731FFD">
              <w:rPr>
                <w:rStyle w:val="Hyperlink"/>
              </w:rPr>
              <w:fldChar w:fldCharType="separate"/>
            </w:r>
            <w:r w:rsidR="00272A48" w:rsidRPr="00731FFD">
              <w:rPr>
                <w:rStyle w:val="Hyperlink"/>
              </w:rPr>
              <w:t>1</w:t>
            </w:r>
            <w:r w:rsidR="00272A48">
              <w:rPr>
                <w:rFonts w:asciiTheme="minorHAnsi" w:eastAsiaTheme="minorEastAsia" w:hAnsiTheme="minorHAnsi" w:cstheme="minorBidi"/>
                <w:sz w:val="22"/>
                <w:szCs w:val="22"/>
                <w:lang w:val="de-CH" w:eastAsia="de-CH"/>
              </w:rPr>
              <w:tab/>
            </w:r>
            <w:r w:rsidR="00272A48" w:rsidRPr="00731FFD">
              <w:rPr>
                <w:rStyle w:val="Hyperlink"/>
              </w:rPr>
              <w:t>Table of contents</w:t>
            </w:r>
            <w:r w:rsidR="00272A48">
              <w:rPr>
                <w:webHidden/>
              </w:rPr>
              <w:tab/>
            </w:r>
            <w:r w:rsidR="00272A48">
              <w:rPr>
                <w:webHidden/>
              </w:rPr>
              <w:fldChar w:fldCharType="begin"/>
            </w:r>
            <w:r w:rsidR="00272A48">
              <w:rPr>
                <w:webHidden/>
              </w:rPr>
              <w:instrText xml:space="preserve"> PAGEREF _Toc371519620 \h </w:instrText>
            </w:r>
          </w:ins>
          <w:r w:rsidR="00272A48">
            <w:rPr>
              <w:webHidden/>
            </w:rPr>
          </w:r>
          <w:r w:rsidR="00272A48">
            <w:rPr>
              <w:webHidden/>
            </w:rPr>
            <w:fldChar w:fldCharType="separate"/>
          </w:r>
          <w:ins w:id="7" w:author="Michael Rütsche" w:date="2013-11-06T16:44:00Z">
            <w:r w:rsidR="00272A48">
              <w:rPr>
                <w:webHidden/>
              </w:rPr>
              <w:t>2</w:t>
            </w:r>
            <w:r w:rsidR="00272A48">
              <w:rPr>
                <w:webHidden/>
              </w:rPr>
              <w:fldChar w:fldCharType="end"/>
            </w:r>
            <w:r w:rsidR="00272A48" w:rsidRPr="00731FFD">
              <w:rPr>
                <w:rStyle w:val="Hyperlink"/>
              </w:rPr>
              <w:fldChar w:fldCharType="end"/>
            </w:r>
          </w:ins>
        </w:p>
        <w:p w:rsidR="00272A48" w:rsidRDefault="00272A48">
          <w:pPr>
            <w:pStyle w:val="Verzeichnis1"/>
            <w:rPr>
              <w:ins w:id="8" w:author="Michael Rütsche" w:date="2013-11-06T16:44:00Z"/>
              <w:rFonts w:asciiTheme="minorHAnsi" w:eastAsiaTheme="minorEastAsia" w:hAnsiTheme="minorHAnsi" w:cstheme="minorBidi"/>
              <w:sz w:val="22"/>
              <w:szCs w:val="22"/>
              <w:lang w:val="de-CH" w:eastAsia="de-CH"/>
            </w:rPr>
          </w:pPr>
          <w:ins w:id="9" w:author="Michael Rütsche" w:date="2013-11-06T16:44:00Z">
            <w:r w:rsidRPr="00731FFD">
              <w:rPr>
                <w:rStyle w:val="Hyperlink"/>
              </w:rPr>
              <w:fldChar w:fldCharType="begin"/>
            </w:r>
            <w:r w:rsidRPr="00731FFD">
              <w:rPr>
                <w:rStyle w:val="Hyperlink"/>
              </w:rPr>
              <w:instrText xml:space="preserve"> </w:instrText>
            </w:r>
            <w:r>
              <w:instrText>HYPERLINK \l "_Toc371519621"</w:instrText>
            </w:r>
            <w:r w:rsidRPr="00731FFD">
              <w:rPr>
                <w:rStyle w:val="Hyperlink"/>
              </w:rPr>
              <w:instrText xml:space="preserve"> </w:instrText>
            </w:r>
            <w:r w:rsidRPr="00731FFD">
              <w:rPr>
                <w:rStyle w:val="Hyperlink"/>
              </w:rPr>
              <w:fldChar w:fldCharType="separate"/>
            </w:r>
            <w:r w:rsidRPr="00731FFD">
              <w:rPr>
                <w:rStyle w:val="Hyperlink"/>
              </w:rPr>
              <w:t>2</w:t>
            </w:r>
            <w:r>
              <w:rPr>
                <w:rFonts w:asciiTheme="minorHAnsi" w:eastAsiaTheme="minorEastAsia" w:hAnsiTheme="minorHAnsi" w:cstheme="minorBidi"/>
                <w:sz w:val="22"/>
                <w:szCs w:val="22"/>
                <w:lang w:val="de-CH" w:eastAsia="de-CH"/>
              </w:rPr>
              <w:tab/>
            </w:r>
            <w:r w:rsidRPr="00731FFD">
              <w:rPr>
                <w:rStyle w:val="Hyperlink"/>
              </w:rPr>
              <w:t>Introduction</w:t>
            </w:r>
            <w:r>
              <w:rPr>
                <w:webHidden/>
              </w:rPr>
              <w:tab/>
            </w:r>
            <w:r>
              <w:rPr>
                <w:webHidden/>
              </w:rPr>
              <w:fldChar w:fldCharType="begin"/>
            </w:r>
            <w:r>
              <w:rPr>
                <w:webHidden/>
              </w:rPr>
              <w:instrText xml:space="preserve"> PAGEREF _Toc371519621 \h </w:instrText>
            </w:r>
          </w:ins>
          <w:r>
            <w:rPr>
              <w:webHidden/>
            </w:rPr>
          </w:r>
          <w:r>
            <w:rPr>
              <w:webHidden/>
            </w:rPr>
            <w:fldChar w:fldCharType="separate"/>
          </w:r>
          <w:ins w:id="10" w:author="Michael Rütsche" w:date="2013-11-06T16:44:00Z">
            <w:r>
              <w:rPr>
                <w:webHidden/>
              </w:rPr>
              <w:t>4</w:t>
            </w:r>
            <w:r>
              <w:rPr>
                <w:webHidden/>
              </w:rPr>
              <w:fldChar w:fldCharType="end"/>
            </w:r>
            <w:r w:rsidRPr="00731FFD">
              <w:rPr>
                <w:rStyle w:val="Hyperlink"/>
              </w:rPr>
              <w:fldChar w:fldCharType="end"/>
            </w:r>
          </w:ins>
        </w:p>
        <w:p w:rsidR="00272A48" w:rsidRDefault="00272A48">
          <w:pPr>
            <w:pStyle w:val="Verzeichnis2"/>
            <w:rPr>
              <w:ins w:id="11" w:author="Michael Rütsche" w:date="2013-11-06T16:44:00Z"/>
              <w:rFonts w:asciiTheme="minorHAnsi" w:eastAsiaTheme="minorEastAsia" w:hAnsiTheme="minorHAnsi" w:cstheme="minorBidi"/>
              <w:sz w:val="22"/>
              <w:szCs w:val="22"/>
              <w:lang w:val="de-CH" w:eastAsia="de-CH"/>
            </w:rPr>
          </w:pPr>
          <w:ins w:id="12" w:author="Michael Rütsche" w:date="2013-11-06T16:44:00Z">
            <w:r w:rsidRPr="00731FFD">
              <w:rPr>
                <w:rStyle w:val="Hyperlink"/>
              </w:rPr>
              <w:fldChar w:fldCharType="begin"/>
            </w:r>
            <w:r w:rsidRPr="00731FFD">
              <w:rPr>
                <w:rStyle w:val="Hyperlink"/>
              </w:rPr>
              <w:instrText xml:space="preserve"> </w:instrText>
            </w:r>
            <w:r>
              <w:instrText>HYPERLINK \l "_Toc371519622"</w:instrText>
            </w:r>
            <w:r w:rsidRPr="00731FFD">
              <w:rPr>
                <w:rStyle w:val="Hyperlink"/>
              </w:rPr>
              <w:instrText xml:space="preserve"> </w:instrText>
            </w:r>
            <w:r w:rsidRPr="00731FFD">
              <w:rPr>
                <w:rStyle w:val="Hyperlink"/>
              </w:rPr>
              <w:fldChar w:fldCharType="separate"/>
            </w:r>
            <w:r w:rsidRPr="00731FFD">
              <w:rPr>
                <w:rStyle w:val="Hyperlink"/>
              </w:rPr>
              <w:t>2.1</w:t>
            </w:r>
            <w:r>
              <w:rPr>
                <w:rFonts w:asciiTheme="minorHAnsi" w:eastAsiaTheme="minorEastAsia" w:hAnsiTheme="minorHAnsi" w:cstheme="minorBidi"/>
                <w:sz w:val="22"/>
                <w:szCs w:val="22"/>
                <w:lang w:val="de-CH" w:eastAsia="de-CH"/>
              </w:rPr>
              <w:tab/>
            </w:r>
            <w:r w:rsidRPr="00731FFD">
              <w:rPr>
                <w:rStyle w:val="Hyperlink"/>
              </w:rPr>
              <w:t>Scope</w:t>
            </w:r>
            <w:r>
              <w:rPr>
                <w:webHidden/>
              </w:rPr>
              <w:tab/>
            </w:r>
            <w:r>
              <w:rPr>
                <w:webHidden/>
              </w:rPr>
              <w:fldChar w:fldCharType="begin"/>
            </w:r>
            <w:r>
              <w:rPr>
                <w:webHidden/>
              </w:rPr>
              <w:instrText xml:space="preserve"> PAGEREF _Toc371519622 \h </w:instrText>
            </w:r>
          </w:ins>
          <w:r>
            <w:rPr>
              <w:webHidden/>
            </w:rPr>
          </w:r>
          <w:r>
            <w:rPr>
              <w:webHidden/>
            </w:rPr>
            <w:fldChar w:fldCharType="separate"/>
          </w:r>
          <w:ins w:id="13" w:author="Michael Rütsche" w:date="2013-11-06T16:44:00Z">
            <w:r>
              <w:rPr>
                <w:webHidden/>
              </w:rPr>
              <w:t>4</w:t>
            </w:r>
            <w:r>
              <w:rPr>
                <w:webHidden/>
              </w:rPr>
              <w:fldChar w:fldCharType="end"/>
            </w:r>
            <w:r w:rsidRPr="00731FFD">
              <w:rPr>
                <w:rStyle w:val="Hyperlink"/>
              </w:rPr>
              <w:fldChar w:fldCharType="end"/>
            </w:r>
          </w:ins>
        </w:p>
        <w:p w:rsidR="00272A48" w:rsidRDefault="00272A48">
          <w:pPr>
            <w:pStyle w:val="Verzeichnis2"/>
            <w:rPr>
              <w:ins w:id="14" w:author="Michael Rütsche" w:date="2013-11-06T16:44:00Z"/>
              <w:rFonts w:asciiTheme="minorHAnsi" w:eastAsiaTheme="minorEastAsia" w:hAnsiTheme="minorHAnsi" w:cstheme="minorBidi"/>
              <w:sz w:val="22"/>
              <w:szCs w:val="22"/>
              <w:lang w:val="de-CH" w:eastAsia="de-CH"/>
            </w:rPr>
          </w:pPr>
          <w:ins w:id="15" w:author="Michael Rütsche" w:date="2013-11-06T16:44:00Z">
            <w:r w:rsidRPr="00731FFD">
              <w:rPr>
                <w:rStyle w:val="Hyperlink"/>
              </w:rPr>
              <w:fldChar w:fldCharType="begin"/>
            </w:r>
            <w:r w:rsidRPr="00731FFD">
              <w:rPr>
                <w:rStyle w:val="Hyperlink"/>
              </w:rPr>
              <w:instrText xml:space="preserve"> </w:instrText>
            </w:r>
            <w:r>
              <w:instrText>HYPERLINK \l "_Toc371519623"</w:instrText>
            </w:r>
            <w:r w:rsidRPr="00731FFD">
              <w:rPr>
                <w:rStyle w:val="Hyperlink"/>
              </w:rPr>
              <w:instrText xml:space="preserve"> </w:instrText>
            </w:r>
            <w:r w:rsidRPr="00731FFD">
              <w:rPr>
                <w:rStyle w:val="Hyperlink"/>
              </w:rPr>
              <w:fldChar w:fldCharType="separate"/>
            </w:r>
            <w:r w:rsidRPr="00731FFD">
              <w:rPr>
                <w:rStyle w:val="Hyperlink"/>
              </w:rPr>
              <w:t>2.2</w:t>
            </w:r>
            <w:r>
              <w:rPr>
                <w:rFonts w:asciiTheme="minorHAnsi" w:eastAsiaTheme="minorEastAsia" w:hAnsiTheme="minorHAnsi" w:cstheme="minorBidi"/>
                <w:sz w:val="22"/>
                <w:szCs w:val="22"/>
                <w:lang w:val="de-CH" w:eastAsia="de-CH"/>
              </w:rPr>
              <w:tab/>
            </w:r>
            <w:r w:rsidRPr="00731FFD">
              <w:rPr>
                <w:rStyle w:val="Hyperlink"/>
              </w:rPr>
              <w:t>Reference Documentation</w:t>
            </w:r>
            <w:r>
              <w:rPr>
                <w:webHidden/>
              </w:rPr>
              <w:tab/>
            </w:r>
            <w:r>
              <w:rPr>
                <w:webHidden/>
              </w:rPr>
              <w:fldChar w:fldCharType="begin"/>
            </w:r>
            <w:r>
              <w:rPr>
                <w:webHidden/>
              </w:rPr>
              <w:instrText xml:space="preserve"> PAGEREF _Toc371519623 \h </w:instrText>
            </w:r>
          </w:ins>
          <w:r>
            <w:rPr>
              <w:webHidden/>
            </w:rPr>
          </w:r>
          <w:r>
            <w:rPr>
              <w:webHidden/>
            </w:rPr>
            <w:fldChar w:fldCharType="separate"/>
          </w:r>
          <w:ins w:id="16" w:author="Michael Rütsche" w:date="2013-11-06T16:44:00Z">
            <w:r>
              <w:rPr>
                <w:webHidden/>
              </w:rPr>
              <w:t>4</w:t>
            </w:r>
            <w:r>
              <w:rPr>
                <w:webHidden/>
              </w:rPr>
              <w:fldChar w:fldCharType="end"/>
            </w:r>
            <w:r w:rsidRPr="00731FFD">
              <w:rPr>
                <w:rStyle w:val="Hyperlink"/>
              </w:rPr>
              <w:fldChar w:fldCharType="end"/>
            </w:r>
          </w:ins>
        </w:p>
        <w:p w:rsidR="00272A48" w:rsidRDefault="00272A48">
          <w:pPr>
            <w:pStyle w:val="Verzeichnis2"/>
            <w:rPr>
              <w:ins w:id="17" w:author="Michael Rütsche" w:date="2013-11-06T16:44:00Z"/>
              <w:rFonts w:asciiTheme="minorHAnsi" w:eastAsiaTheme="minorEastAsia" w:hAnsiTheme="minorHAnsi" w:cstheme="minorBidi"/>
              <w:sz w:val="22"/>
              <w:szCs w:val="22"/>
              <w:lang w:val="de-CH" w:eastAsia="de-CH"/>
            </w:rPr>
          </w:pPr>
          <w:ins w:id="18" w:author="Michael Rütsche" w:date="2013-11-06T16:44:00Z">
            <w:r w:rsidRPr="00731FFD">
              <w:rPr>
                <w:rStyle w:val="Hyperlink"/>
              </w:rPr>
              <w:fldChar w:fldCharType="begin"/>
            </w:r>
            <w:r w:rsidRPr="00731FFD">
              <w:rPr>
                <w:rStyle w:val="Hyperlink"/>
              </w:rPr>
              <w:instrText xml:space="preserve"> </w:instrText>
            </w:r>
            <w:r>
              <w:instrText>HYPERLINK \l "_Toc371519624"</w:instrText>
            </w:r>
            <w:r w:rsidRPr="00731FFD">
              <w:rPr>
                <w:rStyle w:val="Hyperlink"/>
              </w:rPr>
              <w:instrText xml:space="preserve"> </w:instrText>
            </w:r>
            <w:r w:rsidRPr="00731FFD">
              <w:rPr>
                <w:rStyle w:val="Hyperlink"/>
              </w:rPr>
              <w:fldChar w:fldCharType="separate"/>
            </w:r>
            <w:r w:rsidRPr="00731FFD">
              <w:rPr>
                <w:rStyle w:val="Hyperlink"/>
              </w:rPr>
              <w:t>2.3</w:t>
            </w:r>
            <w:r>
              <w:rPr>
                <w:rFonts w:asciiTheme="minorHAnsi" w:eastAsiaTheme="minorEastAsia" w:hAnsiTheme="minorHAnsi" w:cstheme="minorBidi"/>
                <w:sz w:val="22"/>
                <w:szCs w:val="22"/>
                <w:lang w:val="de-CH" w:eastAsia="de-CH"/>
              </w:rPr>
              <w:tab/>
            </w:r>
            <w:r w:rsidRPr="00731FFD">
              <w:rPr>
                <w:rStyle w:val="Hyperlink"/>
              </w:rPr>
              <w:t>Version</w:t>
            </w:r>
            <w:r>
              <w:rPr>
                <w:webHidden/>
              </w:rPr>
              <w:tab/>
            </w:r>
            <w:r>
              <w:rPr>
                <w:webHidden/>
              </w:rPr>
              <w:fldChar w:fldCharType="begin"/>
            </w:r>
            <w:r>
              <w:rPr>
                <w:webHidden/>
              </w:rPr>
              <w:instrText xml:space="preserve"> PAGEREF _Toc371519624 \h </w:instrText>
            </w:r>
          </w:ins>
          <w:r>
            <w:rPr>
              <w:webHidden/>
            </w:rPr>
          </w:r>
          <w:r>
            <w:rPr>
              <w:webHidden/>
            </w:rPr>
            <w:fldChar w:fldCharType="separate"/>
          </w:r>
          <w:ins w:id="19" w:author="Michael Rütsche" w:date="2013-11-06T16:44:00Z">
            <w:r>
              <w:rPr>
                <w:webHidden/>
              </w:rPr>
              <w:t>4</w:t>
            </w:r>
            <w:r>
              <w:rPr>
                <w:webHidden/>
              </w:rPr>
              <w:fldChar w:fldCharType="end"/>
            </w:r>
            <w:r w:rsidRPr="00731FFD">
              <w:rPr>
                <w:rStyle w:val="Hyperlink"/>
              </w:rPr>
              <w:fldChar w:fldCharType="end"/>
            </w:r>
          </w:ins>
        </w:p>
        <w:p w:rsidR="00272A48" w:rsidRDefault="00272A48">
          <w:pPr>
            <w:pStyle w:val="Verzeichnis2"/>
            <w:rPr>
              <w:ins w:id="20" w:author="Michael Rütsche" w:date="2013-11-06T16:44:00Z"/>
              <w:rFonts w:asciiTheme="minorHAnsi" w:eastAsiaTheme="minorEastAsia" w:hAnsiTheme="minorHAnsi" w:cstheme="minorBidi"/>
              <w:sz w:val="22"/>
              <w:szCs w:val="22"/>
              <w:lang w:val="de-CH" w:eastAsia="de-CH"/>
            </w:rPr>
          </w:pPr>
          <w:ins w:id="21" w:author="Michael Rütsche" w:date="2013-11-06T16:44:00Z">
            <w:r w:rsidRPr="00731FFD">
              <w:rPr>
                <w:rStyle w:val="Hyperlink"/>
              </w:rPr>
              <w:fldChar w:fldCharType="begin"/>
            </w:r>
            <w:r w:rsidRPr="00731FFD">
              <w:rPr>
                <w:rStyle w:val="Hyperlink"/>
              </w:rPr>
              <w:instrText xml:space="preserve"> </w:instrText>
            </w:r>
            <w:r>
              <w:instrText>HYPERLINK \l "_Toc371519625"</w:instrText>
            </w:r>
            <w:r w:rsidRPr="00731FFD">
              <w:rPr>
                <w:rStyle w:val="Hyperlink"/>
              </w:rPr>
              <w:instrText xml:space="preserve"> </w:instrText>
            </w:r>
            <w:r w:rsidRPr="00731FFD">
              <w:rPr>
                <w:rStyle w:val="Hyperlink"/>
              </w:rPr>
              <w:fldChar w:fldCharType="separate"/>
            </w:r>
            <w:r w:rsidRPr="00731FFD">
              <w:rPr>
                <w:rStyle w:val="Hyperlink"/>
              </w:rPr>
              <w:t>2.4</w:t>
            </w:r>
            <w:r>
              <w:rPr>
                <w:rFonts w:asciiTheme="minorHAnsi" w:eastAsiaTheme="minorEastAsia" w:hAnsiTheme="minorHAnsi" w:cstheme="minorBidi"/>
                <w:sz w:val="22"/>
                <w:szCs w:val="22"/>
                <w:lang w:val="de-CH" w:eastAsia="de-CH"/>
              </w:rPr>
              <w:tab/>
            </w:r>
            <w:r w:rsidRPr="00731FFD">
              <w:rPr>
                <w:rStyle w:val="Hyperlink"/>
              </w:rPr>
              <w:t>Abbreviations, definitions, glossary</w:t>
            </w:r>
            <w:r>
              <w:rPr>
                <w:webHidden/>
              </w:rPr>
              <w:tab/>
            </w:r>
            <w:r>
              <w:rPr>
                <w:webHidden/>
              </w:rPr>
              <w:fldChar w:fldCharType="begin"/>
            </w:r>
            <w:r>
              <w:rPr>
                <w:webHidden/>
              </w:rPr>
              <w:instrText xml:space="preserve"> PAGEREF _Toc371519625 \h </w:instrText>
            </w:r>
          </w:ins>
          <w:r>
            <w:rPr>
              <w:webHidden/>
            </w:rPr>
          </w:r>
          <w:r>
            <w:rPr>
              <w:webHidden/>
            </w:rPr>
            <w:fldChar w:fldCharType="separate"/>
          </w:r>
          <w:ins w:id="22" w:author="Michael Rütsche" w:date="2013-11-06T16:44:00Z">
            <w:r>
              <w:rPr>
                <w:webHidden/>
              </w:rPr>
              <w:t>4</w:t>
            </w:r>
            <w:r>
              <w:rPr>
                <w:webHidden/>
              </w:rPr>
              <w:fldChar w:fldCharType="end"/>
            </w:r>
            <w:r w:rsidRPr="00731FFD">
              <w:rPr>
                <w:rStyle w:val="Hyperlink"/>
              </w:rPr>
              <w:fldChar w:fldCharType="end"/>
            </w:r>
          </w:ins>
        </w:p>
        <w:p w:rsidR="00272A48" w:rsidRDefault="00272A48">
          <w:pPr>
            <w:pStyle w:val="Verzeichnis1"/>
            <w:rPr>
              <w:ins w:id="23" w:author="Michael Rütsche" w:date="2013-11-06T16:44:00Z"/>
              <w:rFonts w:asciiTheme="minorHAnsi" w:eastAsiaTheme="minorEastAsia" w:hAnsiTheme="minorHAnsi" w:cstheme="minorBidi"/>
              <w:sz w:val="22"/>
              <w:szCs w:val="22"/>
              <w:lang w:val="de-CH" w:eastAsia="de-CH"/>
            </w:rPr>
          </w:pPr>
          <w:ins w:id="24" w:author="Michael Rütsche" w:date="2013-11-06T16:44:00Z">
            <w:r w:rsidRPr="00731FFD">
              <w:rPr>
                <w:rStyle w:val="Hyperlink"/>
              </w:rPr>
              <w:fldChar w:fldCharType="begin"/>
            </w:r>
            <w:r w:rsidRPr="00731FFD">
              <w:rPr>
                <w:rStyle w:val="Hyperlink"/>
              </w:rPr>
              <w:instrText xml:space="preserve"> </w:instrText>
            </w:r>
            <w:r>
              <w:instrText>HYPERLINK \l "_Toc371519626"</w:instrText>
            </w:r>
            <w:r w:rsidRPr="00731FFD">
              <w:rPr>
                <w:rStyle w:val="Hyperlink"/>
              </w:rPr>
              <w:instrText xml:space="preserve"> </w:instrText>
            </w:r>
            <w:r w:rsidRPr="00731FFD">
              <w:rPr>
                <w:rStyle w:val="Hyperlink"/>
              </w:rPr>
              <w:fldChar w:fldCharType="separate"/>
            </w:r>
            <w:r w:rsidRPr="00731FFD">
              <w:rPr>
                <w:rStyle w:val="Hyperlink"/>
              </w:rPr>
              <w:t>3</w:t>
            </w:r>
            <w:r>
              <w:rPr>
                <w:rFonts w:asciiTheme="minorHAnsi" w:eastAsiaTheme="minorEastAsia" w:hAnsiTheme="minorHAnsi" w:cstheme="minorBidi"/>
                <w:sz w:val="22"/>
                <w:szCs w:val="22"/>
                <w:lang w:val="de-CH" w:eastAsia="de-CH"/>
              </w:rPr>
              <w:tab/>
            </w:r>
            <w:r w:rsidRPr="00731FFD">
              <w:rPr>
                <w:rStyle w:val="Hyperlink"/>
              </w:rPr>
              <w:t>Basics</w:t>
            </w:r>
            <w:r>
              <w:rPr>
                <w:webHidden/>
              </w:rPr>
              <w:tab/>
            </w:r>
            <w:r>
              <w:rPr>
                <w:webHidden/>
              </w:rPr>
              <w:fldChar w:fldCharType="begin"/>
            </w:r>
            <w:r>
              <w:rPr>
                <w:webHidden/>
              </w:rPr>
              <w:instrText xml:space="preserve"> PAGEREF _Toc371519626 \h </w:instrText>
            </w:r>
          </w:ins>
          <w:r>
            <w:rPr>
              <w:webHidden/>
            </w:rPr>
          </w:r>
          <w:r>
            <w:rPr>
              <w:webHidden/>
            </w:rPr>
            <w:fldChar w:fldCharType="separate"/>
          </w:r>
          <w:ins w:id="25" w:author="Michael Rütsche" w:date="2013-11-06T16:44:00Z">
            <w:r>
              <w:rPr>
                <w:webHidden/>
              </w:rPr>
              <w:t>5</w:t>
            </w:r>
            <w:r>
              <w:rPr>
                <w:webHidden/>
              </w:rPr>
              <w:fldChar w:fldCharType="end"/>
            </w:r>
            <w:r w:rsidRPr="00731FFD">
              <w:rPr>
                <w:rStyle w:val="Hyperlink"/>
              </w:rPr>
              <w:fldChar w:fldCharType="end"/>
            </w:r>
          </w:ins>
        </w:p>
        <w:p w:rsidR="00272A48" w:rsidRDefault="00272A48">
          <w:pPr>
            <w:pStyle w:val="Verzeichnis1"/>
            <w:rPr>
              <w:ins w:id="26" w:author="Michael Rütsche" w:date="2013-11-06T16:44:00Z"/>
              <w:rFonts w:asciiTheme="minorHAnsi" w:eastAsiaTheme="minorEastAsia" w:hAnsiTheme="minorHAnsi" w:cstheme="minorBidi"/>
              <w:sz w:val="22"/>
              <w:szCs w:val="22"/>
              <w:lang w:val="de-CH" w:eastAsia="de-CH"/>
            </w:rPr>
          </w:pPr>
          <w:ins w:id="27" w:author="Michael Rütsche" w:date="2013-11-06T16:44:00Z">
            <w:r w:rsidRPr="00731FFD">
              <w:rPr>
                <w:rStyle w:val="Hyperlink"/>
              </w:rPr>
              <w:fldChar w:fldCharType="begin"/>
            </w:r>
            <w:r w:rsidRPr="00731FFD">
              <w:rPr>
                <w:rStyle w:val="Hyperlink"/>
              </w:rPr>
              <w:instrText xml:space="preserve"> </w:instrText>
            </w:r>
            <w:r>
              <w:instrText>HYPERLINK \l "_Toc371519627"</w:instrText>
            </w:r>
            <w:r w:rsidRPr="00731FFD">
              <w:rPr>
                <w:rStyle w:val="Hyperlink"/>
              </w:rPr>
              <w:instrText xml:space="preserve"> </w:instrText>
            </w:r>
            <w:r w:rsidRPr="00731FFD">
              <w:rPr>
                <w:rStyle w:val="Hyperlink"/>
              </w:rPr>
              <w:fldChar w:fldCharType="separate"/>
            </w:r>
            <w:r w:rsidRPr="00731FFD">
              <w:rPr>
                <w:rStyle w:val="Hyperlink"/>
              </w:rPr>
              <w:t>4</w:t>
            </w:r>
            <w:r>
              <w:rPr>
                <w:rFonts w:asciiTheme="minorHAnsi" w:eastAsiaTheme="minorEastAsia" w:hAnsiTheme="minorHAnsi" w:cstheme="minorBidi"/>
                <w:sz w:val="22"/>
                <w:szCs w:val="22"/>
                <w:lang w:val="de-CH" w:eastAsia="de-CH"/>
              </w:rPr>
              <w:tab/>
            </w:r>
            <w:r w:rsidRPr="00731FFD">
              <w:rPr>
                <w:rStyle w:val="Hyperlink"/>
              </w:rPr>
              <w:t>Naming conventions</w:t>
            </w:r>
            <w:r>
              <w:rPr>
                <w:webHidden/>
              </w:rPr>
              <w:tab/>
            </w:r>
            <w:r>
              <w:rPr>
                <w:webHidden/>
              </w:rPr>
              <w:fldChar w:fldCharType="begin"/>
            </w:r>
            <w:r>
              <w:rPr>
                <w:webHidden/>
              </w:rPr>
              <w:instrText xml:space="preserve"> PAGEREF _Toc371519627 \h </w:instrText>
            </w:r>
          </w:ins>
          <w:r>
            <w:rPr>
              <w:webHidden/>
            </w:rPr>
          </w:r>
          <w:r>
            <w:rPr>
              <w:webHidden/>
            </w:rPr>
            <w:fldChar w:fldCharType="separate"/>
          </w:r>
          <w:ins w:id="28" w:author="Michael Rütsche" w:date="2013-11-06T16:44:00Z">
            <w:r>
              <w:rPr>
                <w:webHidden/>
              </w:rPr>
              <w:t>5</w:t>
            </w:r>
            <w:r>
              <w:rPr>
                <w:webHidden/>
              </w:rPr>
              <w:fldChar w:fldCharType="end"/>
            </w:r>
            <w:r w:rsidRPr="00731FFD">
              <w:rPr>
                <w:rStyle w:val="Hyperlink"/>
              </w:rPr>
              <w:fldChar w:fldCharType="end"/>
            </w:r>
          </w:ins>
        </w:p>
        <w:p w:rsidR="00272A48" w:rsidRDefault="00272A48">
          <w:pPr>
            <w:pStyle w:val="Verzeichnis2"/>
            <w:rPr>
              <w:ins w:id="29" w:author="Michael Rütsche" w:date="2013-11-06T16:44:00Z"/>
              <w:rFonts w:asciiTheme="minorHAnsi" w:eastAsiaTheme="minorEastAsia" w:hAnsiTheme="minorHAnsi" w:cstheme="minorBidi"/>
              <w:sz w:val="22"/>
              <w:szCs w:val="22"/>
              <w:lang w:val="de-CH" w:eastAsia="de-CH"/>
            </w:rPr>
          </w:pPr>
          <w:ins w:id="30" w:author="Michael Rütsche" w:date="2013-11-06T16:44:00Z">
            <w:r w:rsidRPr="00731FFD">
              <w:rPr>
                <w:rStyle w:val="Hyperlink"/>
              </w:rPr>
              <w:fldChar w:fldCharType="begin"/>
            </w:r>
            <w:r w:rsidRPr="00731FFD">
              <w:rPr>
                <w:rStyle w:val="Hyperlink"/>
              </w:rPr>
              <w:instrText xml:space="preserve"> </w:instrText>
            </w:r>
            <w:r>
              <w:instrText>HYPERLINK \l "_Toc371519628"</w:instrText>
            </w:r>
            <w:r w:rsidRPr="00731FFD">
              <w:rPr>
                <w:rStyle w:val="Hyperlink"/>
              </w:rPr>
              <w:instrText xml:space="preserve"> </w:instrText>
            </w:r>
            <w:r w:rsidRPr="00731FFD">
              <w:rPr>
                <w:rStyle w:val="Hyperlink"/>
              </w:rPr>
              <w:fldChar w:fldCharType="separate"/>
            </w:r>
            <w:r w:rsidRPr="00731FFD">
              <w:rPr>
                <w:rStyle w:val="Hyperlink"/>
              </w:rPr>
              <w:t>4.1</w:t>
            </w:r>
            <w:r>
              <w:rPr>
                <w:rFonts w:asciiTheme="minorHAnsi" w:eastAsiaTheme="minorEastAsia" w:hAnsiTheme="minorHAnsi" w:cstheme="minorBidi"/>
                <w:sz w:val="22"/>
                <w:szCs w:val="22"/>
                <w:lang w:val="de-CH" w:eastAsia="de-CH"/>
              </w:rPr>
              <w:tab/>
            </w:r>
            <w:r w:rsidRPr="00731FFD">
              <w:rPr>
                <w:rStyle w:val="Hyperlink"/>
              </w:rPr>
              <w:t>Programming Conventions for IEC61131-3 in TwinCAT 3</w:t>
            </w:r>
            <w:r>
              <w:rPr>
                <w:webHidden/>
              </w:rPr>
              <w:tab/>
            </w:r>
            <w:r>
              <w:rPr>
                <w:webHidden/>
              </w:rPr>
              <w:fldChar w:fldCharType="begin"/>
            </w:r>
            <w:r>
              <w:rPr>
                <w:webHidden/>
              </w:rPr>
              <w:instrText xml:space="preserve"> PAGEREF _Toc371519628 \h </w:instrText>
            </w:r>
          </w:ins>
          <w:r>
            <w:rPr>
              <w:webHidden/>
            </w:rPr>
          </w:r>
          <w:r>
            <w:rPr>
              <w:webHidden/>
            </w:rPr>
            <w:fldChar w:fldCharType="separate"/>
          </w:r>
          <w:ins w:id="31" w:author="Michael Rütsche" w:date="2013-11-06T16:44:00Z">
            <w:r>
              <w:rPr>
                <w:webHidden/>
              </w:rPr>
              <w:t>5</w:t>
            </w:r>
            <w:r>
              <w:rPr>
                <w:webHidden/>
              </w:rPr>
              <w:fldChar w:fldCharType="end"/>
            </w:r>
            <w:r w:rsidRPr="00731FFD">
              <w:rPr>
                <w:rStyle w:val="Hyperlink"/>
              </w:rPr>
              <w:fldChar w:fldCharType="end"/>
            </w:r>
          </w:ins>
        </w:p>
        <w:p w:rsidR="00272A48" w:rsidRDefault="00272A48">
          <w:pPr>
            <w:pStyle w:val="Verzeichnis3"/>
            <w:rPr>
              <w:ins w:id="32" w:author="Michael Rütsche" w:date="2013-11-06T16:44:00Z"/>
              <w:rFonts w:asciiTheme="minorHAnsi" w:eastAsiaTheme="minorEastAsia" w:hAnsiTheme="minorHAnsi" w:cstheme="minorBidi"/>
              <w:sz w:val="22"/>
              <w:szCs w:val="22"/>
              <w:lang w:val="de-CH" w:eastAsia="de-CH"/>
            </w:rPr>
          </w:pPr>
          <w:ins w:id="33" w:author="Michael Rütsche" w:date="2013-11-06T16:44:00Z">
            <w:r w:rsidRPr="00731FFD">
              <w:rPr>
                <w:rStyle w:val="Hyperlink"/>
              </w:rPr>
              <w:fldChar w:fldCharType="begin"/>
            </w:r>
            <w:r w:rsidRPr="00731FFD">
              <w:rPr>
                <w:rStyle w:val="Hyperlink"/>
              </w:rPr>
              <w:instrText xml:space="preserve"> </w:instrText>
            </w:r>
            <w:r>
              <w:instrText>HYPERLINK \l "_Toc371519629"</w:instrText>
            </w:r>
            <w:r w:rsidRPr="00731FFD">
              <w:rPr>
                <w:rStyle w:val="Hyperlink"/>
              </w:rPr>
              <w:instrText xml:space="preserve"> </w:instrText>
            </w:r>
            <w:r w:rsidRPr="00731FFD">
              <w:rPr>
                <w:rStyle w:val="Hyperlink"/>
              </w:rPr>
              <w:fldChar w:fldCharType="separate"/>
            </w:r>
            <w:r w:rsidRPr="00731FFD">
              <w:rPr>
                <w:rStyle w:val="Hyperlink"/>
                <w:rFonts w:cs="Arial"/>
              </w:rPr>
              <w:t>4.1.1</w:t>
            </w:r>
            <w:r>
              <w:rPr>
                <w:rFonts w:asciiTheme="minorHAnsi" w:eastAsiaTheme="minorEastAsia" w:hAnsiTheme="minorHAnsi" w:cstheme="minorBidi"/>
                <w:sz w:val="22"/>
                <w:szCs w:val="22"/>
                <w:lang w:val="de-CH" w:eastAsia="de-CH"/>
              </w:rPr>
              <w:tab/>
            </w:r>
            <w:r w:rsidRPr="00731FFD">
              <w:rPr>
                <w:rStyle w:val="Hyperlink"/>
                <w:rFonts w:cs="Arial"/>
              </w:rPr>
              <w:t>Libraries</w:t>
            </w:r>
            <w:r>
              <w:rPr>
                <w:webHidden/>
              </w:rPr>
              <w:tab/>
            </w:r>
            <w:r>
              <w:rPr>
                <w:webHidden/>
              </w:rPr>
              <w:fldChar w:fldCharType="begin"/>
            </w:r>
            <w:r>
              <w:rPr>
                <w:webHidden/>
              </w:rPr>
              <w:instrText xml:space="preserve"> PAGEREF _Toc371519629 \h </w:instrText>
            </w:r>
          </w:ins>
          <w:r>
            <w:rPr>
              <w:webHidden/>
            </w:rPr>
          </w:r>
          <w:r>
            <w:rPr>
              <w:webHidden/>
            </w:rPr>
            <w:fldChar w:fldCharType="separate"/>
          </w:r>
          <w:ins w:id="34" w:author="Michael Rütsche" w:date="2013-11-06T16:44:00Z">
            <w:r>
              <w:rPr>
                <w:webHidden/>
              </w:rPr>
              <w:t>5</w:t>
            </w:r>
            <w:r>
              <w:rPr>
                <w:webHidden/>
              </w:rPr>
              <w:fldChar w:fldCharType="end"/>
            </w:r>
            <w:r w:rsidRPr="00731FFD">
              <w:rPr>
                <w:rStyle w:val="Hyperlink"/>
              </w:rPr>
              <w:fldChar w:fldCharType="end"/>
            </w:r>
          </w:ins>
        </w:p>
        <w:p w:rsidR="00272A48" w:rsidRDefault="00272A48">
          <w:pPr>
            <w:pStyle w:val="Verzeichnis3"/>
            <w:rPr>
              <w:ins w:id="35" w:author="Michael Rütsche" w:date="2013-11-06T16:44:00Z"/>
              <w:rFonts w:asciiTheme="minorHAnsi" w:eastAsiaTheme="minorEastAsia" w:hAnsiTheme="minorHAnsi" w:cstheme="minorBidi"/>
              <w:sz w:val="22"/>
              <w:szCs w:val="22"/>
              <w:lang w:val="de-CH" w:eastAsia="de-CH"/>
            </w:rPr>
          </w:pPr>
          <w:ins w:id="36" w:author="Michael Rütsche" w:date="2013-11-06T16:44:00Z">
            <w:r w:rsidRPr="00731FFD">
              <w:rPr>
                <w:rStyle w:val="Hyperlink"/>
              </w:rPr>
              <w:fldChar w:fldCharType="begin"/>
            </w:r>
            <w:r w:rsidRPr="00731FFD">
              <w:rPr>
                <w:rStyle w:val="Hyperlink"/>
              </w:rPr>
              <w:instrText xml:space="preserve"> </w:instrText>
            </w:r>
            <w:r>
              <w:instrText>HYPERLINK \l "_Toc371519630"</w:instrText>
            </w:r>
            <w:r w:rsidRPr="00731FFD">
              <w:rPr>
                <w:rStyle w:val="Hyperlink"/>
              </w:rPr>
              <w:instrText xml:space="preserve"> </w:instrText>
            </w:r>
            <w:r w:rsidRPr="00731FFD">
              <w:rPr>
                <w:rStyle w:val="Hyperlink"/>
              </w:rPr>
              <w:fldChar w:fldCharType="separate"/>
            </w:r>
            <w:r w:rsidRPr="00731FFD">
              <w:rPr>
                <w:rStyle w:val="Hyperlink"/>
                <w:rFonts w:cs="Arial"/>
              </w:rPr>
              <w:t>4.1.2</w:t>
            </w:r>
            <w:r>
              <w:rPr>
                <w:rFonts w:asciiTheme="minorHAnsi" w:eastAsiaTheme="minorEastAsia" w:hAnsiTheme="minorHAnsi" w:cstheme="minorBidi"/>
                <w:sz w:val="22"/>
                <w:szCs w:val="22"/>
                <w:lang w:val="de-CH" w:eastAsia="de-CH"/>
              </w:rPr>
              <w:tab/>
            </w:r>
            <w:r w:rsidRPr="00731FFD">
              <w:rPr>
                <w:rStyle w:val="Hyperlink"/>
                <w:rFonts w:cs="Arial"/>
              </w:rPr>
              <w:t>Language</w:t>
            </w:r>
            <w:r>
              <w:rPr>
                <w:webHidden/>
              </w:rPr>
              <w:tab/>
            </w:r>
            <w:r>
              <w:rPr>
                <w:webHidden/>
              </w:rPr>
              <w:fldChar w:fldCharType="begin"/>
            </w:r>
            <w:r>
              <w:rPr>
                <w:webHidden/>
              </w:rPr>
              <w:instrText xml:space="preserve"> PAGEREF _Toc371519630 \h </w:instrText>
            </w:r>
          </w:ins>
          <w:r>
            <w:rPr>
              <w:webHidden/>
            </w:rPr>
          </w:r>
          <w:r>
            <w:rPr>
              <w:webHidden/>
            </w:rPr>
            <w:fldChar w:fldCharType="separate"/>
          </w:r>
          <w:ins w:id="37" w:author="Michael Rütsche" w:date="2013-11-06T16:44:00Z">
            <w:r>
              <w:rPr>
                <w:webHidden/>
              </w:rPr>
              <w:t>5</w:t>
            </w:r>
            <w:r>
              <w:rPr>
                <w:webHidden/>
              </w:rPr>
              <w:fldChar w:fldCharType="end"/>
            </w:r>
            <w:r w:rsidRPr="00731FFD">
              <w:rPr>
                <w:rStyle w:val="Hyperlink"/>
              </w:rPr>
              <w:fldChar w:fldCharType="end"/>
            </w:r>
          </w:ins>
        </w:p>
        <w:p w:rsidR="00272A48" w:rsidRDefault="00272A48">
          <w:pPr>
            <w:pStyle w:val="Verzeichnis3"/>
            <w:rPr>
              <w:ins w:id="38" w:author="Michael Rütsche" w:date="2013-11-06T16:44:00Z"/>
              <w:rFonts w:asciiTheme="minorHAnsi" w:eastAsiaTheme="minorEastAsia" w:hAnsiTheme="minorHAnsi" w:cstheme="minorBidi"/>
              <w:sz w:val="22"/>
              <w:szCs w:val="22"/>
              <w:lang w:val="de-CH" w:eastAsia="de-CH"/>
            </w:rPr>
          </w:pPr>
          <w:ins w:id="39" w:author="Michael Rütsche" w:date="2013-11-06T16:44:00Z">
            <w:r w:rsidRPr="00731FFD">
              <w:rPr>
                <w:rStyle w:val="Hyperlink"/>
              </w:rPr>
              <w:fldChar w:fldCharType="begin"/>
            </w:r>
            <w:r w:rsidRPr="00731FFD">
              <w:rPr>
                <w:rStyle w:val="Hyperlink"/>
              </w:rPr>
              <w:instrText xml:space="preserve"> </w:instrText>
            </w:r>
            <w:r>
              <w:instrText>HYPERLINK \l "_Toc371519631"</w:instrText>
            </w:r>
            <w:r w:rsidRPr="00731FFD">
              <w:rPr>
                <w:rStyle w:val="Hyperlink"/>
              </w:rPr>
              <w:instrText xml:space="preserve"> </w:instrText>
            </w:r>
            <w:r w:rsidRPr="00731FFD">
              <w:rPr>
                <w:rStyle w:val="Hyperlink"/>
              </w:rPr>
              <w:fldChar w:fldCharType="separate"/>
            </w:r>
            <w:r w:rsidRPr="00731FFD">
              <w:rPr>
                <w:rStyle w:val="Hyperlink"/>
                <w:rFonts w:cs="Arial"/>
              </w:rPr>
              <w:t>4.1.3</w:t>
            </w:r>
            <w:r>
              <w:rPr>
                <w:rFonts w:asciiTheme="minorHAnsi" w:eastAsiaTheme="minorEastAsia" w:hAnsiTheme="minorHAnsi" w:cstheme="minorBidi"/>
                <w:sz w:val="22"/>
                <w:szCs w:val="22"/>
                <w:lang w:val="de-CH" w:eastAsia="de-CH"/>
              </w:rPr>
              <w:tab/>
            </w:r>
            <w:r w:rsidRPr="00731FFD">
              <w:rPr>
                <w:rStyle w:val="Hyperlink"/>
                <w:rFonts w:cs="Arial"/>
              </w:rPr>
              <w:t>Names</w:t>
            </w:r>
            <w:r>
              <w:rPr>
                <w:webHidden/>
              </w:rPr>
              <w:tab/>
            </w:r>
            <w:r>
              <w:rPr>
                <w:webHidden/>
              </w:rPr>
              <w:fldChar w:fldCharType="begin"/>
            </w:r>
            <w:r>
              <w:rPr>
                <w:webHidden/>
              </w:rPr>
              <w:instrText xml:space="preserve"> PAGEREF _Toc371519631 \h </w:instrText>
            </w:r>
          </w:ins>
          <w:r>
            <w:rPr>
              <w:webHidden/>
            </w:rPr>
          </w:r>
          <w:r>
            <w:rPr>
              <w:webHidden/>
            </w:rPr>
            <w:fldChar w:fldCharType="separate"/>
          </w:r>
          <w:ins w:id="40" w:author="Michael Rütsche" w:date="2013-11-06T16:44:00Z">
            <w:r>
              <w:rPr>
                <w:webHidden/>
              </w:rPr>
              <w:t>5</w:t>
            </w:r>
            <w:r>
              <w:rPr>
                <w:webHidden/>
              </w:rPr>
              <w:fldChar w:fldCharType="end"/>
            </w:r>
            <w:r w:rsidRPr="00731FFD">
              <w:rPr>
                <w:rStyle w:val="Hyperlink"/>
              </w:rPr>
              <w:fldChar w:fldCharType="end"/>
            </w:r>
          </w:ins>
        </w:p>
        <w:p w:rsidR="00272A48" w:rsidRDefault="00272A48">
          <w:pPr>
            <w:pStyle w:val="Verzeichnis3"/>
            <w:rPr>
              <w:ins w:id="41" w:author="Michael Rütsche" w:date="2013-11-06T16:44:00Z"/>
              <w:rFonts w:asciiTheme="minorHAnsi" w:eastAsiaTheme="minorEastAsia" w:hAnsiTheme="minorHAnsi" w:cstheme="minorBidi"/>
              <w:sz w:val="22"/>
              <w:szCs w:val="22"/>
              <w:lang w:val="de-CH" w:eastAsia="de-CH"/>
            </w:rPr>
          </w:pPr>
          <w:ins w:id="42" w:author="Michael Rütsche" w:date="2013-11-06T16:44:00Z">
            <w:r w:rsidRPr="00731FFD">
              <w:rPr>
                <w:rStyle w:val="Hyperlink"/>
              </w:rPr>
              <w:fldChar w:fldCharType="begin"/>
            </w:r>
            <w:r w:rsidRPr="00731FFD">
              <w:rPr>
                <w:rStyle w:val="Hyperlink"/>
              </w:rPr>
              <w:instrText xml:space="preserve"> </w:instrText>
            </w:r>
            <w:r>
              <w:instrText>HYPERLINK \l "_Toc371519632"</w:instrText>
            </w:r>
            <w:r w:rsidRPr="00731FFD">
              <w:rPr>
                <w:rStyle w:val="Hyperlink"/>
              </w:rPr>
              <w:instrText xml:space="preserve"> </w:instrText>
            </w:r>
            <w:r w:rsidRPr="00731FFD">
              <w:rPr>
                <w:rStyle w:val="Hyperlink"/>
              </w:rPr>
              <w:fldChar w:fldCharType="separate"/>
            </w:r>
            <w:r w:rsidRPr="00731FFD">
              <w:rPr>
                <w:rStyle w:val="Hyperlink"/>
                <w:rFonts w:cs="Arial"/>
              </w:rPr>
              <w:t>4.1.4</w:t>
            </w:r>
            <w:r>
              <w:rPr>
                <w:rFonts w:asciiTheme="minorHAnsi" w:eastAsiaTheme="minorEastAsia" w:hAnsiTheme="minorHAnsi" w:cstheme="minorBidi"/>
                <w:sz w:val="22"/>
                <w:szCs w:val="22"/>
                <w:lang w:val="de-CH" w:eastAsia="de-CH"/>
              </w:rPr>
              <w:tab/>
            </w:r>
            <w:r w:rsidRPr="00731FFD">
              <w:rPr>
                <w:rStyle w:val="Hyperlink"/>
                <w:rFonts w:cs="Arial"/>
              </w:rPr>
              <w:t>Library Identifier</w:t>
            </w:r>
            <w:r>
              <w:rPr>
                <w:webHidden/>
              </w:rPr>
              <w:tab/>
            </w:r>
            <w:r>
              <w:rPr>
                <w:webHidden/>
              </w:rPr>
              <w:fldChar w:fldCharType="begin"/>
            </w:r>
            <w:r>
              <w:rPr>
                <w:webHidden/>
              </w:rPr>
              <w:instrText xml:space="preserve"> PAGEREF _Toc371519632 \h </w:instrText>
            </w:r>
          </w:ins>
          <w:r>
            <w:rPr>
              <w:webHidden/>
            </w:rPr>
          </w:r>
          <w:r>
            <w:rPr>
              <w:webHidden/>
            </w:rPr>
            <w:fldChar w:fldCharType="separate"/>
          </w:r>
          <w:ins w:id="43" w:author="Michael Rütsche" w:date="2013-11-06T16:44:00Z">
            <w:r>
              <w:rPr>
                <w:webHidden/>
              </w:rPr>
              <w:t>7</w:t>
            </w:r>
            <w:r>
              <w:rPr>
                <w:webHidden/>
              </w:rPr>
              <w:fldChar w:fldCharType="end"/>
            </w:r>
            <w:r w:rsidRPr="00731FFD">
              <w:rPr>
                <w:rStyle w:val="Hyperlink"/>
              </w:rPr>
              <w:fldChar w:fldCharType="end"/>
            </w:r>
          </w:ins>
        </w:p>
        <w:p w:rsidR="00272A48" w:rsidRDefault="00272A48">
          <w:pPr>
            <w:pStyle w:val="Verzeichnis3"/>
            <w:rPr>
              <w:ins w:id="44" w:author="Michael Rütsche" w:date="2013-11-06T16:44:00Z"/>
              <w:rFonts w:asciiTheme="minorHAnsi" w:eastAsiaTheme="minorEastAsia" w:hAnsiTheme="minorHAnsi" w:cstheme="minorBidi"/>
              <w:sz w:val="22"/>
              <w:szCs w:val="22"/>
              <w:lang w:val="de-CH" w:eastAsia="de-CH"/>
            </w:rPr>
          </w:pPr>
          <w:ins w:id="45" w:author="Michael Rütsche" w:date="2013-11-06T16:44:00Z">
            <w:r w:rsidRPr="00731FFD">
              <w:rPr>
                <w:rStyle w:val="Hyperlink"/>
              </w:rPr>
              <w:fldChar w:fldCharType="begin"/>
            </w:r>
            <w:r w:rsidRPr="00731FFD">
              <w:rPr>
                <w:rStyle w:val="Hyperlink"/>
              </w:rPr>
              <w:instrText xml:space="preserve"> </w:instrText>
            </w:r>
            <w:r>
              <w:instrText>HYPERLINK \l "_Toc371519633"</w:instrText>
            </w:r>
            <w:r w:rsidRPr="00731FFD">
              <w:rPr>
                <w:rStyle w:val="Hyperlink"/>
              </w:rPr>
              <w:instrText xml:space="preserve"> </w:instrText>
            </w:r>
            <w:r w:rsidRPr="00731FFD">
              <w:rPr>
                <w:rStyle w:val="Hyperlink"/>
              </w:rPr>
              <w:fldChar w:fldCharType="separate"/>
            </w:r>
            <w:r w:rsidRPr="00731FFD">
              <w:rPr>
                <w:rStyle w:val="Hyperlink"/>
                <w:rFonts w:cs="Arial"/>
              </w:rPr>
              <w:t>4.1.5</w:t>
            </w:r>
            <w:r>
              <w:rPr>
                <w:rFonts w:asciiTheme="minorHAnsi" w:eastAsiaTheme="minorEastAsia" w:hAnsiTheme="minorHAnsi" w:cstheme="minorBidi"/>
                <w:sz w:val="22"/>
                <w:szCs w:val="22"/>
                <w:lang w:val="de-CH" w:eastAsia="de-CH"/>
              </w:rPr>
              <w:tab/>
            </w:r>
            <w:r w:rsidRPr="00731FFD">
              <w:rPr>
                <w:rStyle w:val="Hyperlink"/>
                <w:rFonts w:cs="Arial"/>
              </w:rPr>
              <w:t>Error codes</w:t>
            </w:r>
            <w:r>
              <w:rPr>
                <w:webHidden/>
              </w:rPr>
              <w:tab/>
            </w:r>
            <w:r>
              <w:rPr>
                <w:webHidden/>
              </w:rPr>
              <w:fldChar w:fldCharType="begin"/>
            </w:r>
            <w:r>
              <w:rPr>
                <w:webHidden/>
              </w:rPr>
              <w:instrText xml:space="preserve"> PAGEREF _Toc371519633 \h </w:instrText>
            </w:r>
          </w:ins>
          <w:r>
            <w:rPr>
              <w:webHidden/>
            </w:rPr>
          </w:r>
          <w:r>
            <w:rPr>
              <w:webHidden/>
            </w:rPr>
            <w:fldChar w:fldCharType="separate"/>
          </w:r>
          <w:ins w:id="46" w:author="Michael Rütsche" w:date="2013-11-06T16:44:00Z">
            <w:r>
              <w:rPr>
                <w:webHidden/>
              </w:rPr>
              <w:t>7</w:t>
            </w:r>
            <w:r>
              <w:rPr>
                <w:webHidden/>
              </w:rPr>
              <w:fldChar w:fldCharType="end"/>
            </w:r>
            <w:r w:rsidRPr="00731FFD">
              <w:rPr>
                <w:rStyle w:val="Hyperlink"/>
              </w:rPr>
              <w:fldChar w:fldCharType="end"/>
            </w:r>
          </w:ins>
        </w:p>
        <w:p w:rsidR="00272A48" w:rsidRDefault="00272A48">
          <w:pPr>
            <w:pStyle w:val="Verzeichnis2"/>
            <w:rPr>
              <w:ins w:id="47" w:author="Michael Rütsche" w:date="2013-11-06T16:44:00Z"/>
              <w:rFonts w:asciiTheme="minorHAnsi" w:eastAsiaTheme="minorEastAsia" w:hAnsiTheme="minorHAnsi" w:cstheme="minorBidi"/>
              <w:sz w:val="22"/>
              <w:szCs w:val="22"/>
              <w:lang w:val="de-CH" w:eastAsia="de-CH"/>
            </w:rPr>
          </w:pPr>
          <w:ins w:id="48" w:author="Michael Rütsche" w:date="2013-11-06T16:44:00Z">
            <w:r w:rsidRPr="00731FFD">
              <w:rPr>
                <w:rStyle w:val="Hyperlink"/>
              </w:rPr>
              <w:fldChar w:fldCharType="begin"/>
            </w:r>
            <w:r w:rsidRPr="00731FFD">
              <w:rPr>
                <w:rStyle w:val="Hyperlink"/>
              </w:rPr>
              <w:instrText xml:space="preserve"> </w:instrText>
            </w:r>
            <w:r>
              <w:instrText>HYPERLINK \l "_Toc371519634"</w:instrText>
            </w:r>
            <w:r w:rsidRPr="00731FFD">
              <w:rPr>
                <w:rStyle w:val="Hyperlink"/>
              </w:rPr>
              <w:instrText xml:space="preserve"> </w:instrText>
            </w:r>
            <w:r w:rsidRPr="00731FFD">
              <w:rPr>
                <w:rStyle w:val="Hyperlink"/>
              </w:rPr>
              <w:fldChar w:fldCharType="separate"/>
            </w:r>
            <w:r w:rsidRPr="00731FFD">
              <w:rPr>
                <w:rStyle w:val="Hyperlink"/>
              </w:rPr>
              <w:t>4.2</w:t>
            </w:r>
            <w:r>
              <w:rPr>
                <w:rFonts w:asciiTheme="minorHAnsi" w:eastAsiaTheme="minorEastAsia" w:hAnsiTheme="minorHAnsi" w:cstheme="minorBidi"/>
                <w:sz w:val="22"/>
                <w:szCs w:val="22"/>
                <w:lang w:val="de-CH" w:eastAsia="de-CH"/>
              </w:rPr>
              <w:tab/>
            </w:r>
            <w:r w:rsidRPr="00731FFD">
              <w:rPr>
                <w:rStyle w:val="Hyperlink"/>
              </w:rPr>
              <w:t>Programming conventions overrule the TwinCat notification</w:t>
            </w:r>
            <w:r>
              <w:rPr>
                <w:webHidden/>
              </w:rPr>
              <w:tab/>
            </w:r>
            <w:r>
              <w:rPr>
                <w:webHidden/>
              </w:rPr>
              <w:fldChar w:fldCharType="begin"/>
            </w:r>
            <w:r>
              <w:rPr>
                <w:webHidden/>
              </w:rPr>
              <w:instrText xml:space="preserve"> PAGEREF _Toc371519634 \h </w:instrText>
            </w:r>
          </w:ins>
          <w:r>
            <w:rPr>
              <w:webHidden/>
            </w:rPr>
          </w:r>
          <w:r>
            <w:rPr>
              <w:webHidden/>
            </w:rPr>
            <w:fldChar w:fldCharType="separate"/>
          </w:r>
          <w:ins w:id="49" w:author="Michael Rütsche" w:date="2013-11-06T16:44:00Z">
            <w:r>
              <w:rPr>
                <w:webHidden/>
              </w:rPr>
              <w:t>8</w:t>
            </w:r>
            <w:r>
              <w:rPr>
                <w:webHidden/>
              </w:rPr>
              <w:fldChar w:fldCharType="end"/>
            </w:r>
            <w:r w:rsidRPr="00731FFD">
              <w:rPr>
                <w:rStyle w:val="Hyperlink"/>
              </w:rPr>
              <w:fldChar w:fldCharType="end"/>
            </w:r>
          </w:ins>
        </w:p>
        <w:p w:rsidR="00272A48" w:rsidRDefault="00272A48">
          <w:pPr>
            <w:pStyle w:val="Verzeichnis3"/>
            <w:rPr>
              <w:ins w:id="50" w:author="Michael Rütsche" w:date="2013-11-06T16:44:00Z"/>
              <w:rFonts w:asciiTheme="minorHAnsi" w:eastAsiaTheme="minorEastAsia" w:hAnsiTheme="minorHAnsi" w:cstheme="minorBidi"/>
              <w:sz w:val="22"/>
              <w:szCs w:val="22"/>
              <w:lang w:val="de-CH" w:eastAsia="de-CH"/>
            </w:rPr>
          </w:pPr>
          <w:ins w:id="51" w:author="Michael Rütsche" w:date="2013-11-06T16:44:00Z">
            <w:r w:rsidRPr="00731FFD">
              <w:rPr>
                <w:rStyle w:val="Hyperlink"/>
              </w:rPr>
              <w:fldChar w:fldCharType="begin"/>
            </w:r>
            <w:r w:rsidRPr="00731FFD">
              <w:rPr>
                <w:rStyle w:val="Hyperlink"/>
              </w:rPr>
              <w:instrText xml:space="preserve"> </w:instrText>
            </w:r>
            <w:r>
              <w:instrText>HYPERLINK \l "_Toc371519635"</w:instrText>
            </w:r>
            <w:r w:rsidRPr="00731FFD">
              <w:rPr>
                <w:rStyle w:val="Hyperlink"/>
              </w:rPr>
              <w:instrText xml:space="preserve"> </w:instrText>
            </w:r>
            <w:r w:rsidRPr="00731FFD">
              <w:rPr>
                <w:rStyle w:val="Hyperlink"/>
              </w:rPr>
              <w:fldChar w:fldCharType="separate"/>
            </w:r>
            <w:r w:rsidRPr="00731FFD">
              <w:rPr>
                <w:rStyle w:val="Hyperlink"/>
              </w:rPr>
              <w:t>4.2.1</w:t>
            </w:r>
            <w:r>
              <w:rPr>
                <w:rFonts w:asciiTheme="minorHAnsi" w:eastAsiaTheme="minorEastAsia" w:hAnsiTheme="minorHAnsi" w:cstheme="minorBidi"/>
                <w:sz w:val="22"/>
                <w:szCs w:val="22"/>
                <w:lang w:val="de-CH" w:eastAsia="de-CH"/>
              </w:rPr>
              <w:tab/>
            </w:r>
            <w:r w:rsidRPr="00731FFD">
              <w:rPr>
                <w:rStyle w:val="Hyperlink"/>
              </w:rPr>
              <w:t>Type Prefix</w:t>
            </w:r>
            <w:r>
              <w:rPr>
                <w:webHidden/>
              </w:rPr>
              <w:tab/>
            </w:r>
            <w:r>
              <w:rPr>
                <w:webHidden/>
              </w:rPr>
              <w:fldChar w:fldCharType="begin"/>
            </w:r>
            <w:r>
              <w:rPr>
                <w:webHidden/>
              </w:rPr>
              <w:instrText xml:space="preserve"> PAGEREF _Toc371519635 \h </w:instrText>
            </w:r>
          </w:ins>
          <w:r>
            <w:rPr>
              <w:webHidden/>
            </w:rPr>
          </w:r>
          <w:r>
            <w:rPr>
              <w:webHidden/>
            </w:rPr>
            <w:fldChar w:fldCharType="separate"/>
          </w:r>
          <w:ins w:id="52" w:author="Michael Rütsche" w:date="2013-11-06T16:44:00Z">
            <w:r>
              <w:rPr>
                <w:webHidden/>
              </w:rPr>
              <w:t>8</w:t>
            </w:r>
            <w:r>
              <w:rPr>
                <w:webHidden/>
              </w:rPr>
              <w:fldChar w:fldCharType="end"/>
            </w:r>
            <w:r w:rsidRPr="00731FFD">
              <w:rPr>
                <w:rStyle w:val="Hyperlink"/>
              </w:rPr>
              <w:fldChar w:fldCharType="end"/>
            </w:r>
          </w:ins>
        </w:p>
        <w:p w:rsidR="00272A48" w:rsidRDefault="00272A48">
          <w:pPr>
            <w:pStyle w:val="Verzeichnis3"/>
            <w:rPr>
              <w:ins w:id="53" w:author="Michael Rütsche" w:date="2013-11-06T16:44:00Z"/>
              <w:rFonts w:asciiTheme="minorHAnsi" w:eastAsiaTheme="minorEastAsia" w:hAnsiTheme="minorHAnsi" w:cstheme="minorBidi"/>
              <w:sz w:val="22"/>
              <w:szCs w:val="22"/>
              <w:lang w:val="de-CH" w:eastAsia="de-CH"/>
            </w:rPr>
          </w:pPr>
          <w:ins w:id="54" w:author="Michael Rütsche" w:date="2013-11-06T16:44:00Z">
            <w:r w:rsidRPr="00731FFD">
              <w:rPr>
                <w:rStyle w:val="Hyperlink"/>
              </w:rPr>
              <w:fldChar w:fldCharType="begin"/>
            </w:r>
            <w:r w:rsidRPr="00731FFD">
              <w:rPr>
                <w:rStyle w:val="Hyperlink"/>
              </w:rPr>
              <w:instrText xml:space="preserve"> </w:instrText>
            </w:r>
            <w:r>
              <w:instrText>HYPERLINK \l "_Toc371519636"</w:instrText>
            </w:r>
            <w:r w:rsidRPr="00731FFD">
              <w:rPr>
                <w:rStyle w:val="Hyperlink"/>
              </w:rPr>
              <w:instrText xml:space="preserve"> </w:instrText>
            </w:r>
            <w:r w:rsidRPr="00731FFD">
              <w:rPr>
                <w:rStyle w:val="Hyperlink"/>
              </w:rPr>
              <w:fldChar w:fldCharType="separate"/>
            </w:r>
            <w:r w:rsidRPr="00731FFD">
              <w:rPr>
                <w:rStyle w:val="Hyperlink"/>
              </w:rPr>
              <w:t>4.2.2</w:t>
            </w:r>
            <w:r>
              <w:rPr>
                <w:rFonts w:asciiTheme="minorHAnsi" w:eastAsiaTheme="minorEastAsia" w:hAnsiTheme="minorHAnsi" w:cstheme="minorBidi"/>
                <w:sz w:val="22"/>
                <w:szCs w:val="22"/>
                <w:lang w:val="de-CH" w:eastAsia="de-CH"/>
              </w:rPr>
              <w:tab/>
            </w:r>
            <w:r w:rsidRPr="00731FFD">
              <w:rPr>
                <w:rStyle w:val="Hyperlink"/>
              </w:rPr>
              <w:t>Constants</w:t>
            </w:r>
            <w:r>
              <w:rPr>
                <w:webHidden/>
              </w:rPr>
              <w:tab/>
            </w:r>
            <w:r>
              <w:rPr>
                <w:webHidden/>
              </w:rPr>
              <w:fldChar w:fldCharType="begin"/>
            </w:r>
            <w:r>
              <w:rPr>
                <w:webHidden/>
              </w:rPr>
              <w:instrText xml:space="preserve"> PAGEREF _Toc371519636 \h </w:instrText>
            </w:r>
          </w:ins>
          <w:r>
            <w:rPr>
              <w:webHidden/>
            </w:rPr>
          </w:r>
          <w:r>
            <w:rPr>
              <w:webHidden/>
            </w:rPr>
            <w:fldChar w:fldCharType="separate"/>
          </w:r>
          <w:ins w:id="55" w:author="Michael Rütsche" w:date="2013-11-06T16:44:00Z">
            <w:r>
              <w:rPr>
                <w:webHidden/>
              </w:rPr>
              <w:t>8</w:t>
            </w:r>
            <w:r>
              <w:rPr>
                <w:webHidden/>
              </w:rPr>
              <w:fldChar w:fldCharType="end"/>
            </w:r>
            <w:r w:rsidRPr="00731FFD">
              <w:rPr>
                <w:rStyle w:val="Hyperlink"/>
              </w:rPr>
              <w:fldChar w:fldCharType="end"/>
            </w:r>
          </w:ins>
        </w:p>
        <w:p w:rsidR="00272A48" w:rsidRDefault="00272A48">
          <w:pPr>
            <w:pStyle w:val="Verzeichnis3"/>
            <w:rPr>
              <w:ins w:id="56" w:author="Michael Rütsche" w:date="2013-11-06T16:44:00Z"/>
              <w:rFonts w:asciiTheme="minorHAnsi" w:eastAsiaTheme="minorEastAsia" w:hAnsiTheme="minorHAnsi" w:cstheme="minorBidi"/>
              <w:sz w:val="22"/>
              <w:szCs w:val="22"/>
              <w:lang w:val="de-CH" w:eastAsia="de-CH"/>
            </w:rPr>
          </w:pPr>
          <w:ins w:id="57" w:author="Michael Rütsche" w:date="2013-11-06T16:44:00Z">
            <w:r w:rsidRPr="00731FFD">
              <w:rPr>
                <w:rStyle w:val="Hyperlink"/>
              </w:rPr>
              <w:fldChar w:fldCharType="begin"/>
            </w:r>
            <w:r w:rsidRPr="00731FFD">
              <w:rPr>
                <w:rStyle w:val="Hyperlink"/>
              </w:rPr>
              <w:instrText xml:space="preserve"> </w:instrText>
            </w:r>
            <w:r>
              <w:instrText>HYPERLINK \l "_Toc371519637"</w:instrText>
            </w:r>
            <w:r w:rsidRPr="00731FFD">
              <w:rPr>
                <w:rStyle w:val="Hyperlink"/>
              </w:rPr>
              <w:instrText xml:space="preserve"> </w:instrText>
            </w:r>
            <w:r w:rsidRPr="00731FFD">
              <w:rPr>
                <w:rStyle w:val="Hyperlink"/>
              </w:rPr>
              <w:fldChar w:fldCharType="separate"/>
            </w:r>
            <w:r w:rsidRPr="00731FFD">
              <w:rPr>
                <w:rStyle w:val="Hyperlink"/>
              </w:rPr>
              <w:t>4.2.3</w:t>
            </w:r>
            <w:r>
              <w:rPr>
                <w:rFonts w:asciiTheme="minorHAnsi" w:eastAsiaTheme="minorEastAsia" w:hAnsiTheme="minorHAnsi" w:cstheme="minorBidi"/>
                <w:sz w:val="22"/>
                <w:szCs w:val="22"/>
                <w:lang w:val="de-CH" w:eastAsia="de-CH"/>
              </w:rPr>
              <w:tab/>
            </w:r>
            <w:r w:rsidRPr="00731FFD">
              <w:rPr>
                <w:rStyle w:val="Hyperlink"/>
              </w:rPr>
              <w:t>Unit Suffix</w:t>
            </w:r>
            <w:r>
              <w:rPr>
                <w:webHidden/>
              </w:rPr>
              <w:tab/>
            </w:r>
            <w:r>
              <w:rPr>
                <w:webHidden/>
              </w:rPr>
              <w:fldChar w:fldCharType="begin"/>
            </w:r>
            <w:r>
              <w:rPr>
                <w:webHidden/>
              </w:rPr>
              <w:instrText xml:space="preserve"> PAGEREF _Toc371519637 \h </w:instrText>
            </w:r>
          </w:ins>
          <w:r>
            <w:rPr>
              <w:webHidden/>
            </w:rPr>
          </w:r>
          <w:r>
            <w:rPr>
              <w:webHidden/>
            </w:rPr>
            <w:fldChar w:fldCharType="separate"/>
          </w:r>
          <w:ins w:id="58" w:author="Michael Rütsche" w:date="2013-11-06T16:44:00Z">
            <w:r>
              <w:rPr>
                <w:webHidden/>
              </w:rPr>
              <w:t>8</w:t>
            </w:r>
            <w:r>
              <w:rPr>
                <w:webHidden/>
              </w:rPr>
              <w:fldChar w:fldCharType="end"/>
            </w:r>
            <w:r w:rsidRPr="00731FFD">
              <w:rPr>
                <w:rStyle w:val="Hyperlink"/>
              </w:rPr>
              <w:fldChar w:fldCharType="end"/>
            </w:r>
          </w:ins>
        </w:p>
        <w:p w:rsidR="00272A48" w:rsidRDefault="00272A48">
          <w:pPr>
            <w:pStyle w:val="Verzeichnis3"/>
            <w:rPr>
              <w:ins w:id="59" w:author="Michael Rütsche" w:date="2013-11-06T16:44:00Z"/>
              <w:rFonts w:asciiTheme="minorHAnsi" w:eastAsiaTheme="minorEastAsia" w:hAnsiTheme="minorHAnsi" w:cstheme="minorBidi"/>
              <w:sz w:val="22"/>
              <w:szCs w:val="22"/>
              <w:lang w:val="de-CH" w:eastAsia="de-CH"/>
            </w:rPr>
          </w:pPr>
          <w:ins w:id="60" w:author="Michael Rütsche" w:date="2013-11-06T16:44:00Z">
            <w:r w:rsidRPr="00731FFD">
              <w:rPr>
                <w:rStyle w:val="Hyperlink"/>
              </w:rPr>
              <w:fldChar w:fldCharType="begin"/>
            </w:r>
            <w:r w:rsidRPr="00731FFD">
              <w:rPr>
                <w:rStyle w:val="Hyperlink"/>
              </w:rPr>
              <w:instrText xml:space="preserve"> </w:instrText>
            </w:r>
            <w:r>
              <w:instrText>HYPERLINK \l "_Toc371519638"</w:instrText>
            </w:r>
            <w:r w:rsidRPr="00731FFD">
              <w:rPr>
                <w:rStyle w:val="Hyperlink"/>
              </w:rPr>
              <w:instrText xml:space="preserve"> </w:instrText>
            </w:r>
            <w:r w:rsidRPr="00731FFD">
              <w:rPr>
                <w:rStyle w:val="Hyperlink"/>
              </w:rPr>
              <w:fldChar w:fldCharType="separate"/>
            </w:r>
            <w:r w:rsidRPr="00731FFD">
              <w:rPr>
                <w:rStyle w:val="Hyperlink"/>
              </w:rPr>
              <w:t>4.2.4</w:t>
            </w:r>
            <w:r>
              <w:rPr>
                <w:rFonts w:asciiTheme="minorHAnsi" w:eastAsiaTheme="minorEastAsia" w:hAnsiTheme="minorHAnsi" w:cstheme="minorBidi"/>
                <w:sz w:val="22"/>
                <w:szCs w:val="22"/>
                <w:lang w:val="de-CH" w:eastAsia="de-CH"/>
              </w:rPr>
              <w:tab/>
            </w:r>
            <w:r w:rsidRPr="00731FFD">
              <w:rPr>
                <w:rStyle w:val="Hyperlink"/>
              </w:rPr>
              <w:t>IO Suffix</w:t>
            </w:r>
            <w:r>
              <w:rPr>
                <w:webHidden/>
              </w:rPr>
              <w:tab/>
            </w:r>
            <w:r>
              <w:rPr>
                <w:webHidden/>
              </w:rPr>
              <w:fldChar w:fldCharType="begin"/>
            </w:r>
            <w:r>
              <w:rPr>
                <w:webHidden/>
              </w:rPr>
              <w:instrText xml:space="preserve"> PAGEREF _Toc371519638 \h </w:instrText>
            </w:r>
          </w:ins>
          <w:r>
            <w:rPr>
              <w:webHidden/>
            </w:rPr>
          </w:r>
          <w:r>
            <w:rPr>
              <w:webHidden/>
            </w:rPr>
            <w:fldChar w:fldCharType="separate"/>
          </w:r>
          <w:ins w:id="61" w:author="Michael Rütsche" w:date="2013-11-06T16:44:00Z">
            <w:r>
              <w:rPr>
                <w:webHidden/>
              </w:rPr>
              <w:t>8</w:t>
            </w:r>
            <w:r>
              <w:rPr>
                <w:webHidden/>
              </w:rPr>
              <w:fldChar w:fldCharType="end"/>
            </w:r>
            <w:r w:rsidRPr="00731FFD">
              <w:rPr>
                <w:rStyle w:val="Hyperlink"/>
              </w:rPr>
              <w:fldChar w:fldCharType="end"/>
            </w:r>
          </w:ins>
        </w:p>
        <w:p w:rsidR="00272A48" w:rsidRDefault="00272A48">
          <w:pPr>
            <w:pStyle w:val="Verzeichnis2"/>
            <w:rPr>
              <w:ins w:id="62" w:author="Michael Rütsche" w:date="2013-11-06T16:44:00Z"/>
              <w:rFonts w:asciiTheme="minorHAnsi" w:eastAsiaTheme="minorEastAsia" w:hAnsiTheme="minorHAnsi" w:cstheme="minorBidi"/>
              <w:sz w:val="22"/>
              <w:szCs w:val="22"/>
              <w:lang w:val="de-CH" w:eastAsia="de-CH"/>
            </w:rPr>
          </w:pPr>
          <w:ins w:id="63" w:author="Michael Rütsche" w:date="2013-11-06T16:44:00Z">
            <w:r w:rsidRPr="00731FFD">
              <w:rPr>
                <w:rStyle w:val="Hyperlink"/>
              </w:rPr>
              <w:fldChar w:fldCharType="begin"/>
            </w:r>
            <w:r w:rsidRPr="00731FFD">
              <w:rPr>
                <w:rStyle w:val="Hyperlink"/>
              </w:rPr>
              <w:instrText xml:space="preserve"> </w:instrText>
            </w:r>
            <w:r>
              <w:instrText>HYPERLINK \l "_Toc371519639"</w:instrText>
            </w:r>
            <w:r w:rsidRPr="00731FFD">
              <w:rPr>
                <w:rStyle w:val="Hyperlink"/>
              </w:rPr>
              <w:instrText xml:space="preserve"> </w:instrText>
            </w:r>
            <w:r w:rsidRPr="00731FFD">
              <w:rPr>
                <w:rStyle w:val="Hyperlink"/>
              </w:rPr>
              <w:fldChar w:fldCharType="separate"/>
            </w:r>
            <w:r w:rsidRPr="00731FFD">
              <w:rPr>
                <w:rStyle w:val="Hyperlink"/>
              </w:rPr>
              <w:t>4.3</w:t>
            </w:r>
            <w:r>
              <w:rPr>
                <w:rFonts w:asciiTheme="minorHAnsi" w:eastAsiaTheme="minorEastAsia" w:hAnsiTheme="minorHAnsi" w:cstheme="minorBidi"/>
                <w:sz w:val="22"/>
                <w:szCs w:val="22"/>
                <w:lang w:val="de-CH" w:eastAsia="de-CH"/>
              </w:rPr>
              <w:tab/>
            </w:r>
            <w:r w:rsidRPr="00731FFD">
              <w:rPr>
                <w:rStyle w:val="Hyperlink"/>
              </w:rPr>
              <w:t>Global variables</w:t>
            </w:r>
            <w:r>
              <w:rPr>
                <w:webHidden/>
              </w:rPr>
              <w:tab/>
            </w:r>
            <w:r>
              <w:rPr>
                <w:webHidden/>
              </w:rPr>
              <w:fldChar w:fldCharType="begin"/>
            </w:r>
            <w:r>
              <w:rPr>
                <w:webHidden/>
              </w:rPr>
              <w:instrText xml:space="preserve"> PAGEREF _Toc371519639 \h </w:instrText>
            </w:r>
          </w:ins>
          <w:r>
            <w:rPr>
              <w:webHidden/>
            </w:rPr>
          </w:r>
          <w:r>
            <w:rPr>
              <w:webHidden/>
            </w:rPr>
            <w:fldChar w:fldCharType="separate"/>
          </w:r>
          <w:ins w:id="64" w:author="Michael Rütsche" w:date="2013-11-06T16:44:00Z">
            <w:r>
              <w:rPr>
                <w:webHidden/>
              </w:rPr>
              <w:t>8</w:t>
            </w:r>
            <w:r>
              <w:rPr>
                <w:webHidden/>
              </w:rPr>
              <w:fldChar w:fldCharType="end"/>
            </w:r>
            <w:r w:rsidRPr="00731FFD">
              <w:rPr>
                <w:rStyle w:val="Hyperlink"/>
              </w:rPr>
              <w:fldChar w:fldCharType="end"/>
            </w:r>
          </w:ins>
        </w:p>
        <w:p w:rsidR="00272A48" w:rsidRDefault="00272A48">
          <w:pPr>
            <w:pStyle w:val="Verzeichnis3"/>
            <w:rPr>
              <w:ins w:id="65" w:author="Michael Rütsche" w:date="2013-11-06T16:44:00Z"/>
              <w:rFonts w:asciiTheme="minorHAnsi" w:eastAsiaTheme="minorEastAsia" w:hAnsiTheme="minorHAnsi" w:cstheme="minorBidi"/>
              <w:sz w:val="22"/>
              <w:szCs w:val="22"/>
              <w:lang w:val="de-CH" w:eastAsia="de-CH"/>
            </w:rPr>
          </w:pPr>
          <w:ins w:id="66" w:author="Michael Rütsche" w:date="2013-11-06T16:44:00Z">
            <w:r w:rsidRPr="00731FFD">
              <w:rPr>
                <w:rStyle w:val="Hyperlink"/>
              </w:rPr>
              <w:fldChar w:fldCharType="begin"/>
            </w:r>
            <w:r w:rsidRPr="00731FFD">
              <w:rPr>
                <w:rStyle w:val="Hyperlink"/>
              </w:rPr>
              <w:instrText xml:space="preserve"> </w:instrText>
            </w:r>
            <w:r>
              <w:instrText>HYPERLINK \l "_Toc371519640"</w:instrText>
            </w:r>
            <w:r w:rsidRPr="00731FFD">
              <w:rPr>
                <w:rStyle w:val="Hyperlink"/>
              </w:rPr>
              <w:instrText xml:space="preserve"> </w:instrText>
            </w:r>
            <w:r w:rsidRPr="00731FFD">
              <w:rPr>
                <w:rStyle w:val="Hyperlink"/>
              </w:rPr>
              <w:fldChar w:fldCharType="separate"/>
            </w:r>
            <w:r w:rsidRPr="00731FFD">
              <w:rPr>
                <w:rStyle w:val="Hyperlink"/>
              </w:rPr>
              <w:t>4.3.1</w:t>
            </w:r>
            <w:r>
              <w:rPr>
                <w:rFonts w:asciiTheme="minorHAnsi" w:eastAsiaTheme="minorEastAsia" w:hAnsiTheme="minorHAnsi" w:cstheme="minorBidi"/>
                <w:sz w:val="22"/>
                <w:szCs w:val="22"/>
                <w:lang w:val="de-CH" w:eastAsia="de-CH"/>
              </w:rPr>
              <w:tab/>
            </w:r>
            <w:r w:rsidRPr="00731FFD">
              <w:rPr>
                <w:rStyle w:val="Hyperlink"/>
              </w:rPr>
              <w:t>Examples</w:t>
            </w:r>
            <w:r>
              <w:rPr>
                <w:webHidden/>
              </w:rPr>
              <w:tab/>
            </w:r>
            <w:r>
              <w:rPr>
                <w:webHidden/>
              </w:rPr>
              <w:fldChar w:fldCharType="begin"/>
            </w:r>
            <w:r>
              <w:rPr>
                <w:webHidden/>
              </w:rPr>
              <w:instrText xml:space="preserve"> PAGEREF _Toc371519640 \h </w:instrText>
            </w:r>
          </w:ins>
          <w:r>
            <w:rPr>
              <w:webHidden/>
            </w:rPr>
          </w:r>
          <w:r>
            <w:rPr>
              <w:webHidden/>
            </w:rPr>
            <w:fldChar w:fldCharType="separate"/>
          </w:r>
          <w:ins w:id="67" w:author="Michael Rütsche" w:date="2013-11-06T16:44:00Z">
            <w:r>
              <w:rPr>
                <w:webHidden/>
              </w:rPr>
              <w:t>8</w:t>
            </w:r>
            <w:r>
              <w:rPr>
                <w:webHidden/>
              </w:rPr>
              <w:fldChar w:fldCharType="end"/>
            </w:r>
            <w:r w:rsidRPr="00731FFD">
              <w:rPr>
                <w:rStyle w:val="Hyperlink"/>
              </w:rPr>
              <w:fldChar w:fldCharType="end"/>
            </w:r>
          </w:ins>
        </w:p>
        <w:p w:rsidR="00272A48" w:rsidRDefault="00272A48">
          <w:pPr>
            <w:pStyle w:val="Verzeichnis3"/>
            <w:rPr>
              <w:ins w:id="68" w:author="Michael Rütsche" w:date="2013-11-06T16:44:00Z"/>
              <w:rFonts w:asciiTheme="minorHAnsi" w:eastAsiaTheme="minorEastAsia" w:hAnsiTheme="minorHAnsi" w:cstheme="minorBidi"/>
              <w:sz w:val="22"/>
              <w:szCs w:val="22"/>
              <w:lang w:val="de-CH" w:eastAsia="de-CH"/>
            </w:rPr>
          </w:pPr>
          <w:ins w:id="69" w:author="Michael Rütsche" w:date="2013-11-06T16:44:00Z">
            <w:r w:rsidRPr="00731FFD">
              <w:rPr>
                <w:rStyle w:val="Hyperlink"/>
              </w:rPr>
              <w:fldChar w:fldCharType="begin"/>
            </w:r>
            <w:r w:rsidRPr="00731FFD">
              <w:rPr>
                <w:rStyle w:val="Hyperlink"/>
              </w:rPr>
              <w:instrText xml:space="preserve"> </w:instrText>
            </w:r>
            <w:r>
              <w:instrText>HYPERLINK \l "_Toc371519641"</w:instrText>
            </w:r>
            <w:r w:rsidRPr="00731FFD">
              <w:rPr>
                <w:rStyle w:val="Hyperlink"/>
              </w:rPr>
              <w:instrText xml:space="preserve"> </w:instrText>
            </w:r>
            <w:r w:rsidRPr="00731FFD">
              <w:rPr>
                <w:rStyle w:val="Hyperlink"/>
              </w:rPr>
              <w:fldChar w:fldCharType="separate"/>
            </w:r>
            <w:r w:rsidRPr="00731FFD">
              <w:rPr>
                <w:rStyle w:val="Hyperlink"/>
              </w:rPr>
              <w:t>4.3.2</w:t>
            </w:r>
            <w:r>
              <w:rPr>
                <w:rFonts w:asciiTheme="minorHAnsi" w:eastAsiaTheme="minorEastAsia" w:hAnsiTheme="minorHAnsi" w:cstheme="minorBidi"/>
                <w:sz w:val="22"/>
                <w:szCs w:val="22"/>
                <w:lang w:val="de-CH" w:eastAsia="de-CH"/>
              </w:rPr>
              <w:tab/>
            </w:r>
            <w:r w:rsidRPr="00731FFD">
              <w:rPr>
                <w:rStyle w:val="Hyperlink"/>
              </w:rPr>
              <w:t>Header</w:t>
            </w:r>
            <w:r>
              <w:rPr>
                <w:webHidden/>
              </w:rPr>
              <w:tab/>
            </w:r>
            <w:r>
              <w:rPr>
                <w:webHidden/>
              </w:rPr>
              <w:fldChar w:fldCharType="begin"/>
            </w:r>
            <w:r>
              <w:rPr>
                <w:webHidden/>
              </w:rPr>
              <w:instrText xml:space="preserve"> PAGEREF _Toc371519641 \h </w:instrText>
            </w:r>
          </w:ins>
          <w:r>
            <w:rPr>
              <w:webHidden/>
            </w:rPr>
          </w:r>
          <w:r>
            <w:rPr>
              <w:webHidden/>
            </w:rPr>
            <w:fldChar w:fldCharType="separate"/>
          </w:r>
          <w:ins w:id="70" w:author="Michael Rütsche" w:date="2013-11-06T16:44:00Z">
            <w:r>
              <w:rPr>
                <w:webHidden/>
              </w:rPr>
              <w:t>9</w:t>
            </w:r>
            <w:r>
              <w:rPr>
                <w:webHidden/>
              </w:rPr>
              <w:fldChar w:fldCharType="end"/>
            </w:r>
            <w:r w:rsidRPr="00731FFD">
              <w:rPr>
                <w:rStyle w:val="Hyperlink"/>
              </w:rPr>
              <w:fldChar w:fldCharType="end"/>
            </w:r>
          </w:ins>
        </w:p>
        <w:p w:rsidR="00272A48" w:rsidRDefault="00272A48">
          <w:pPr>
            <w:pStyle w:val="Verzeichnis1"/>
            <w:rPr>
              <w:ins w:id="71" w:author="Michael Rütsche" w:date="2013-11-06T16:44:00Z"/>
              <w:rFonts w:asciiTheme="minorHAnsi" w:eastAsiaTheme="minorEastAsia" w:hAnsiTheme="minorHAnsi" w:cstheme="minorBidi"/>
              <w:sz w:val="22"/>
              <w:szCs w:val="22"/>
              <w:lang w:val="de-CH" w:eastAsia="de-CH"/>
            </w:rPr>
          </w:pPr>
          <w:ins w:id="72" w:author="Michael Rütsche" w:date="2013-11-06T16:44:00Z">
            <w:r w:rsidRPr="00731FFD">
              <w:rPr>
                <w:rStyle w:val="Hyperlink"/>
              </w:rPr>
              <w:fldChar w:fldCharType="begin"/>
            </w:r>
            <w:r w:rsidRPr="00731FFD">
              <w:rPr>
                <w:rStyle w:val="Hyperlink"/>
              </w:rPr>
              <w:instrText xml:space="preserve"> </w:instrText>
            </w:r>
            <w:r>
              <w:instrText>HYPERLINK \l "_Toc371519642"</w:instrText>
            </w:r>
            <w:r w:rsidRPr="00731FFD">
              <w:rPr>
                <w:rStyle w:val="Hyperlink"/>
              </w:rPr>
              <w:instrText xml:space="preserve"> </w:instrText>
            </w:r>
            <w:r w:rsidRPr="00731FFD">
              <w:rPr>
                <w:rStyle w:val="Hyperlink"/>
              </w:rPr>
              <w:fldChar w:fldCharType="separate"/>
            </w:r>
            <w:r w:rsidRPr="00731FFD">
              <w:rPr>
                <w:rStyle w:val="Hyperlink"/>
              </w:rPr>
              <w:t>5</w:t>
            </w:r>
            <w:r>
              <w:rPr>
                <w:rFonts w:asciiTheme="minorHAnsi" w:eastAsiaTheme="minorEastAsia" w:hAnsiTheme="minorHAnsi" w:cstheme="minorBidi"/>
                <w:sz w:val="22"/>
                <w:szCs w:val="22"/>
                <w:lang w:val="de-CH" w:eastAsia="de-CH"/>
              </w:rPr>
              <w:tab/>
            </w:r>
            <w:r w:rsidRPr="00731FFD">
              <w:rPr>
                <w:rStyle w:val="Hyperlink"/>
              </w:rPr>
              <w:t>Designed structure of PLC-software</w:t>
            </w:r>
            <w:r>
              <w:rPr>
                <w:webHidden/>
              </w:rPr>
              <w:tab/>
            </w:r>
            <w:r>
              <w:rPr>
                <w:webHidden/>
              </w:rPr>
              <w:fldChar w:fldCharType="begin"/>
            </w:r>
            <w:r>
              <w:rPr>
                <w:webHidden/>
              </w:rPr>
              <w:instrText xml:space="preserve"> PAGEREF _Toc371519642 \h </w:instrText>
            </w:r>
          </w:ins>
          <w:r>
            <w:rPr>
              <w:webHidden/>
            </w:rPr>
          </w:r>
          <w:r>
            <w:rPr>
              <w:webHidden/>
            </w:rPr>
            <w:fldChar w:fldCharType="separate"/>
          </w:r>
          <w:ins w:id="73" w:author="Michael Rütsche" w:date="2013-11-06T16:44:00Z">
            <w:r>
              <w:rPr>
                <w:webHidden/>
              </w:rPr>
              <w:t>9</w:t>
            </w:r>
            <w:r>
              <w:rPr>
                <w:webHidden/>
              </w:rPr>
              <w:fldChar w:fldCharType="end"/>
            </w:r>
            <w:r w:rsidRPr="00731FFD">
              <w:rPr>
                <w:rStyle w:val="Hyperlink"/>
              </w:rPr>
              <w:fldChar w:fldCharType="end"/>
            </w:r>
          </w:ins>
        </w:p>
        <w:p w:rsidR="00272A48" w:rsidRDefault="00272A48">
          <w:pPr>
            <w:pStyle w:val="Verzeichnis2"/>
            <w:rPr>
              <w:ins w:id="74" w:author="Michael Rütsche" w:date="2013-11-06T16:44:00Z"/>
              <w:rFonts w:asciiTheme="minorHAnsi" w:eastAsiaTheme="minorEastAsia" w:hAnsiTheme="minorHAnsi" w:cstheme="minorBidi"/>
              <w:sz w:val="22"/>
              <w:szCs w:val="22"/>
              <w:lang w:val="de-CH" w:eastAsia="de-CH"/>
            </w:rPr>
          </w:pPr>
          <w:ins w:id="75" w:author="Michael Rütsche" w:date="2013-11-06T16:44:00Z">
            <w:r w:rsidRPr="00731FFD">
              <w:rPr>
                <w:rStyle w:val="Hyperlink"/>
              </w:rPr>
              <w:fldChar w:fldCharType="begin"/>
            </w:r>
            <w:r w:rsidRPr="00731FFD">
              <w:rPr>
                <w:rStyle w:val="Hyperlink"/>
              </w:rPr>
              <w:instrText xml:space="preserve"> </w:instrText>
            </w:r>
            <w:r>
              <w:instrText>HYPERLINK \l "_Toc371519643"</w:instrText>
            </w:r>
            <w:r w:rsidRPr="00731FFD">
              <w:rPr>
                <w:rStyle w:val="Hyperlink"/>
              </w:rPr>
              <w:instrText xml:space="preserve"> </w:instrText>
            </w:r>
            <w:r w:rsidRPr="00731FFD">
              <w:rPr>
                <w:rStyle w:val="Hyperlink"/>
              </w:rPr>
              <w:fldChar w:fldCharType="separate"/>
            </w:r>
            <w:r w:rsidRPr="00731FFD">
              <w:rPr>
                <w:rStyle w:val="Hyperlink"/>
              </w:rPr>
              <w:t>5.1</w:t>
            </w:r>
            <w:r>
              <w:rPr>
                <w:rFonts w:asciiTheme="minorHAnsi" w:eastAsiaTheme="minorEastAsia" w:hAnsiTheme="minorHAnsi" w:cstheme="minorBidi"/>
                <w:sz w:val="22"/>
                <w:szCs w:val="22"/>
                <w:lang w:val="de-CH" w:eastAsia="de-CH"/>
              </w:rPr>
              <w:tab/>
            </w:r>
            <w:r w:rsidRPr="00731FFD">
              <w:rPr>
                <w:rStyle w:val="Hyperlink"/>
              </w:rPr>
              <w:t>Controller-tree</w:t>
            </w:r>
            <w:r>
              <w:rPr>
                <w:webHidden/>
              </w:rPr>
              <w:tab/>
            </w:r>
            <w:r>
              <w:rPr>
                <w:webHidden/>
              </w:rPr>
              <w:fldChar w:fldCharType="begin"/>
            </w:r>
            <w:r>
              <w:rPr>
                <w:webHidden/>
              </w:rPr>
              <w:instrText xml:space="preserve"> PAGEREF _Toc371519643 \h </w:instrText>
            </w:r>
          </w:ins>
          <w:r>
            <w:rPr>
              <w:webHidden/>
            </w:rPr>
          </w:r>
          <w:r>
            <w:rPr>
              <w:webHidden/>
            </w:rPr>
            <w:fldChar w:fldCharType="separate"/>
          </w:r>
          <w:ins w:id="76" w:author="Michael Rütsche" w:date="2013-11-06T16:44:00Z">
            <w:r>
              <w:rPr>
                <w:webHidden/>
              </w:rPr>
              <w:t>9</w:t>
            </w:r>
            <w:r>
              <w:rPr>
                <w:webHidden/>
              </w:rPr>
              <w:fldChar w:fldCharType="end"/>
            </w:r>
            <w:r w:rsidRPr="00731FFD">
              <w:rPr>
                <w:rStyle w:val="Hyperlink"/>
              </w:rPr>
              <w:fldChar w:fldCharType="end"/>
            </w:r>
          </w:ins>
        </w:p>
        <w:p w:rsidR="00272A48" w:rsidRDefault="00272A48">
          <w:pPr>
            <w:pStyle w:val="Verzeichnis2"/>
            <w:rPr>
              <w:ins w:id="77" w:author="Michael Rütsche" w:date="2013-11-06T16:44:00Z"/>
              <w:rFonts w:asciiTheme="minorHAnsi" w:eastAsiaTheme="minorEastAsia" w:hAnsiTheme="minorHAnsi" w:cstheme="minorBidi"/>
              <w:sz w:val="22"/>
              <w:szCs w:val="22"/>
              <w:lang w:val="de-CH" w:eastAsia="de-CH"/>
            </w:rPr>
          </w:pPr>
          <w:ins w:id="78" w:author="Michael Rütsche" w:date="2013-11-06T16:44:00Z">
            <w:r w:rsidRPr="00731FFD">
              <w:rPr>
                <w:rStyle w:val="Hyperlink"/>
              </w:rPr>
              <w:fldChar w:fldCharType="begin"/>
            </w:r>
            <w:r w:rsidRPr="00731FFD">
              <w:rPr>
                <w:rStyle w:val="Hyperlink"/>
              </w:rPr>
              <w:instrText xml:space="preserve"> </w:instrText>
            </w:r>
            <w:r>
              <w:instrText>HYPERLINK \l "_Toc371519644"</w:instrText>
            </w:r>
            <w:r w:rsidRPr="00731FFD">
              <w:rPr>
                <w:rStyle w:val="Hyperlink"/>
              </w:rPr>
              <w:instrText xml:space="preserve"> </w:instrText>
            </w:r>
            <w:r w:rsidRPr="00731FFD">
              <w:rPr>
                <w:rStyle w:val="Hyperlink"/>
              </w:rPr>
              <w:fldChar w:fldCharType="separate"/>
            </w:r>
            <w:r w:rsidRPr="00731FFD">
              <w:rPr>
                <w:rStyle w:val="Hyperlink"/>
              </w:rPr>
              <w:t>5.2</w:t>
            </w:r>
            <w:r>
              <w:rPr>
                <w:rFonts w:asciiTheme="minorHAnsi" w:eastAsiaTheme="minorEastAsia" w:hAnsiTheme="minorHAnsi" w:cstheme="minorBidi"/>
                <w:sz w:val="22"/>
                <w:szCs w:val="22"/>
                <w:lang w:val="de-CH" w:eastAsia="de-CH"/>
              </w:rPr>
              <w:tab/>
            </w:r>
            <w:r w:rsidRPr="00731FFD">
              <w:rPr>
                <w:rStyle w:val="Hyperlink"/>
              </w:rPr>
              <w:t>Controller</w:t>
            </w:r>
            <w:r>
              <w:rPr>
                <w:webHidden/>
              </w:rPr>
              <w:tab/>
            </w:r>
            <w:r>
              <w:rPr>
                <w:webHidden/>
              </w:rPr>
              <w:fldChar w:fldCharType="begin"/>
            </w:r>
            <w:r>
              <w:rPr>
                <w:webHidden/>
              </w:rPr>
              <w:instrText xml:space="preserve"> PAGEREF _Toc371519644 \h </w:instrText>
            </w:r>
          </w:ins>
          <w:r>
            <w:rPr>
              <w:webHidden/>
            </w:rPr>
          </w:r>
          <w:r>
            <w:rPr>
              <w:webHidden/>
            </w:rPr>
            <w:fldChar w:fldCharType="separate"/>
          </w:r>
          <w:ins w:id="79" w:author="Michael Rütsche" w:date="2013-11-06T16:44:00Z">
            <w:r>
              <w:rPr>
                <w:webHidden/>
              </w:rPr>
              <w:t>10</w:t>
            </w:r>
            <w:r>
              <w:rPr>
                <w:webHidden/>
              </w:rPr>
              <w:fldChar w:fldCharType="end"/>
            </w:r>
            <w:r w:rsidRPr="00731FFD">
              <w:rPr>
                <w:rStyle w:val="Hyperlink"/>
              </w:rPr>
              <w:fldChar w:fldCharType="end"/>
            </w:r>
          </w:ins>
        </w:p>
        <w:p w:rsidR="00272A48" w:rsidRDefault="00272A48">
          <w:pPr>
            <w:pStyle w:val="Verzeichnis3"/>
            <w:rPr>
              <w:ins w:id="80" w:author="Michael Rütsche" w:date="2013-11-06T16:44:00Z"/>
              <w:rFonts w:asciiTheme="minorHAnsi" w:eastAsiaTheme="minorEastAsia" w:hAnsiTheme="minorHAnsi" w:cstheme="minorBidi"/>
              <w:sz w:val="22"/>
              <w:szCs w:val="22"/>
              <w:lang w:val="de-CH" w:eastAsia="de-CH"/>
            </w:rPr>
          </w:pPr>
          <w:ins w:id="81" w:author="Michael Rütsche" w:date="2013-11-06T16:44:00Z">
            <w:r w:rsidRPr="00731FFD">
              <w:rPr>
                <w:rStyle w:val="Hyperlink"/>
              </w:rPr>
              <w:fldChar w:fldCharType="begin"/>
            </w:r>
            <w:r w:rsidRPr="00731FFD">
              <w:rPr>
                <w:rStyle w:val="Hyperlink"/>
              </w:rPr>
              <w:instrText xml:space="preserve"> </w:instrText>
            </w:r>
            <w:r>
              <w:instrText>HYPERLINK \l "_Toc371519645"</w:instrText>
            </w:r>
            <w:r w:rsidRPr="00731FFD">
              <w:rPr>
                <w:rStyle w:val="Hyperlink"/>
              </w:rPr>
              <w:instrText xml:space="preserve"> </w:instrText>
            </w:r>
            <w:r w:rsidRPr="00731FFD">
              <w:rPr>
                <w:rStyle w:val="Hyperlink"/>
              </w:rPr>
              <w:fldChar w:fldCharType="separate"/>
            </w:r>
            <w:r w:rsidRPr="00731FFD">
              <w:rPr>
                <w:rStyle w:val="Hyperlink"/>
              </w:rPr>
              <w:t>5.2.1</w:t>
            </w:r>
            <w:r>
              <w:rPr>
                <w:rFonts w:asciiTheme="minorHAnsi" w:eastAsiaTheme="minorEastAsia" w:hAnsiTheme="minorHAnsi" w:cstheme="minorBidi"/>
                <w:sz w:val="22"/>
                <w:szCs w:val="22"/>
                <w:lang w:val="de-CH" w:eastAsia="de-CH"/>
              </w:rPr>
              <w:tab/>
            </w:r>
            <w:r w:rsidRPr="00731FFD">
              <w:rPr>
                <w:rStyle w:val="Hyperlink"/>
              </w:rPr>
              <w:t>Common Interface (CIf)</w:t>
            </w:r>
            <w:r>
              <w:rPr>
                <w:webHidden/>
              </w:rPr>
              <w:tab/>
            </w:r>
            <w:r>
              <w:rPr>
                <w:webHidden/>
              </w:rPr>
              <w:fldChar w:fldCharType="begin"/>
            </w:r>
            <w:r>
              <w:rPr>
                <w:webHidden/>
              </w:rPr>
              <w:instrText xml:space="preserve"> PAGEREF _Toc371519645 \h </w:instrText>
            </w:r>
          </w:ins>
          <w:r>
            <w:rPr>
              <w:webHidden/>
            </w:rPr>
          </w:r>
          <w:r>
            <w:rPr>
              <w:webHidden/>
            </w:rPr>
            <w:fldChar w:fldCharType="separate"/>
          </w:r>
          <w:ins w:id="82" w:author="Michael Rütsche" w:date="2013-11-06T16:44:00Z">
            <w:r>
              <w:rPr>
                <w:webHidden/>
              </w:rPr>
              <w:t>11</w:t>
            </w:r>
            <w:r>
              <w:rPr>
                <w:webHidden/>
              </w:rPr>
              <w:fldChar w:fldCharType="end"/>
            </w:r>
            <w:r w:rsidRPr="00731FFD">
              <w:rPr>
                <w:rStyle w:val="Hyperlink"/>
              </w:rPr>
              <w:fldChar w:fldCharType="end"/>
            </w:r>
          </w:ins>
        </w:p>
        <w:p w:rsidR="00272A48" w:rsidRDefault="00272A48">
          <w:pPr>
            <w:pStyle w:val="Verzeichnis3"/>
            <w:rPr>
              <w:ins w:id="83" w:author="Michael Rütsche" w:date="2013-11-06T16:44:00Z"/>
              <w:rFonts w:asciiTheme="minorHAnsi" w:eastAsiaTheme="minorEastAsia" w:hAnsiTheme="minorHAnsi" w:cstheme="minorBidi"/>
              <w:sz w:val="22"/>
              <w:szCs w:val="22"/>
              <w:lang w:val="de-CH" w:eastAsia="de-CH"/>
            </w:rPr>
          </w:pPr>
          <w:ins w:id="84" w:author="Michael Rütsche" w:date="2013-11-06T16:44:00Z">
            <w:r w:rsidRPr="00731FFD">
              <w:rPr>
                <w:rStyle w:val="Hyperlink"/>
              </w:rPr>
              <w:fldChar w:fldCharType="begin"/>
            </w:r>
            <w:r w:rsidRPr="00731FFD">
              <w:rPr>
                <w:rStyle w:val="Hyperlink"/>
              </w:rPr>
              <w:instrText xml:space="preserve"> </w:instrText>
            </w:r>
            <w:r>
              <w:instrText>HYPERLINK \l "_Toc371519646"</w:instrText>
            </w:r>
            <w:r w:rsidRPr="00731FFD">
              <w:rPr>
                <w:rStyle w:val="Hyperlink"/>
              </w:rPr>
              <w:instrText xml:space="preserve"> </w:instrText>
            </w:r>
            <w:r w:rsidRPr="00731FFD">
              <w:rPr>
                <w:rStyle w:val="Hyperlink"/>
              </w:rPr>
              <w:fldChar w:fldCharType="separate"/>
            </w:r>
            <w:r w:rsidRPr="00731FFD">
              <w:rPr>
                <w:rStyle w:val="Hyperlink"/>
              </w:rPr>
              <w:t>5.2.2</w:t>
            </w:r>
            <w:r>
              <w:rPr>
                <w:rFonts w:asciiTheme="minorHAnsi" w:eastAsiaTheme="minorEastAsia" w:hAnsiTheme="minorHAnsi" w:cstheme="minorBidi"/>
                <w:sz w:val="22"/>
                <w:szCs w:val="22"/>
                <w:lang w:val="de-CH" w:eastAsia="de-CH"/>
              </w:rPr>
              <w:tab/>
            </w:r>
            <w:r w:rsidRPr="00731FFD">
              <w:rPr>
                <w:rStyle w:val="Hyperlink"/>
              </w:rPr>
              <w:t>Specific Interface (SIf)</w:t>
            </w:r>
            <w:r>
              <w:rPr>
                <w:webHidden/>
              </w:rPr>
              <w:tab/>
            </w:r>
            <w:r>
              <w:rPr>
                <w:webHidden/>
              </w:rPr>
              <w:fldChar w:fldCharType="begin"/>
            </w:r>
            <w:r>
              <w:rPr>
                <w:webHidden/>
              </w:rPr>
              <w:instrText xml:space="preserve"> PAGEREF _Toc371519646 \h </w:instrText>
            </w:r>
          </w:ins>
          <w:r>
            <w:rPr>
              <w:webHidden/>
            </w:rPr>
          </w:r>
          <w:r>
            <w:rPr>
              <w:webHidden/>
            </w:rPr>
            <w:fldChar w:fldCharType="separate"/>
          </w:r>
          <w:ins w:id="85" w:author="Michael Rütsche" w:date="2013-11-06T16:44:00Z">
            <w:r>
              <w:rPr>
                <w:webHidden/>
              </w:rPr>
              <w:t>12</w:t>
            </w:r>
            <w:r>
              <w:rPr>
                <w:webHidden/>
              </w:rPr>
              <w:fldChar w:fldCharType="end"/>
            </w:r>
            <w:r w:rsidRPr="00731FFD">
              <w:rPr>
                <w:rStyle w:val="Hyperlink"/>
              </w:rPr>
              <w:fldChar w:fldCharType="end"/>
            </w:r>
          </w:ins>
        </w:p>
        <w:p w:rsidR="00272A48" w:rsidRDefault="00272A48">
          <w:pPr>
            <w:pStyle w:val="Verzeichnis3"/>
            <w:rPr>
              <w:ins w:id="86" w:author="Michael Rütsche" w:date="2013-11-06T16:44:00Z"/>
              <w:rFonts w:asciiTheme="minorHAnsi" w:eastAsiaTheme="minorEastAsia" w:hAnsiTheme="minorHAnsi" w:cstheme="minorBidi"/>
              <w:sz w:val="22"/>
              <w:szCs w:val="22"/>
              <w:lang w:val="de-CH" w:eastAsia="de-CH"/>
            </w:rPr>
          </w:pPr>
          <w:ins w:id="87" w:author="Michael Rütsche" w:date="2013-11-06T16:44:00Z">
            <w:r w:rsidRPr="00731FFD">
              <w:rPr>
                <w:rStyle w:val="Hyperlink"/>
              </w:rPr>
              <w:fldChar w:fldCharType="begin"/>
            </w:r>
            <w:r w:rsidRPr="00731FFD">
              <w:rPr>
                <w:rStyle w:val="Hyperlink"/>
              </w:rPr>
              <w:instrText xml:space="preserve"> </w:instrText>
            </w:r>
            <w:r>
              <w:instrText>HYPERLINK \l "_Toc371519647"</w:instrText>
            </w:r>
            <w:r w:rsidRPr="00731FFD">
              <w:rPr>
                <w:rStyle w:val="Hyperlink"/>
              </w:rPr>
              <w:instrText xml:space="preserve"> </w:instrText>
            </w:r>
            <w:r w:rsidRPr="00731FFD">
              <w:rPr>
                <w:rStyle w:val="Hyperlink"/>
              </w:rPr>
              <w:fldChar w:fldCharType="separate"/>
            </w:r>
            <w:r w:rsidRPr="00731FFD">
              <w:rPr>
                <w:rStyle w:val="Hyperlink"/>
              </w:rPr>
              <w:t>5.2.3</w:t>
            </w:r>
            <w:r>
              <w:rPr>
                <w:rFonts w:asciiTheme="minorHAnsi" w:eastAsiaTheme="minorEastAsia" w:hAnsiTheme="minorHAnsi" w:cstheme="minorBidi"/>
                <w:sz w:val="22"/>
                <w:szCs w:val="22"/>
                <w:lang w:val="de-CH" w:eastAsia="de-CH"/>
              </w:rPr>
              <w:tab/>
            </w:r>
            <w:r w:rsidRPr="00731FFD">
              <w:rPr>
                <w:rStyle w:val="Hyperlink"/>
              </w:rPr>
              <w:t>Modes</w:t>
            </w:r>
            <w:r>
              <w:rPr>
                <w:webHidden/>
              </w:rPr>
              <w:tab/>
            </w:r>
            <w:r>
              <w:rPr>
                <w:webHidden/>
              </w:rPr>
              <w:fldChar w:fldCharType="begin"/>
            </w:r>
            <w:r>
              <w:rPr>
                <w:webHidden/>
              </w:rPr>
              <w:instrText xml:space="preserve"> PAGEREF _Toc371519647 \h </w:instrText>
            </w:r>
          </w:ins>
          <w:r>
            <w:rPr>
              <w:webHidden/>
            </w:rPr>
          </w:r>
          <w:r>
            <w:rPr>
              <w:webHidden/>
            </w:rPr>
            <w:fldChar w:fldCharType="separate"/>
          </w:r>
          <w:ins w:id="88" w:author="Michael Rütsche" w:date="2013-11-06T16:44:00Z">
            <w:r>
              <w:rPr>
                <w:webHidden/>
              </w:rPr>
              <w:t>12</w:t>
            </w:r>
            <w:r>
              <w:rPr>
                <w:webHidden/>
              </w:rPr>
              <w:fldChar w:fldCharType="end"/>
            </w:r>
            <w:r w:rsidRPr="00731FFD">
              <w:rPr>
                <w:rStyle w:val="Hyperlink"/>
              </w:rPr>
              <w:fldChar w:fldCharType="end"/>
            </w:r>
          </w:ins>
        </w:p>
        <w:p w:rsidR="00272A48" w:rsidRDefault="00272A48">
          <w:pPr>
            <w:pStyle w:val="Verzeichnis3"/>
            <w:rPr>
              <w:ins w:id="89" w:author="Michael Rütsche" w:date="2013-11-06T16:44:00Z"/>
              <w:rFonts w:asciiTheme="minorHAnsi" w:eastAsiaTheme="minorEastAsia" w:hAnsiTheme="minorHAnsi" w:cstheme="minorBidi"/>
              <w:sz w:val="22"/>
              <w:szCs w:val="22"/>
              <w:lang w:val="de-CH" w:eastAsia="de-CH"/>
            </w:rPr>
          </w:pPr>
          <w:ins w:id="90" w:author="Michael Rütsche" w:date="2013-11-06T16:44:00Z">
            <w:r w:rsidRPr="00731FFD">
              <w:rPr>
                <w:rStyle w:val="Hyperlink"/>
              </w:rPr>
              <w:fldChar w:fldCharType="begin"/>
            </w:r>
            <w:r w:rsidRPr="00731FFD">
              <w:rPr>
                <w:rStyle w:val="Hyperlink"/>
              </w:rPr>
              <w:instrText xml:space="preserve"> </w:instrText>
            </w:r>
            <w:r>
              <w:instrText>HYPERLINK \l "_Toc371519648"</w:instrText>
            </w:r>
            <w:r w:rsidRPr="00731FFD">
              <w:rPr>
                <w:rStyle w:val="Hyperlink"/>
              </w:rPr>
              <w:instrText xml:space="preserve"> </w:instrText>
            </w:r>
            <w:r w:rsidRPr="00731FFD">
              <w:rPr>
                <w:rStyle w:val="Hyperlink"/>
              </w:rPr>
              <w:fldChar w:fldCharType="separate"/>
            </w:r>
            <w:r w:rsidRPr="00731FFD">
              <w:rPr>
                <w:rStyle w:val="Hyperlink"/>
              </w:rPr>
              <w:t>5.2.4</w:t>
            </w:r>
            <w:r>
              <w:rPr>
                <w:rFonts w:asciiTheme="minorHAnsi" w:eastAsiaTheme="minorEastAsia" w:hAnsiTheme="minorHAnsi" w:cstheme="minorBidi"/>
                <w:sz w:val="22"/>
                <w:szCs w:val="22"/>
                <w:lang w:val="de-CH" w:eastAsia="de-CH"/>
              </w:rPr>
              <w:tab/>
            </w:r>
            <w:r w:rsidRPr="00731FFD">
              <w:rPr>
                <w:rStyle w:val="Hyperlink"/>
              </w:rPr>
              <w:t>Commands / State</w:t>
            </w:r>
            <w:r>
              <w:rPr>
                <w:webHidden/>
              </w:rPr>
              <w:tab/>
            </w:r>
            <w:r>
              <w:rPr>
                <w:webHidden/>
              </w:rPr>
              <w:fldChar w:fldCharType="begin"/>
            </w:r>
            <w:r>
              <w:rPr>
                <w:webHidden/>
              </w:rPr>
              <w:instrText xml:space="preserve"> PAGEREF _Toc371519648 \h </w:instrText>
            </w:r>
          </w:ins>
          <w:r>
            <w:rPr>
              <w:webHidden/>
            </w:rPr>
          </w:r>
          <w:r>
            <w:rPr>
              <w:webHidden/>
            </w:rPr>
            <w:fldChar w:fldCharType="separate"/>
          </w:r>
          <w:ins w:id="91" w:author="Michael Rütsche" w:date="2013-11-06T16:44:00Z">
            <w:r>
              <w:rPr>
                <w:webHidden/>
              </w:rPr>
              <w:t>12</w:t>
            </w:r>
            <w:r>
              <w:rPr>
                <w:webHidden/>
              </w:rPr>
              <w:fldChar w:fldCharType="end"/>
            </w:r>
            <w:r w:rsidRPr="00731FFD">
              <w:rPr>
                <w:rStyle w:val="Hyperlink"/>
              </w:rPr>
              <w:fldChar w:fldCharType="end"/>
            </w:r>
          </w:ins>
        </w:p>
        <w:p w:rsidR="00272A48" w:rsidRDefault="00272A48">
          <w:pPr>
            <w:pStyle w:val="Verzeichnis3"/>
            <w:rPr>
              <w:ins w:id="92" w:author="Michael Rütsche" w:date="2013-11-06T16:44:00Z"/>
              <w:rFonts w:asciiTheme="minorHAnsi" w:eastAsiaTheme="minorEastAsia" w:hAnsiTheme="minorHAnsi" w:cstheme="minorBidi"/>
              <w:sz w:val="22"/>
              <w:szCs w:val="22"/>
              <w:lang w:val="de-CH" w:eastAsia="de-CH"/>
            </w:rPr>
          </w:pPr>
          <w:ins w:id="93" w:author="Michael Rütsche" w:date="2013-11-06T16:44:00Z">
            <w:r w:rsidRPr="00731FFD">
              <w:rPr>
                <w:rStyle w:val="Hyperlink"/>
              </w:rPr>
              <w:fldChar w:fldCharType="begin"/>
            </w:r>
            <w:r w:rsidRPr="00731FFD">
              <w:rPr>
                <w:rStyle w:val="Hyperlink"/>
              </w:rPr>
              <w:instrText xml:space="preserve"> </w:instrText>
            </w:r>
            <w:r>
              <w:instrText>HYPERLINK \l "_Toc371519649"</w:instrText>
            </w:r>
            <w:r w:rsidRPr="00731FFD">
              <w:rPr>
                <w:rStyle w:val="Hyperlink"/>
              </w:rPr>
              <w:instrText xml:space="preserve"> </w:instrText>
            </w:r>
            <w:r w:rsidRPr="00731FFD">
              <w:rPr>
                <w:rStyle w:val="Hyperlink"/>
              </w:rPr>
              <w:fldChar w:fldCharType="separate"/>
            </w:r>
            <w:r w:rsidRPr="00731FFD">
              <w:rPr>
                <w:rStyle w:val="Hyperlink"/>
              </w:rPr>
              <w:t>5.2.5</w:t>
            </w:r>
            <w:r>
              <w:rPr>
                <w:rFonts w:asciiTheme="minorHAnsi" w:eastAsiaTheme="minorEastAsia" w:hAnsiTheme="minorHAnsi" w:cstheme="minorBidi"/>
                <w:sz w:val="22"/>
                <w:szCs w:val="22"/>
                <w:lang w:val="de-CH" w:eastAsia="de-CH"/>
              </w:rPr>
              <w:tab/>
            </w:r>
            <w:r w:rsidRPr="00731FFD">
              <w:rPr>
                <w:rStyle w:val="Hyperlink"/>
              </w:rPr>
              <w:t>IO handling</w:t>
            </w:r>
            <w:r>
              <w:rPr>
                <w:webHidden/>
              </w:rPr>
              <w:tab/>
            </w:r>
            <w:r>
              <w:rPr>
                <w:webHidden/>
              </w:rPr>
              <w:fldChar w:fldCharType="begin"/>
            </w:r>
            <w:r>
              <w:rPr>
                <w:webHidden/>
              </w:rPr>
              <w:instrText xml:space="preserve"> PAGEREF _Toc371519649 \h </w:instrText>
            </w:r>
          </w:ins>
          <w:r>
            <w:rPr>
              <w:webHidden/>
            </w:rPr>
          </w:r>
          <w:r>
            <w:rPr>
              <w:webHidden/>
            </w:rPr>
            <w:fldChar w:fldCharType="separate"/>
          </w:r>
          <w:ins w:id="94" w:author="Michael Rütsche" w:date="2013-11-06T16:44:00Z">
            <w:r>
              <w:rPr>
                <w:webHidden/>
              </w:rPr>
              <w:t>13</w:t>
            </w:r>
            <w:r>
              <w:rPr>
                <w:webHidden/>
              </w:rPr>
              <w:fldChar w:fldCharType="end"/>
            </w:r>
            <w:r w:rsidRPr="00731FFD">
              <w:rPr>
                <w:rStyle w:val="Hyperlink"/>
              </w:rPr>
              <w:fldChar w:fldCharType="end"/>
            </w:r>
          </w:ins>
        </w:p>
        <w:p w:rsidR="00272A48" w:rsidRDefault="00272A48">
          <w:pPr>
            <w:pStyle w:val="Verzeichnis3"/>
            <w:rPr>
              <w:ins w:id="95" w:author="Michael Rütsche" w:date="2013-11-06T16:44:00Z"/>
              <w:rFonts w:asciiTheme="minorHAnsi" w:eastAsiaTheme="minorEastAsia" w:hAnsiTheme="minorHAnsi" w:cstheme="minorBidi"/>
              <w:sz w:val="22"/>
              <w:szCs w:val="22"/>
              <w:lang w:val="de-CH" w:eastAsia="de-CH"/>
            </w:rPr>
          </w:pPr>
          <w:ins w:id="96" w:author="Michael Rütsche" w:date="2013-11-06T16:44:00Z">
            <w:r w:rsidRPr="00731FFD">
              <w:rPr>
                <w:rStyle w:val="Hyperlink"/>
              </w:rPr>
              <w:fldChar w:fldCharType="begin"/>
            </w:r>
            <w:r w:rsidRPr="00731FFD">
              <w:rPr>
                <w:rStyle w:val="Hyperlink"/>
              </w:rPr>
              <w:instrText xml:space="preserve"> </w:instrText>
            </w:r>
            <w:r>
              <w:instrText>HYPERLINK \l "_Toc371519650"</w:instrText>
            </w:r>
            <w:r w:rsidRPr="00731FFD">
              <w:rPr>
                <w:rStyle w:val="Hyperlink"/>
              </w:rPr>
              <w:instrText xml:space="preserve"> </w:instrText>
            </w:r>
            <w:r w:rsidRPr="00731FFD">
              <w:rPr>
                <w:rStyle w:val="Hyperlink"/>
              </w:rPr>
              <w:fldChar w:fldCharType="separate"/>
            </w:r>
            <w:r w:rsidRPr="00731FFD">
              <w:rPr>
                <w:rStyle w:val="Hyperlink"/>
              </w:rPr>
              <w:t>5.2.6</w:t>
            </w:r>
            <w:r>
              <w:rPr>
                <w:rFonts w:asciiTheme="minorHAnsi" w:eastAsiaTheme="minorEastAsia" w:hAnsiTheme="minorHAnsi" w:cstheme="minorBidi"/>
                <w:sz w:val="22"/>
                <w:szCs w:val="22"/>
                <w:lang w:val="de-CH" w:eastAsia="de-CH"/>
              </w:rPr>
              <w:tab/>
            </w:r>
            <w:r w:rsidRPr="00731FFD">
              <w:rPr>
                <w:rStyle w:val="Hyperlink"/>
              </w:rPr>
              <w:t>Parameter handling</w:t>
            </w:r>
            <w:r>
              <w:rPr>
                <w:webHidden/>
              </w:rPr>
              <w:tab/>
            </w:r>
            <w:r>
              <w:rPr>
                <w:webHidden/>
              </w:rPr>
              <w:fldChar w:fldCharType="begin"/>
            </w:r>
            <w:r>
              <w:rPr>
                <w:webHidden/>
              </w:rPr>
              <w:instrText xml:space="preserve"> PAGEREF _Toc371519650 \h </w:instrText>
            </w:r>
          </w:ins>
          <w:r>
            <w:rPr>
              <w:webHidden/>
            </w:rPr>
          </w:r>
          <w:r>
            <w:rPr>
              <w:webHidden/>
            </w:rPr>
            <w:fldChar w:fldCharType="separate"/>
          </w:r>
          <w:ins w:id="97" w:author="Michael Rütsche" w:date="2013-11-06T16:44:00Z">
            <w:r>
              <w:rPr>
                <w:webHidden/>
              </w:rPr>
              <w:t>14</w:t>
            </w:r>
            <w:r>
              <w:rPr>
                <w:webHidden/>
              </w:rPr>
              <w:fldChar w:fldCharType="end"/>
            </w:r>
            <w:r w:rsidRPr="00731FFD">
              <w:rPr>
                <w:rStyle w:val="Hyperlink"/>
              </w:rPr>
              <w:fldChar w:fldCharType="end"/>
            </w:r>
          </w:ins>
        </w:p>
        <w:p w:rsidR="00272A48" w:rsidRDefault="00272A48">
          <w:pPr>
            <w:pStyle w:val="Verzeichnis3"/>
            <w:rPr>
              <w:ins w:id="98" w:author="Michael Rütsche" w:date="2013-11-06T16:44:00Z"/>
              <w:rFonts w:asciiTheme="minorHAnsi" w:eastAsiaTheme="minorEastAsia" w:hAnsiTheme="minorHAnsi" w:cstheme="minorBidi"/>
              <w:sz w:val="22"/>
              <w:szCs w:val="22"/>
              <w:lang w:val="de-CH" w:eastAsia="de-CH"/>
            </w:rPr>
          </w:pPr>
          <w:ins w:id="99" w:author="Michael Rütsche" w:date="2013-11-06T16:44:00Z">
            <w:r w:rsidRPr="00731FFD">
              <w:rPr>
                <w:rStyle w:val="Hyperlink"/>
              </w:rPr>
              <w:fldChar w:fldCharType="begin"/>
            </w:r>
            <w:r w:rsidRPr="00731FFD">
              <w:rPr>
                <w:rStyle w:val="Hyperlink"/>
              </w:rPr>
              <w:instrText xml:space="preserve"> </w:instrText>
            </w:r>
            <w:r>
              <w:instrText>HYPERLINK \l "_Toc371519651"</w:instrText>
            </w:r>
            <w:r w:rsidRPr="00731FFD">
              <w:rPr>
                <w:rStyle w:val="Hyperlink"/>
              </w:rPr>
              <w:instrText xml:space="preserve"> </w:instrText>
            </w:r>
            <w:r w:rsidRPr="00731FFD">
              <w:rPr>
                <w:rStyle w:val="Hyperlink"/>
              </w:rPr>
              <w:fldChar w:fldCharType="separate"/>
            </w:r>
            <w:r w:rsidRPr="00731FFD">
              <w:rPr>
                <w:rStyle w:val="Hyperlink"/>
              </w:rPr>
              <w:t>5.2.7</w:t>
            </w:r>
            <w:r>
              <w:rPr>
                <w:rFonts w:asciiTheme="minorHAnsi" w:eastAsiaTheme="minorEastAsia" w:hAnsiTheme="minorHAnsi" w:cstheme="minorBidi"/>
                <w:sz w:val="22"/>
                <w:szCs w:val="22"/>
                <w:lang w:val="de-CH" w:eastAsia="de-CH"/>
              </w:rPr>
              <w:tab/>
            </w:r>
            <w:r w:rsidRPr="00731FFD">
              <w:rPr>
                <w:rStyle w:val="Hyperlink"/>
              </w:rPr>
              <w:t>State machine</w:t>
            </w:r>
            <w:r>
              <w:rPr>
                <w:webHidden/>
              </w:rPr>
              <w:tab/>
            </w:r>
            <w:r>
              <w:rPr>
                <w:webHidden/>
              </w:rPr>
              <w:fldChar w:fldCharType="begin"/>
            </w:r>
            <w:r>
              <w:rPr>
                <w:webHidden/>
              </w:rPr>
              <w:instrText xml:space="preserve"> PAGEREF _Toc371519651 \h </w:instrText>
            </w:r>
          </w:ins>
          <w:r>
            <w:rPr>
              <w:webHidden/>
            </w:rPr>
          </w:r>
          <w:r>
            <w:rPr>
              <w:webHidden/>
            </w:rPr>
            <w:fldChar w:fldCharType="separate"/>
          </w:r>
          <w:ins w:id="100" w:author="Michael Rütsche" w:date="2013-11-06T16:44:00Z">
            <w:r>
              <w:rPr>
                <w:webHidden/>
              </w:rPr>
              <w:t>14</w:t>
            </w:r>
            <w:r>
              <w:rPr>
                <w:webHidden/>
              </w:rPr>
              <w:fldChar w:fldCharType="end"/>
            </w:r>
            <w:r w:rsidRPr="00731FFD">
              <w:rPr>
                <w:rStyle w:val="Hyperlink"/>
              </w:rPr>
              <w:fldChar w:fldCharType="end"/>
            </w:r>
          </w:ins>
        </w:p>
        <w:p w:rsidR="00272A48" w:rsidRDefault="00272A48">
          <w:pPr>
            <w:pStyle w:val="Verzeichnis2"/>
            <w:rPr>
              <w:ins w:id="101" w:author="Michael Rütsche" w:date="2013-11-06T16:44:00Z"/>
              <w:rFonts w:asciiTheme="minorHAnsi" w:eastAsiaTheme="minorEastAsia" w:hAnsiTheme="minorHAnsi" w:cstheme="minorBidi"/>
              <w:sz w:val="22"/>
              <w:szCs w:val="22"/>
              <w:lang w:val="de-CH" w:eastAsia="de-CH"/>
            </w:rPr>
          </w:pPr>
          <w:ins w:id="102" w:author="Michael Rütsche" w:date="2013-11-06T16:44:00Z">
            <w:r w:rsidRPr="00731FFD">
              <w:rPr>
                <w:rStyle w:val="Hyperlink"/>
              </w:rPr>
              <w:fldChar w:fldCharType="begin"/>
            </w:r>
            <w:r w:rsidRPr="00731FFD">
              <w:rPr>
                <w:rStyle w:val="Hyperlink"/>
              </w:rPr>
              <w:instrText xml:space="preserve"> </w:instrText>
            </w:r>
            <w:r>
              <w:instrText>HYPERLINK \l "_Toc371519652"</w:instrText>
            </w:r>
            <w:r w:rsidRPr="00731FFD">
              <w:rPr>
                <w:rStyle w:val="Hyperlink"/>
              </w:rPr>
              <w:instrText xml:space="preserve"> </w:instrText>
            </w:r>
            <w:r w:rsidRPr="00731FFD">
              <w:rPr>
                <w:rStyle w:val="Hyperlink"/>
              </w:rPr>
              <w:fldChar w:fldCharType="separate"/>
            </w:r>
            <w:r w:rsidRPr="00731FFD">
              <w:rPr>
                <w:rStyle w:val="Hyperlink"/>
              </w:rPr>
              <w:t>5.3</w:t>
            </w:r>
            <w:r>
              <w:rPr>
                <w:rFonts w:asciiTheme="minorHAnsi" w:eastAsiaTheme="minorEastAsia" w:hAnsiTheme="minorHAnsi" w:cstheme="minorBidi"/>
                <w:sz w:val="22"/>
                <w:szCs w:val="22"/>
                <w:lang w:val="de-CH" w:eastAsia="de-CH"/>
              </w:rPr>
              <w:tab/>
            </w:r>
            <w:r w:rsidRPr="00731FFD">
              <w:rPr>
                <w:rStyle w:val="Hyperlink"/>
              </w:rPr>
              <w:t>Example Level1 Cylinders (Class CYL)</w:t>
            </w:r>
            <w:r>
              <w:rPr>
                <w:webHidden/>
              </w:rPr>
              <w:tab/>
            </w:r>
            <w:r>
              <w:rPr>
                <w:webHidden/>
              </w:rPr>
              <w:fldChar w:fldCharType="begin"/>
            </w:r>
            <w:r>
              <w:rPr>
                <w:webHidden/>
              </w:rPr>
              <w:instrText xml:space="preserve"> PAGEREF _Toc371519652 \h </w:instrText>
            </w:r>
          </w:ins>
          <w:r>
            <w:rPr>
              <w:webHidden/>
            </w:rPr>
          </w:r>
          <w:r>
            <w:rPr>
              <w:webHidden/>
            </w:rPr>
            <w:fldChar w:fldCharType="separate"/>
          </w:r>
          <w:ins w:id="103" w:author="Michael Rütsche" w:date="2013-11-06T16:44:00Z">
            <w:r>
              <w:rPr>
                <w:webHidden/>
              </w:rPr>
              <w:t>16</w:t>
            </w:r>
            <w:r>
              <w:rPr>
                <w:webHidden/>
              </w:rPr>
              <w:fldChar w:fldCharType="end"/>
            </w:r>
            <w:r w:rsidRPr="00731FFD">
              <w:rPr>
                <w:rStyle w:val="Hyperlink"/>
              </w:rPr>
              <w:fldChar w:fldCharType="end"/>
            </w:r>
          </w:ins>
        </w:p>
        <w:p w:rsidR="00272A48" w:rsidRDefault="00272A48">
          <w:pPr>
            <w:pStyle w:val="Verzeichnis2"/>
            <w:rPr>
              <w:ins w:id="104" w:author="Michael Rütsche" w:date="2013-11-06T16:44:00Z"/>
              <w:rFonts w:asciiTheme="minorHAnsi" w:eastAsiaTheme="minorEastAsia" w:hAnsiTheme="minorHAnsi" w:cstheme="minorBidi"/>
              <w:sz w:val="22"/>
              <w:szCs w:val="22"/>
              <w:lang w:val="de-CH" w:eastAsia="de-CH"/>
            </w:rPr>
          </w:pPr>
          <w:ins w:id="105" w:author="Michael Rütsche" w:date="2013-11-06T16:44:00Z">
            <w:r w:rsidRPr="00731FFD">
              <w:rPr>
                <w:rStyle w:val="Hyperlink"/>
              </w:rPr>
              <w:fldChar w:fldCharType="begin"/>
            </w:r>
            <w:r w:rsidRPr="00731FFD">
              <w:rPr>
                <w:rStyle w:val="Hyperlink"/>
              </w:rPr>
              <w:instrText xml:space="preserve"> </w:instrText>
            </w:r>
            <w:r>
              <w:instrText>HYPERLINK \l "_Toc371519653"</w:instrText>
            </w:r>
            <w:r w:rsidRPr="00731FFD">
              <w:rPr>
                <w:rStyle w:val="Hyperlink"/>
              </w:rPr>
              <w:instrText xml:space="preserve"> </w:instrText>
            </w:r>
            <w:r w:rsidRPr="00731FFD">
              <w:rPr>
                <w:rStyle w:val="Hyperlink"/>
              </w:rPr>
              <w:fldChar w:fldCharType="separate"/>
            </w:r>
            <w:r w:rsidRPr="00731FFD">
              <w:rPr>
                <w:rStyle w:val="Hyperlink"/>
              </w:rPr>
              <w:t>5.4</w:t>
            </w:r>
            <w:r>
              <w:rPr>
                <w:rFonts w:asciiTheme="minorHAnsi" w:eastAsiaTheme="minorEastAsia" w:hAnsiTheme="minorHAnsi" w:cstheme="minorBidi"/>
                <w:sz w:val="22"/>
                <w:szCs w:val="22"/>
                <w:lang w:val="de-CH" w:eastAsia="de-CH"/>
              </w:rPr>
              <w:tab/>
            </w:r>
            <w:r w:rsidRPr="00731FFD">
              <w:rPr>
                <w:rStyle w:val="Hyperlink"/>
              </w:rPr>
              <w:t>Alarm handling</w:t>
            </w:r>
            <w:r>
              <w:rPr>
                <w:webHidden/>
              </w:rPr>
              <w:tab/>
            </w:r>
            <w:r>
              <w:rPr>
                <w:webHidden/>
              </w:rPr>
              <w:fldChar w:fldCharType="begin"/>
            </w:r>
            <w:r>
              <w:rPr>
                <w:webHidden/>
              </w:rPr>
              <w:instrText xml:space="preserve"> PAGEREF _Toc371519653 \h </w:instrText>
            </w:r>
          </w:ins>
          <w:r>
            <w:rPr>
              <w:webHidden/>
            </w:rPr>
          </w:r>
          <w:r>
            <w:rPr>
              <w:webHidden/>
            </w:rPr>
            <w:fldChar w:fldCharType="separate"/>
          </w:r>
          <w:ins w:id="106" w:author="Michael Rütsche" w:date="2013-11-06T16:44:00Z">
            <w:r>
              <w:rPr>
                <w:webHidden/>
              </w:rPr>
              <w:t>17</w:t>
            </w:r>
            <w:r>
              <w:rPr>
                <w:webHidden/>
              </w:rPr>
              <w:fldChar w:fldCharType="end"/>
            </w:r>
            <w:r w:rsidRPr="00731FFD">
              <w:rPr>
                <w:rStyle w:val="Hyperlink"/>
              </w:rPr>
              <w:fldChar w:fldCharType="end"/>
            </w:r>
          </w:ins>
        </w:p>
        <w:p w:rsidR="00272A48" w:rsidRDefault="00272A48">
          <w:pPr>
            <w:pStyle w:val="Verzeichnis2"/>
            <w:rPr>
              <w:ins w:id="107" w:author="Michael Rütsche" w:date="2013-11-06T16:44:00Z"/>
              <w:rFonts w:asciiTheme="minorHAnsi" w:eastAsiaTheme="minorEastAsia" w:hAnsiTheme="minorHAnsi" w:cstheme="minorBidi"/>
              <w:sz w:val="22"/>
              <w:szCs w:val="22"/>
              <w:lang w:val="de-CH" w:eastAsia="de-CH"/>
            </w:rPr>
          </w:pPr>
          <w:ins w:id="108" w:author="Michael Rütsche" w:date="2013-11-06T16:44:00Z">
            <w:r w:rsidRPr="00731FFD">
              <w:rPr>
                <w:rStyle w:val="Hyperlink"/>
              </w:rPr>
              <w:fldChar w:fldCharType="begin"/>
            </w:r>
            <w:r w:rsidRPr="00731FFD">
              <w:rPr>
                <w:rStyle w:val="Hyperlink"/>
              </w:rPr>
              <w:instrText xml:space="preserve"> </w:instrText>
            </w:r>
            <w:r>
              <w:instrText>HYPERLINK \l "_Toc371519654"</w:instrText>
            </w:r>
            <w:r w:rsidRPr="00731FFD">
              <w:rPr>
                <w:rStyle w:val="Hyperlink"/>
              </w:rPr>
              <w:instrText xml:space="preserve"> </w:instrText>
            </w:r>
            <w:r w:rsidRPr="00731FFD">
              <w:rPr>
                <w:rStyle w:val="Hyperlink"/>
              </w:rPr>
              <w:fldChar w:fldCharType="separate"/>
            </w:r>
            <w:r w:rsidRPr="00731FFD">
              <w:rPr>
                <w:rStyle w:val="Hyperlink"/>
              </w:rPr>
              <w:t>5.5</w:t>
            </w:r>
            <w:r>
              <w:rPr>
                <w:rFonts w:asciiTheme="minorHAnsi" w:eastAsiaTheme="minorEastAsia" w:hAnsiTheme="minorHAnsi" w:cstheme="minorBidi"/>
                <w:sz w:val="22"/>
                <w:szCs w:val="22"/>
                <w:lang w:val="de-CH" w:eastAsia="de-CH"/>
              </w:rPr>
              <w:tab/>
            </w:r>
            <w:r w:rsidRPr="00731FFD">
              <w:rPr>
                <w:rStyle w:val="Hyperlink"/>
              </w:rPr>
              <w:t>Software info</w:t>
            </w:r>
            <w:r>
              <w:rPr>
                <w:webHidden/>
              </w:rPr>
              <w:tab/>
            </w:r>
            <w:r>
              <w:rPr>
                <w:webHidden/>
              </w:rPr>
              <w:fldChar w:fldCharType="begin"/>
            </w:r>
            <w:r>
              <w:rPr>
                <w:webHidden/>
              </w:rPr>
              <w:instrText xml:space="preserve"> PAGEREF _Toc371519654 \h </w:instrText>
            </w:r>
          </w:ins>
          <w:r>
            <w:rPr>
              <w:webHidden/>
            </w:rPr>
          </w:r>
          <w:r>
            <w:rPr>
              <w:webHidden/>
            </w:rPr>
            <w:fldChar w:fldCharType="separate"/>
          </w:r>
          <w:ins w:id="109" w:author="Michael Rütsche" w:date="2013-11-06T16:44:00Z">
            <w:r>
              <w:rPr>
                <w:webHidden/>
              </w:rPr>
              <w:t>19</w:t>
            </w:r>
            <w:r>
              <w:rPr>
                <w:webHidden/>
              </w:rPr>
              <w:fldChar w:fldCharType="end"/>
            </w:r>
            <w:r w:rsidRPr="00731FFD">
              <w:rPr>
                <w:rStyle w:val="Hyperlink"/>
              </w:rPr>
              <w:fldChar w:fldCharType="end"/>
            </w:r>
          </w:ins>
        </w:p>
        <w:p w:rsidR="00272A48" w:rsidRDefault="00272A48">
          <w:pPr>
            <w:pStyle w:val="Verzeichnis2"/>
            <w:rPr>
              <w:ins w:id="110" w:author="Michael Rütsche" w:date="2013-11-06T16:44:00Z"/>
              <w:rFonts w:asciiTheme="minorHAnsi" w:eastAsiaTheme="minorEastAsia" w:hAnsiTheme="minorHAnsi" w:cstheme="minorBidi"/>
              <w:sz w:val="22"/>
              <w:szCs w:val="22"/>
              <w:lang w:val="de-CH" w:eastAsia="de-CH"/>
            </w:rPr>
          </w:pPr>
          <w:ins w:id="111" w:author="Michael Rütsche" w:date="2013-11-06T16:44:00Z">
            <w:r w:rsidRPr="00731FFD">
              <w:rPr>
                <w:rStyle w:val="Hyperlink"/>
              </w:rPr>
              <w:fldChar w:fldCharType="begin"/>
            </w:r>
            <w:r w:rsidRPr="00731FFD">
              <w:rPr>
                <w:rStyle w:val="Hyperlink"/>
              </w:rPr>
              <w:instrText xml:space="preserve"> </w:instrText>
            </w:r>
            <w:r>
              <w:instrText>HYPERLINK \l "_Toc371519655"</w:instrText>
            </w:r>
            <w:r w:rsidRPr="00731FFD">
              <w:rPr>
                <w:rStyle w:val="Hyperlink"/>
              </w:rPr>
              <w:instrText xml:space="preserve"> </w:instrText>
            </w:r>
            <w:r w:rsidRPr="00731FFD">
              <w:rPr>
                <w:rStyle w:val="Hyperlink"/>
              </w:rPr>
              <w:fldChar w:fldCharType="separate"/>
            </w:r>
            <w:r w:rsidRPr="00731FFD">
              <w:rPr>
                <w:rStyle w:val="Hyperlink"/>
              </w:rPr>
              <w:t>5.6</w:t>
            </w:r>
            <w:r>
              <w:rPr>
                <w:rFonts w:asciiTheme="minorHAnsi" w:eastAsiaTheme="minorEastAsia" w:hAnsiTheme="minorHAnsi" w:cstheme="minorBidi"/>
                <w:sz w:val="22"/>
                <w:szCs w:val="22"/>
                <w:lang w:val="de-CH" w:eastAsia="de-CH"/>
              </w:rPr>
              <w:tab/>
            </w:r>
            <w:r w:rsidRPr="00731FFD">
              <w:rPr>
                <w:rStyle w:val="Hyperlink"/>
              </w:rPr>
              <w:t>Logger on PLC</w:t>
            </w:r>
            <w:r>
              <w:rPr>
                <w:webHidden/>
              </w:rPr>
              <w:tab/>
            </w:r>
            <w:r>
              <w:rPr>
                <w:webHidden/>
              </w:rPr>
              <w:fldChar w:fldCharType="begin"/>
            </w:r>
            <w:r>
              <w:rPr>
                <w:webHidden/>
              </w:rPr>
              <w:instrText xml:space="preserve"> PAGEREF _Toc371519655 \h </w:instrText>
            </w:r>
          </w:ins>
          <w:r>
            <w:rPr>
              <w:webHidden/>
            </w:rPr>
          </w:r>
          <w:r>
            <w:rPr>
              <w:webHidden/>
            </w:rPr>
            <w:fldChar w:fldCharType="separate"/>
          </w:r>
          <w:ins w:id="112" w:author="Michael Rütsche" w:date="2013-11-06T16:44:00Z">
            <w:r>
              <w:rPr>
                <w:webHidden/>
              </w:rPr>
              <w:t>19</w:t>
            </w:r>
            <w:r>
              <w:rPr>
                <w:webHidden/>
              </w:rPr>
              <w:fldChar w:fldCharType="end"/>
            </w:r>
            <w:r w:rsidRPr="00731FFD">
              <w:rPr>
                <w:rStyle w:val="Hyperlink"/>
              </w:rPr>
              <w:fldChar w:fldCharType="end"/>
            </w:r>
          </w:ins>
        </w:p>
        <w:p w:rsidR="00272A48" w:rsidRDefault="00272A48">
          <w:pPr>
            <w:pStyle w:val="Verzeichnis1"/>
            <w:rPr>
              <w:ins w:id="113" w:author="Michael Rütsche" w:date="2013-11-06T16:44:00Z"/>
              <w:rFonts w:asciiTheme="minorHAnsi" w:eastAsiaTheme="minorEastAsia" w:hAnsiTheme="minorHAnsi" w:cstheme="minorBidi"/>
              <w:sz w:val="22"/>
              <w:szCs w:val="22"/>
              <w:lang w:val="de-CH" w:eastAsia="de-CH"/>
            </w:rPr>
          </w:pPr>
          <w:ins w:id="114" w:author="Michael Rütsche" w:date="2013-11-06T16:44:00Z">
            <w:r w:rsidRPr="00731FFD">
              <w:rPr>
                <w:rStyle w:val="Hyperlink"/>
              </w:rPr>
              <w:fldChar w:fldCharType="begin"/>
            </w:r>
            <w:r w:rsidRPr="00731FFD">
              <w:rPr>
                <w:rStyle w:val="Hyperlink"/>
              </w:rPr>
              <w:instrText xml:space="preserve"> </w:instrText>
            </w:r>
            <w:r>
              <w:instrText>HYPERLINK \l "_Toc371519656"</w:instrText>
            </w:r>
            <w:r w:rsidRPr="00731FFD">
              <w:rPr>
                <w:rStyle w:val="Hyperlink"/>
              </w:rPr>
              <w:instrText xml:space="preserve"> </w:instrText>
            </w:r>
            <w:r w:rsidRPr="00731FFD">
              <w:rPr>
                <w:rStyle w:val="Hyperlink"/>
              </w:rPr>
              <w:fldChar w:fldCharType="separate"/>
            </w:r>
            <w:r w:rsidRPr="00731FFD">
              <w:rPr>
                <w:rStyle w:val="Hyperlink"/>
              </w:rPr>
              <w:t>6</w:t>
            </w:r>
            <w:r>
              <w:rPr>
                <w:rFonts w:asciiTheme="minorHAnsi" w:eastAsiaTheme="minorEastAsia" w:hAnsiTheme="minorHAnsi" w:cstheme="minorBidi"/>
                <w:sz w:val="22"/>
                <w:szCs w:val="22"/>
                <w:lang w:val="de-CH" w:eastAsia="de-CH"/>
              </w:rPr>
              <w:tab/>
            </w:r>
            <w:r w:rsidRPr="00731FFD">
              <w:rPr>
                <w:rStyle w:val="Hyperlink"/>
              </w:rPr>
              <w:t>PLC Software Release Management</w:t>
            </w:r>
            <w:r>
              <w:rPr>
                <w:webHidden/>
              </w:rPr>
              <w:tab/>
            </w:r>
            <w:r>
              <w:rPr>
                <w:webHidden/>
              </w:rPr>
              <w:fldChar w:fldCharType="begin"/>
            </w:r>
            <w:r>
              <w:rPr>
                <w:webHidden/>
              </w:rPr>
              <w:instrText xml:space="preserve"> PAGEREF _Toc371519656 \h </w:instrText>
            </w:r>
          </w:ins>
          <w:r>
            <w:rPr>
              <w:webHidden/>
            </w:rPr>
          </w:r>
          <w:r>
            <w:rPr>
              <w:webHidden/>
            </w:rPr>
            <w:fldChar w:fldCharType="separate"/>
          </w:r>
          <w:ins w:id="115" w:author="Michael Rütsche" w:date="2013-11-06T16:44:00Z">
            <w:r>
              <w:rPr>
                <w:webHidden/>
              </w:rPr>
              <w:t>20</w:t>
            </w:r>
            <w:r>
              <w:rPr>
                <w:webHidden/>
              </w:rPr>
              <w:fldChar w:fldCharType="end"/>
            </w:r>
            <w:r w:rsidRPr="00731FFD">
              <w:rPr>
                <w:rStyle w:val="Hyperlink"/>
              </w:rPr>
              <w:fldChar w:fldCharType="end"/>
            </w:r>
          </w:ins>
        </w:p>
        <w:p w:rsidR="00272A48" w:rsidRDefault="00272A48">
          <w:pPr>
            <w:pStyle w:val="Verzeichnis2"/>
            <w:rPr>
              <w:ins w:id="116" w:author="Michael Rütsche" w:date="2013-11-06T16:44:00Z"/>
              <w:rFonts w:asciiTheme="minorHAnsi" w:eastAsiaTheme="minorEastAsia" w:hAnsiTheme="minorHAnsi" w:cstheme="minorBidi"/>
              <w:sz w:val="22"/>
              <w:szCs w:val="22"/>
              <w:lang w:val="de-CH" w:eastAsia="de-CH"/>
            </w:rPr>
          </w:pPr>
          <w:ins w:id="117" w:author="Michael Rütsche" w:date="2013-11-06T16:44:00Z">
            <w:r w:rsidRPr="00731FFD">
              <w:rPr>
                <w:rStyle w:val="Hyperlink"/>
              </w:rPr>
              <w:fldChar w:fldCharType="begin"/>
            </w:r>
            <w:r w:rsidRPr="00731FFD">
              <w:rPr>
                <w:rStyle w:val="Hyperlink"/>
              </w:rPr>
              <w:instrText xml:space="preserve"> </w:instrText>
            </w:r>
            <w:r>
              <w:instrText>HYPERLINK \l "_Toc371519657"</w:instrText>
            </w:r>
            <w:r w:rsidRPr="00731FFD">
              <w:rPr>
                <w:rStyle w:val="Hyperlink"/>
              </w:rPr>
              <w:instrText xml:space="preserve"> </w:instrText>
            </w:r>
            <w:r w:rsidRPr="00731FFD">
              <w:rPr>
                <w:rStyle w:val="Hyperlink"/>
              </w:rPr>
              <w:fldChar w:fldCharType="separate"/>
            </w:r>
            <w:r w:rsidRPr="00731FFD">
              <w:rPr>
                <w:rStyle w:val="Hyperlink"/>
              </w:rPr>
              <w:t>6.1</w:t>
            </w:r>
            <w:r>
              <w:rPr>
                <w:rFonts w:asciiTheme="minorHAnsi" w:eastAsiaTheme="minorEastAsia" w:hAnsiTheme="minorHAnsi" w:cstheme="minorBidi"/>
                <w:sz w:val="22"/>
                <w:szCs w:val="22"/>
                <w:lang w:val="de-CH" w:eastAsia="de-CH"/>
              </w:rPr>
              <w:tab/>
            </w:r>
            <w:r w:rsidRPr="00731FFD">
              <w:rPr>
                <w:rStyle w:val="Hyperlink"/>
              </w:rPr>
              <w:t>History</w:t>
            </w:r>
            <w:r>
              <w:rPr>
                <w:webHidden/>
              </w:rPr>
              <w:tab/>
            </w:r>
            <w:r>
              <w:rPr>
                <w:webHidden/>
              </w:rPr>
              <w:fldChar w:fldCharType="begin"/>
            </w:r>
            <w:r>
              <w:rPr>
                <w:webHidden/>
              </w:rPr>
              <w:instrText xml:space="preserve"> PAGEREF _Toc371519657 \h </w:instrText>
            </w:r>
          </w:ins>
          <w:r>
            <w:rPr>
              <w:webHidden/>
            </w:rPr>
          </w:r>
          <w:r>
            <w:rPr>
              <w:webHidden/>
            </w:rPr>
            <w:fldChar w:fldCharType="separate"/>
          </w:r>
          <w:ins w:id="118" w:author="Michael Rütsche" w:date="2013-11-06T16:44:00Z">
            <w:r>
              <w:rPr>
                <w:webHidden/>
              </w:rPr>
              <w:t>20</w:t>
            </w:r>
            <w:r>
              <w:rPr>
                <w:webHidden/>
              </w:rPr>
              <w:fldChar w:fldCharType="end"/>
            </w:r>
            <w:r w:rsidRPr="00731FFD">
              <w:rPr>
                <w:rStyle w:val="Hyperlink"/>
              </w:rPr>
              <w:fldChar w:fldCharType="end"/>
            </w:r>
          </w:ins>
        </w:p>
        <w:p w:rsidR="00272A48" w:rsidRDefault="00272A48">
          <w:pPr>
            <w:pStyle w:val="Verzeichnis2"/>
            <w:rPr>
              <w:ins w:id="119" w:author="Michael Rütsche" w:date="2013-11-06T16:44:00Z"/>
              <w:rFonts w:asciiTheme="minorHAnsi" w:eastAsiaTheme="minorEastAsia" w:hAnsiTheme="minorHAnsi" w:cstheme="minorBidi"/>
              <w:sz w:val="22"/>
              <w:szCs w:val="22"/>
              <w:lang w:val="de-CH" w:eastAsia="de-CH"/>
            </w:rPr>
          </w:pPr>
          <w:ins w:id="120" w:author="Michael Rütsche" w:date="2013-11-06T16:44:00Z">
            <w:r w:rsidRPr="00731FFD">
              <w:rPr>
                <w:rStyle w:val="Hyperlink"/>
              </w:rPr>
              <w:fldChar w:fldCharType="begin"/>
            </w:r>
            <w:r w:rsidRPr="00731FFD">
              <w:rPr>
                <w:rStyle w:val="Hyperlink"/>
              </w:rPr>
              <w:instrText xml:space="preserve"> </w:instrText>
            </w:r>
            <w:r>
              <w:instrText>HYPERLINK \l "_Toc371519658"</w:instrText>
            </w:r>
            <w:r w:rsidRPr="00731FFD">
              <w:rPr>
                <w:rStyle w:val="Hyperlink"/>
              </w:rPr>
              <w:instrText xml:space="preserve"> </w:instrText>
            </w:r>
            <w:r w:rsidRPr="00731FFD">
              <w:rPr>
                <w:rStyle w:val="Hyperlink"/>
              </w:rPr>
              <w:fldChar w:fldCharType="separate"/>
            </w:r>
            <w:r w:rsidRPr="00731FFD">
              <w:rPr>
                <w:rStyle w:val="Hyperlink"/>
              </w:rPr>
              <w:t>6.2</w:t>
            </w:r>
            <w:r>
              <w:rPr>
                <w:rFonts w:asciiTheme="minorHAnsi" w:eastAsiaTheme="minorEastAsia" w:hAnsiTheme="minorHAnsi" w:cstheme="minorBidi"/>
                <w:sz w:val="22"/>
                <w:szCs w:val="22"/>
                <w:lang w:val="de-CH" w:eastAsia="de-CH"/>
              </w:rPr>
              <w:tab/>
            </w:r>
            <w:r w:rsidRPr="00731FFD">
              <w:rPr>
                <w:rStyle w:val="Hyperlink"/>
              </w:rPr>
              <w:t>Test before release</w:t>
            </w:r>
            <w:r>
              <w:rPr>
                <w:webHidden/>
              </w:rPr>
              <w:tab/>
            </w:r>
            <w:r>
              <w:rPr>
                <w:webHidden/>
              </w:rPr>
              <w:fldChar w:fldCharType="begin"/>
            </w:r>
            <w:r>
              <w:rPr>
                <w:webHidden/>
              </w:rPr>
              <w:instrText xml:space="preserve"> PAGEREF _Toc371519658 \h </w:instrText>
            </w:r>
          </w:ins>
          <w:r>
            <w:rPr>
              <w:webHidden/>
            </w:rPr>
          </w:r>
          <w:r>
            <w:rPr>
              <w:webHidden/>
            </w:rPr>
            <w:fldChar w:fldCharType="separate"/>
          </w:r>
          <w:ins w:id="121" w:author="Michael Rütsche" w:date="2013-11-06T16:44:00Z">
            <w:r>
              <w:rPr>
                <w:webHidden/>
              </w:rPr>
              <w:t>20</w:t>
            </w:r>
            <w:r>
              <w:rPr>
                <w:webHidden/>
              </w:rPr>
              <w:fldChar w:fldCharType="end"/>
            </w:r>
            <w:r w:rsidRPr="00731FFD">
              <w:rPr>
                <w:rStyle w:val="Hyperlink"/>
              </w:rPr>
              <w:fldChar w:fldCharType="end"/>
            </w:r>
          </w:ins>
        </w:p>
        <w:p w:rsidR="00272A48" w:rsidRDefault="00272A48">
          <w:pPr>
            <w:pStyle w:val="Verzeichnis2"/>
            <w:rPr>
              <w:ins w:id="122" w:author="Michael Rütsche" w:date="2013-11-06T16:44:00Z"/>
              <w:rFonts w:asciiTheme="minorHAnsi" w:eastAsiaTheme="minorEastAsia" w:hAnsiTheme="minorHAnsi" w:cstheme="minorBidi"/>
              <w:sz w:val="22"/>
              <w:szCs w:val="22"/>
              <w:lang w:val="de-CH" w:eastAsia="de-CH"/>
            </w:rPr>
          </w:pPr>
          <w:ins w:id="123" w:author="Michael Rütsche" w:date="2013-11-06T16:44:00Z">
            <w:r w:rsidRPr="00731FFD">
              <w:rPr>
                <w:rStyle w:val="Hyperlink"/>
              </w:rPr>
              <w:fldChar w:fldCharType="begin"/>
            </w:r>
            <w:r w:rsidRPr="00731FFD">
              <w:rPr>
                <w:rStyle w:val="Hyperlink"/>
              </w:rPr>
              <w:instrText xml:space="preserve"> </w:instrText>
            </w:r>
            <w:r>
              <w:instrText>HYPERLINK \l "_Toc371519659"</w:instrText>
            </w:r>
            <w:r w:rsidRPr="00731FFD">
              <w:rPr>
                <w:rStyle w:val="Hyperlink"/>
              </w:rPr>
              <w:instrText xml:space="preserve"> </w:instrText>
            </w:r>
            <w:r w:rsidRPr="00731FFD">
              <w:rPr>
                <w:rStyle w:val="Hyperlink"/>
              </w:rPr>
              <w:fldChar w:fldCharType="separate"/>
            </w:r>
            <w:r w:rsidRPr="00731FFD">
              <w:rPr>
                <w:rStyle w:val="Hyperlink"/>
              </w:rPr>
              <w:t>6.3</w:t>
            </w:r>
            <w:r>
              <w:rPr>
                <w:rFonts w:asciiTheme="minorHAnsi" w:eastAsiaTheme="minorEastAsia" w:hAnsiTheme="minorHAnsi" w:cstheme="minorBidi"/>
                <w:sz w:val="22"/>
                <w:szCs w:val="22"/>
                <w:lang w:val="de-CH" w:eastAsia="de-CH"/>
              </w:rPr>
              <w:tab/>
            </w:r>
            <w:r w:rsidRPr="00731FFD">
              <w:rPr>
                <w:rStyle w:val="Hyperlink"/>
              </w:rPr>
              <w:t>Dependencies</w:t>
            </w:r>
            <w:r>
              <w:rPr>
                <w:webHidden/>
              </w:rPr>
              <w:tab/>
            </w:r>
            <w:r>
              <w:rPr>
                <w:webHidden/>
              </w:rPr>
              <w:fldChar w:fldCharType="begin"/>
            </w:r>
            <w:r>
              <w:rPr>
                <w:webHidden/>
              </w:rPr>
              <w:instrText xml:space="preserve"> PAGEREF _Toc371519659 \h </w:instrText>
            </w:r>
          </w:ins>
          <w:r>
            <w:rPr>
              <w:webHidden/>
            </w:rPr>
          </w:r>
          <w:r>
            <w:rPr>
              <w:webHidden/>
            </w:rPr>
            <w:fldChar w:fldCharType="separate"/>
          </w:r>
          <w:ins w:id="124" w:author="Michael Rütsche" w:date="2013-11-06T16:44:00Z">
            <w:r>
              <w:rPr>
                <w:webHidden/>
              </w:rPr>
              <w:t>20</w:t>
            </w:r>
            <w:r>
              <w:rPr>
                <w:webHidden/>
              </w:rPr>
              <w:fldChar w:fldCharType="end"/>
            </w:r>
            <w:r w:rsidRPr="00731FFD">
              <w:rPr>
                <w:rStyle w:val="Hyperlink"/>
              </w:rPr>
              <w:fldChar w:fldCharType="end"/>
            </w:r>
          </w:ins>
        </w:p>
        <w:p w:rsidR="00C06DA4" w:rsidDel="005F0869" w:rsidRDefault="00C06DA4">
          <w:pPr>
            <w:pStyle w:val="Verzeichnis1"/>
            <w:rPr>
              <w:del w:id="125" w:author="Michael Rütsche" w:date="2013-10-08T08:25:00Z"/>
              <w:rFonts w:asciiTheme="minorHAnsi" w:eastAsiaTheme="minorEastAsia" w:hAnsiTheme="minorHAnsi" w:cstheme="minorBidi"/>
              <w:sz w:val="22"/>
              <w:szCs w:val="22"/>
              <w:lang w:val="de-CH" w:eastAsia="de-CH"/>
            </w:rPr>
          </w:pPr>
          <w:del w:id="126" w:author="Michael Rütsche" w:date="2013-10-08T08:25:00Z">
            <w:r w:rsidRPr="005F0869" w:rsidDel="005F0869">
              <w:rPr>
                <w:rPrChange w:id="127" w:author="Michael Rütsche" w:date="2013-10-08T08:25:00Z">
                  <w:rPr>
                    <w:rStyle w:val="Hyperlink"/>
                  </w:rPr>
                </w:rPrChange>
              </w:rPr>
              <w:lastRenderedPageBreak/>
              <w:delText>1</w:delText>
            </w:r>
            <w:r w:rsidDel="005F0869">
              <w:rPr>
                <w:rFonts w:asciiTheme="minorHAnsi" w:eastAsiaTheme="minorEastAsia" w:hAnsiTheme="minorHAnsi" w:cstheme="minorBidi"/>
                <w:sz w:val="22"/>
                <w:szCs w:val="22"/>
                <w:lang w:val="de-CH" w:eastAsia="de-CH"/>
              </w:rPr>
              <w:tab/>
            </w:r>
            <w:r w:rsidRPr="005F0869" w:rsidDel="005F0869">
              <w:rPr>
                <w:rPrChange w:id="128" w:author="Michael Rütsche" w:date="2013-10-08T08:25:00Z">
                  <w:rPr>
                    <w:rStyle w:val="Hyperlink"/>
                  </w:rPr>
                </w:rPrChange>
              </w:rPr>
              <w:delText>Table of contents</w:delText>
            </w:r>
            <w:r w:rsidDel="005F0869">
              <w:rPr>
                <w:webHidden/>
              </w:rPr>
              <w:tab/>
            </w:r>
            <w:r w:rsidR="006F34EE" w:rsidDel="005F0869">
              <w:rPr>
                <w:webHidden/>
              </w:rPr>
              <w:delText>2</w:delText>
            </w:r>
          </w:del>
        </w:p>
        <w:p w:rsidR="00C06DA4" w:rsidDel="005F0869" w:rsidRDefault="00C06DA4">
          <w:pPr>
            <w:pStyle w:val="Verzeichnis1"/>
            <w:rPr>
              <w:del w:id="129" w:author="Michael Rütsche" w:date="2013-10-08T08:25:00Z"/>
              <w:rFonts w:asciiTheme="minorHAnsi" w:eastAsiaTheme="minorEastAsia" w:hAnsiTheme="minorHAnsi" w:cstheme="minorBidi"/>
              <w:sz w:val="22"/>
              <w:szCs w:val="22"/>
              <w:lang w:val="de-CH" w:eastAsia="de-CH"/>
            </w:rPr>
          </w:pPr>
          <w:del w:id="130" w:author="Michael Rütsche" w:date="2013-10-08T08:25:00Z">
            <w:r w:rsidRPr="005F0869" w:rsidDel="005F0869">
              <w:rPr>
                <w:rPrChange w:id="131" w:author="Michael Rütsche" w:date="2013-10-08T08:25:00Z">
                  <w:rPr>
                    <w:rStyle w:val="Hyperlink"/>
                  </w:rPr>
                </w:rPrChange>
              </w:rPr>
              <w:delText>2</w:delText>
            </w:r>
            <w:r w:rsidDel="005F0869">
              <w:rPr>
                <w:rFonts w:asciiTheme="minorHAnsi" w:eastAsiaTheme="minorEastAsia" w:hAnsiTheme="minorHAnsi" w:cstheme="minorBidi"/>
                <w:sz w:val="22"/>
                <w:szCs w:val="22"/>
                <w:lang w:val="de-CH" w:eastAsia="de-CH"/>
              </w:rPr>
              <w:tab/>
            </w:r>
            <w:r w:rsidRPr="005F0869" w:rsidDel="005F0869">
              <w:rPr>
                <w:rPrChange w:id="132" w:author="Michael Rütsche" w:date="2013-10-08T08:25:00Z">
                  <w:rPr>
                    <w:rStyle w:val="Hyperlink"/>
                  </w:rPr>
                </w:rPrChange>
              </w:rPr>
              <w:delText>Introduction</w:delText>
            </w:r>
            <w:r w:rsidDel="005F0869">
              <w:rPr>
                <w:webHidden/>
              </w:rPr>
              <w:tab/>
            </w:r>
            <w:r w:rsidR="006F34EE" w:rsidDel="005F0869">
              <w:rPr>
                <w:webHidden/>
              </w:rPr>
              <w:delText>3</w:delText>
            </w:r>
          </w:del>
        </w:p>
        <w:p w:rsidR="00C06DA4" w:rsidDel="005F0869" w:rsidRDefault="00C06DA4">
          <w:pPr>
            <w:pStyle w:val="Verzeichnis2"/>
            <w:rPr>
              <w:del w:id="133" w:author="Michael Rütsche" w:date="2013-10-08T08:25:00Z"/>
              <w:rFonts w:asciiTheme="minorHAnsi" w:eastAsiaTheme="minorEastAsia" w:hAnsiTheme="minorHAnsi" w:cstheme="minorBidi"/>
              <w:sz w:val="22"/>
              <w:szCs w:val="22"/>
              <w:lang w:val="de-CH" w:eastAsia="de-CH"/>
            </w:rPr>
          </w:pPr>
          <w:del w:id="134" w:author="Michael Rütsche" w:date="2013-10-08T08:25:00Z">
            <w:r w:rsidRPr="005F0869" w:rsidDel="005F0869">
              <w:rPr>
                <w:rPrChange w:id="135" w:author="Michael Rütsche" w:date="2013-10-08T08:25:00Z">
                  <w:rPr>
                    <w:rStyle w:val="Hyperlink"/>
                  </w:rPr>
                </w:rPrChange>
              </w:rPr>
              <w:delText>2.1</w:delText>
            </w:r>
            <w:r w:rsidDel="005F0869">
              <w:rPr>
                <w:rFonts w:asciiTheme="minorHAnsi" w:eastAsiaTheme="minorEastAsia" w:hAnsiTheme="minorHAnsi" w:cstheme="minorBidi"/>
                <w:sz w:val="22"/>
                <w:szCs w:val="22"/>
                <w:lang w:val="de-CH" w:eastAsia="de-CH"/>
              </w:rPr>
              <w:tab/>
            </w:r>
            <w:r w:rsidRPr="005F0869" w:rsidDel="005F0869">
              <w:rPr>
                <w:rPrChange w:id="136" w:author="Michael Rütsche" w:date="2013-10-08T08:25:00Z">
                  <w:rPr>
                    <w:rStyle w:val="Hyperlink"/>
                  </w:rPr>
                </w:rPrChange>
              </w:rPr>
              <w:delText>Scope</w:delText>
            </w:r>
            <w:r w:rsidDel="005F0869">
              <w:rPr>
                <w:webHidden/>
              </w:rPr>
              <w:tab/>
            </w:r>
            <w:r w:rsidR="006F34EE" w:rsidDel="005F0869">
              <w:rPr>
                <w:webHidden/>
              </w:rPr>
              <w:delText>3</w:delText>
            </w:r>
          </w:del>
        </w:p>
        <w:p w:rsidR="00C06DA4" w:rsidDel="005F0869" w:rsidRDefault="00C06DA4">
          <w:pPr>
            <w:pStyle w:val="Verzeichnis2"/>
            <w:rPr>
              <w:del w:id="137" w:author="Michael Rütsche" w:date="2013-10-08T08:25:00Z"/>
              <w:rFonts w:asciiTheme="minorHAnsi" w:eastAsiaTheme="minorEastAsia" w:hAnsiTheme="minorHAnsi" w:cstheme="minorBidi"/>
              <w:sz w:val="22"/>
              <w:szCs w:val="22"/>
              <w:lang w:val="de-CH" w:eastAsia="de-CH"/>
            </w:rPr>
          </w:pPr>
          <w:del w:id="138" w:author="Michael Rütsche" w:date="2013-10-08T08:25:00Z">
            <w:r w:rsidRPr="005F0869" w:rsidDel="005F0869">
              <w:rPr>
                <w:rPrChange w:id="139" w:author="Michael Rütsche" w:date="2013-10-08T08:25:00Z">
                  <w:rPr>
                    <w:rStyle w:val="Hyperlink"/>
                  </w:rPr>
                </w:rPrChange>
              </w:rPr>
              <w:delText>2.2</w:delText>
            </w:r>
            <w:r w:rsidDel="005F0869">
              <w:rPr>
                <w:rFonts w:asciiTheme="minorHAnsi" w:eastAsiaTheme="minorEastAsia" w:hAnsiTheme="minorHAnsi" w:cstheme="minorBidi"/>
                <w:sz w:val="22"/>
                <w:szCs w:val="22"/>
                <w:lang w:val="de-CH" w:eastAsia="de-CH"/>
              </w:rPr>
              <w:tab/>
            </w:r>
            <w:r w:rsidRPr="005F0869" w:rsidDel="005F0869">
              <w:rPr>
                <w:rPrChange w:id="140" w:author="Michael Rütsche" w:date="2013-10-08T08:25:00Z">
                  <w:rPr>
                    <w:rStyle w:val="Hyperlink"/>
                  </w:rPr>
                </w:rPrChange>
              </w:rPr>
              <w:delText>Reference Documentation</w:delText>
            </w:r>
            <w:r w:rsidDel="005F0869">
              <w:rPr>
                <w:webHidden/>
              </w:rPr>
              <w:tab/>
            </w:r>
            <w:r w:rsidR="006F34EE" w:rsidDel="005F0869">
              <w:rPr>
                <w:webHidden/>
              </w:rPr>
              <w:delText>3</w:delText>
            </w:r>
          </w:del>
        </w:p>
        <w:p w:rsidR="00C06DA4" w:rsidDel="005F0869" w:rsidRDefault="00C06DA4">
          <w:pPr>
            <w:pStyle w:val="Verzeichnis2"/>
            <w:rPr>
              <w:del w:id="141" w:author="Michael Rütsche" w:date="2013-10-08T08:25:00Z"/>
              <w:rFonts w:asciiTheme="minorHAnsi" w:eastAsiaTheme="minorEastAsia" w:hAnsiTheme="minorHAnsi" w:cstheme="minorBidi"/>
              <w:sz w:val="22"/>
              <w:szCs w:val="22"/>
              <w:lang w:val="de-CH" w:eastAsia="de-CH"/>
            </w:rPr>
          </w:pPr>
          <w:del w:id="142" w:author="Michael Rütsche" w:date="2013-10-08T08:25:00Z">
            <w:r w:rsidRPr="005F0869" w:rsidDel="005F0869">
              <w:rPr>
                <w:rPrChange w:id="143" w:author="Michael Rütsche" w:date="2013-10-08T08:25:00Z">
                  <w:rPr>
                    <w:rStyle w:val="Hyperlink"/>
                  </w:rPr>
                </w:rPrChange>
              </w:rPr>
              <w:delText>2.3</w:delText>
            </w:r>
            <w:r w:rsidDel="005F0869">
              <w:rPr>
                <w:rFonts w:asciiTheme="minorHAnsi" w:eastAsiaTheme="minorEastAsia" w:hAnsiTheme="minorHAnsi" w:cstheme="minorBidi"/>
                <w:sz w:val="22"/>
                <w:szCs w:val="22"/>
                <w:lang w:val="de-CH" w:eastAsia="de-CH"/>
              </w:rPr>
              <w:tab/>
            </w:r>
            <w:r w:rsidRPr="005F0869" w:rsidDel="005F0869">
              <w:rPr>
                <w:rPrChange w:id="144" w:author="Michael Rütsche" w:date="2013-10-08T08:25:00Z">
                  <w:rPr>
                    <w:rStyle w:val="Hyperlink"/>
                  </w:rPr>
                </w:rPrChange>
              </w:rPr>
              <w:delText>Version</w:delText>
            </w:r>
            <w:r w:rsidDel="005F0869">
              <w:rPr>
                <w:webHidden/>
              </w:rPr>
              <w:tab/>
            </w:r>
            <w:r w:rsidR="006F34EE" w:rsidDel="005F0869">
              <w:rPr>
                <w:webHidden/>
              </w:rPr>
              <w:delText>3</w:delText>
            </w:r>
          </w:del>
        </w:p>
        <w:p w:rsidR="00C06DA4" w:rsidDel="005F0869" w:rsidRDefault="00C06DA4">
          <w:pPr>
            <w:pStyle w:val="Verzeichnis2"/>
            <w:rPr>
              <w:del w:id="145" w:author="Michael Rütsche" w:date="2013-10-08T08:25:00Z"/>
              <w:rFonts w:asciiTheme="minorHAnsi" w:eastAsiaTheme="minorEastAsia" w:hAnsiTheme="minorHAnsi" w:cstheme="minorBidi"/>
              <w:sz w:val="22"/>
              <w:szCs w:val="22"/>
              <w:lang w:val="de-CH" w:eastAsia="de-CH"/>
            </w:rPr>
          </w:pPr>
          <w:del w:id="146" w:author="Michael Rütsche" w:date="2013-10-08T08:25:00Z">
            <w:r w:rsidRPr="005F0869" w:rsidDel="005F0869">
              <w:rPr>
                <w:rPrChange w:id="147" w:author="Michael Rütsche" w:date="2013-10-08T08:25:00Z">
                  <w:rPr>
                    <w:rStyle w:val="Hyperlink"/>
                  </w:rPr>
                </w:rPrChange>
              </w:rPr>
              <w:delText>2.4</w:delText>
            </w:r>
            <w:r w:rsidDel="005F0869">
              <w:rPr>
                <w:rFonts w:asciiTheme="minorHAnsi" w:eastAsiaTheme="minorEastAsia" w:hAnsiTheme="minorHAnsi" w:cstheme="minorBidi"/>
                <w:sz w:val="22"/>
                <w:szCs w:val="22"/>
                <w:lang w:val="de-CH" w:eastAsia="de-CH"/>
              </w:rPr>
              <w:tab/>
            </w:r>
            <w:r w:rsidRPr="005F0869" w:rsidDel="005F0869">
              <w:rPr>
                <w:rPrChange w:id="148" w:author="Michael Rütsche" w:date="2013-10-08T08:25:00Z">
                  <w:rPr>
                    <w:rStyle w:val="Hyperlink"/>
                  </w:rPr>
                </w:rPrChange>
              </w:rPr>
              <w:delText>Abbreviations, definitions, glossary</w:delText>
            </w:r>
            <w:r w:rsidDel="005F0869">
              <w:rPr>
                <w:webHidden/>
              </w:rPr>
              <w:tab/>
            </w:r>
            <w:r w:rsidR="006F34EE" w:rsidDel="005F0869">
              <w:rPr>
                <w:webHidden/>
              </w:rPr>
              <w:delText>3</w:delText>
            </w:r>
          </w:del>
        </w:p>
        <w:p w:rsidR="00C06DA4" w:rsidDel="005F0869" w:rsidRDefault="00C06DA4">
          <w:pPr>
            <w:pStyle w:val="Verzeichnis1"/>
            <w:rPr>
              <w:del w:id="149" w:author="Michael Rütsche" w:date="2013-10-08T08:25:00Z"/>
              <w:rFonts w:asciiTheme="minorHAnsi" w:eastAsiaTheme="minorEastAsia" w:hAnsiTheme="minorHAnsi" w:cstheme="minorBidi"/>
              <w:sz w:val="22"/>
              <w:szCs w:val="22"/>
              <w:lang w:val="de-CH" w:eastAsia="de-CH"/>
            </w:rPr>
          </w:pPr>
          <w:del w:id="150" w:author="Michael Rütsche" w:date="2013-10-08T08:25:00Z">
            <w:r w:rsidRPr="005F0869" w:rsidDel="005F0869">
              <w:rPr>
                <w:rPrChange w:id="151" w:author="Michael Rütsche" w:date="2013-10-08T08:25:00Z">
                  <w:rPr>
                    <w:rStyle w:val="Hyperlink"/>
                  </w:rPr>
                </w:rPrChange>
              </w:rPr>
              <w:delText>3</w:delText>
            </w:r>
            <w:r w:rsidDel="005F0869">
              <w:rPr>
                <w:rFonts w:asciiTheme="minorHAnsi" w:eastAsiaTheme="minorEastAsia" w:hAnsiTheme="minorHAnsi" w:cstheme="minorBidi"/>
                <w:sz w:val="22"/>
                <w:szCs w:val="22"/>
                <w:lang w:val="de-CH" w:eastAsia="de-CH"/>
              </w:rPr>
              <w:tab/>
            </w:r>
            <w:r w:rsidRPr="005F0869" w:rsidDel="005F0869">
              <w:rPr>
                <w:rPrChange w:id="152" w:author="Michael Rütsche" w:date="2013-10-08T08:25:00Z">
                  <w:rPr>
                    <w:rStyle w:val="Hyperlink"/>
                  </w:rPr>
                </w:rPrChange>
              </w:rPr>
              <w:delText>Basics</w:delText>
            </w:r>
            <w:r w:rsidDel="005F0869">
              <w:rPr>
                <w:webHidden/>
              </w:rPr>
              <w:tab/>
            </w:r>
            <w:r w:rsidR="006F34EE" w:rsidDel="005F0869">
              <w:rPr>
                <w:webHidden/>
              </w:rPr>
              <w:delText>4</w:delText>
            </w:r>
          </w:del>
        </w:p>
        <w:p w:rsidR="00C06DA4" w:rsidDel="005F0869" w:rsidRDefault="00C06DA4">
          <w:pPr>
            <w:pStyle w:val="Verzeichnis1"/>
            <w:rPr>
              <w:del w:id="153" w:author="Michael Rütsche" w:date="2013-10-08T08:25:00Z"/>
              <w:rFonts w:asciiTheme="minorHAnsi" w:eastAsiaTheme="minorEastAsia" w:hAnsiTheme="minorHAnsi" w:cstheme="minorBidi"/>
              <w:sz w:val="22"/>
              <w:szCs w:val="22"/>
              <w:lang w:val="de-CH" w:eastAsia="de-CH"/>
            </w:rPr>
          </w:pPr>
          <w:del w:id="154" w:author="Michael Rütsche" w:date="2013-10-08T08:25:00Z">
            <w:r w:rsidRPr="005F0869" w:rsidDel="005F0869">
              <w:rPr>
                <w:rPrChange w:id="155" w:author="Michael Rütsche" w:date="2013-10-08T08:25:00Z">
                  <w:rPr>
                    <w:rStyle w:val="Hyperlink"/>
                  </w:rPr>
                </w:rPrChange>
              </w:rPr>
              <w:delText>4</w:delText>
            </w:r>
            <w:r w:rsidDel="005F0869">
              <w:rPr>
                <w:rFonts w:asciiTheme="minorHAnsi" w:eastAsiaTheme="minorEastAsia" w:hAnsiTheme="minorHAnsi" w:cstheme="minorBidi"/>
                <w:sz w:val="22"/>
                <w:szCs w:val="22"/>
                <w:lang w:val="de-CH" w:eastAsia="de-CH"/>
              </w:rPr>
              <w:tab/>
            </w:r>
            <w:r w:rsidRPr="005F0869" w:rsidDel="005F0869">
              <w:rPr>
                <w:rPrChange w:id="156" w:author="Michael Rütsche" w:date="2013-10-08T08:25:00Z">
                  <w:rPr>
                    <w:rStyle w:val="Hyperlink"/>
                  </w:rPr>
                </w:rPrChange>
              </w:rPr>
              <w:delText>Naming conventions</w:delText>
            </w:r>
            <w:r w:rsidDel="005F0869">
              <w:rPr>
                <w:webHidden/>
              </w:rPr>
              <w:tab/>
            </w:r>
            <w:r w:rsidR="006F34EE" w:rsidDel="005F0869">
              <w:rPr>
                <w:webHidden/>
              </w:rPr>
              <w:delText>4</w:delText>
            </w:r>
          </w:del>
        </w:p>
        <w:p w:rsidR="00C06DA4" w:rsidDel="005F0869" w:rsidRDefault="00C06DA4">
          <w:pPr>
            <w:pStyle w:val="Verzeichnis2"/>
            <w:rPr>
              <w:del w:id="157" w:author="Michael Rütsche" w:date="2013-10-08T08:25:00Z"/>
              <w:rFonts w:asciiTheme="minorHAnsi" w:eastAsiaTheme="minorEastAsia" w:hAnsiTheme="minorHAnsi" w:cstheme="minorBidi"/>
              <w:sz w:val="22"/>
              <w:szCs w:val="22"/>
              <w:lang w:val="de-CH" w:eastAsia="de-CH"/>
            </w:rPr>
          </w:pPr>
          <w:del w:id="158" w:author="Michael Rütsche" w:date="2013-10-08T08:25:00Z">
            <w:r w:rsidRPr="005F0869" w:rsidDel="005F0869">
              <w:rPr>
                <w:rPrChange w:id="159" w:author="Michael Rütsche" w:date="2013-10-08T08:25:00Z">
                  <w:rPr>
                    <w:rStyle w:val="Hyperlink"/>
                  </w:rPr>
                </w:rPrChange>
              </w:rPr>
              <w:delText>4.1</w:delText>
            </w:r>
            <w:r w:rsidDel="005F0869">
              <w:rPr>
                <w:rFonts w:asciiTheme="minorHAnsi" w:eastAsiaTheme="minorEastAsia" w:hAnsiTheme="minorHAnsi" w:cstheme="minorBidi"/>
                <w:sz w:val="22"/>
                <w:szCs w:val="22"/>
                <w:lang w:val="de-CH" w:eastAsia="de-CH"/>
              </w:rPr>
              <w:tab/>
            </w:r>
            <w:r w:rsidRPr="005F0869" w:rsidDel="005F0869">
              <w:rPr>
                <w:rPrChange w:id="160" w:author="Michael Rütsche" w:date="2013-10-08T08:25:00Z">
                  <w:rPr>
                    <w:rStyle w:val="Hyperlink"/>
                  </w:rPr>
                </w:rPrChange>
              </w:rPr>
              <w:delText>Programming Conventions for IEC61131-3 in TwinCAT 3</w:delText>
            </w:r>
            <w:r w:rsidDel="005F0869">
              <w:rPr>
                <w:webHidden/>
              </w:rPr>
              <w:tab/>
            </w:r>
            <w:r w:rsidR="006F34EE" w:rsidDel="005F0869">
              <w:rPr>
                <w:webHidden/>
              </w:rPr>
              <w:delText>4</w:delText>
            </w:r>
          </w:del>
        </w:p>
        <w:p w:rsidR="00C06DA4" w:rsidDel="005F0869" w:rsidRDefault="00C06DA4">
          <w:pPr>
            <w:pStyle w:val="Verzeichnis3"/>
            <w:rPr>
              <w:del w:id="161" w:author="Michael Rütsche" w:date="2013-10-08T08:25:00Z"/>
              <w:rFonts w:asciiTheme="minorHAnsi" w:eastAsiaTheme="minorEastAsia" w:hAnsiTheme="minorHAnsi" w:cstheme="minorBidi"/>
              <w:sz w:val="22"/>
              <w:szCs w:val="22"/>
              <w:lang w:val="de-CH" w:eastAsia="de-CH"/>
            </w:rPr>
          </w:pPr>
          <w:del w:id="162" w:author="Michael Rütsche" w:date="2013-10-08T08:25:00Z">
            <w:r w:rsidRPr="005F0869" w:rsidDel="005F0869">
              <w:rPr>
                <w:rPrChange w:id="163" w:author="Michael Rütsche" w:date="2013-10-08T08:25:00Z">
                  <w:rPr>
                    <w:rStyle w:val="Hyperlink"/>
                    <w:rFonts w:cs="Arial"/>
                  </w:rPr>
                </w:rPrChange>
              </w:rPr>
              <w:delText>4.1.1</w:delText>
            </w:r>
            <w:r w:rsidDel="005F0869">
              <w:rPr>
                <w:rFonts w:asciiTheme="minorHAnsi" w:eastAsiaTheme="minorEastAsia" w:hAnsiTheme="minorHAnsi" w:cstheme="minorBidi"/>
                <w:sz w:val="22"/>
                <w:szCs w:val="22"/>
                <w:lang w:val="de-CH" w:eastAsia="de-CH"/>
              </w:rPr>
              <w:tab/>
            </w:r>
            <w:r w:rsidRPr="005F0869" w:rsidDel="005F0869">
              <w:rPr>
                <w:rPrChange w:id="164" w:author="Michael Rütsche" w:date="2013-10-08T08:25:00Z">
                  <w:rPr>
                    <w:rStyle w:val="Hyperlink"/>
                    <w:rFonts w:cs="Arial"/>
                  </w:rPr>
                </w:rPrChange>
              </w:rPr>
              <w:delText>Libraries</w:delText>
            </w:r>
            <w:r w:rsidDel="005F0869">
              <w:rPr>
                <w:webHidden/>
              </w:rPr>
              <w:tab/>
            </w:r>
            <w:r w:rsidR="006F34EE" w:rsidDel="005F0869">
              <w:rPr>
                <w:webHidden/>
              </w:rPr>
              <w:delText>4</w:delText>
            </w:r>
          </w:del>
        </w:p>
        <w:p w:rsidR="00C06DA4" w:rsidDel="005F0869" w:rsidRDefault="00C06DA4">
          <w:pPr>
            <w:pStyle w:val="Verzeichnis3"/>
            <w:rPr>
              <w:del w:id="165" w:author="Michael Rütsche" w:date="2013-10-08T08:25:00Z"/>
              <w:rFonts w:asciiTheme="minorHAnsi" w:eastAsiaTheme="minorEastAsia" w:hAnsiTheme="minorHAnsi" w:cstheme="minorBidi"/>
              <w:sz w:val="22"/>
              <w:szCs w:val="22"/>
              <w:lang w:val="de-CH" w:eastAsia="de-CH"/>
            </w:rPr>
          </w:pPr>
          <w:del w:id="166" w:author="Michael Rütsche" w:date="2013-10-08T08:25:00Z">
            <w:r w:rsidRPr="005F0869" w:rsidDel="005F0869">
              <w:rPr>
                <w:rPrChange w:id="167" w:author="Michael Rütsche" w:date="2013-10-08T08:25:00Z">
                  <w:rPr>
                    <w:rStyle w:val="Hyperlink"/>
                    <w:rFonts w:cs="Arial"/>
                  </w:rPr>
                </w:rPrChange>
              </w:rPr>
              <w:delText>4.1.2</w:delText>
            </w:r>
            <w:r w:rsidDel="005F0869">
              <w:rPr>
                <w:rFonts w:asciiTheme="minorHAnsi" w:eastAsiaTheme="minorEastAsia" w:hAnsiTheme="minorHAnsi" w:cstheme="minorBidi"/>
                <w:sz w:val="22"/>
                <w:szCs w:val="22"/>
                <w:lang w:val="de-CH" w:eastAsia="de-CH"/>
              </w:rPr>
              <w:tab/>
            </w:r>
            <w:r w:rsidRPr="005F0869" w:rsidDel="005F0869">
              <w:rPr>
                <w:rPrChange w:id="168" w:author="Michael Rütsche" w:date="2013-10-08T08:25:00Z">
                  <w:rPr>
                    <w:rStyle w:val="Hyperlink"/>
                    <w:rFonts w:cs="Arial"/>
                  </w:rPr>
                </w:rPrChange>
              </w:rPr>
              <w:delText>Language</w:delText>
            </w:r>
            <w:r w:rsidDel="005F0869">
              <w:rPr>
                <w:webHidden/>
              </w:rPr>
              <w:tab/>
            </w:r>
            <w:r w:rsidR="006F34EE" w:rsidDel="005F0869">
              <w:rPr>
                <w:webHidden/>
              </w:rPr>
              <w:delText>4</w:delText>
            </w:r>
          </w:del>
        </w:p>
        <w:p w:rsidR="00C06DA4" w:rsidDel="005F0869" w:rsidRDefault="00C06DA4">
          <w:pPr>
            <w:pStyle w:val="Verzeichnis3"/>
            <w:rPr>
              <w:del w:id="169" w:author="Michael Rütsche" w:date="2013-10-08T08:25:00Z"/>
              <w:rFonts w:asciiTheme="minorHAnsi" w:eastAsiaTheme="minorEastAsia" w:hAnsiTheme="minorHAnsi" w:cstheme="minorBidi"/>
              <w:sz w:val="22"/>
              <w:szCs w:val="22"/>
              <w:lang w:val="de-CH" w:eastAsia="de-CH"/>
            </w:rPr>
          </w:pPr>
          <w:del w:id="170" w:author="Michael Rütsche" w:date="2013-10-08T08:25:00Z">
            <w:r w:rsidRPr="005F0869" w:rsidDel="005F0869">
              <w:rPr>
                <w:rPrChange w:id="171" w:author="Michael Rütsche" w:date="2013-10-08T08:25:00Z">
                  <w:rPr>
                    <w:rStyle w:val="Hyperlink"/>
                    <w:rFonts w:cs="Arial"/>
                  </w:rPr>
                </w:rPrChange>
              </w:rPr>
              <w:delText>4.1.3</w:delText>
            </w:r>
            <w:r w:rsidDel="005F0869">
              <w:rPr>
                <w:rFonts w:asciiTheme="minorHAnsi" w:eastAsiaTheme="minorEastAsia" w:hAnsiTheme="minorHAnsi" w:cstheme="minorBidi"/>
                <w:sz w:val="22"/>
                <w:szCs w:val="22"/>
                <w:lang w:val="de-CH" w:eastAsia="de-CH"/>
              </w:rPr>
              <w:tab/>
            </w:r>
            <w:r w:rsidRPr="005F0869" w:rsidDel="005F0869">
              <w:rPr>
                <w:rPrChange w:id="172" w:author="Michael Rütsche" w:date="2013-10-08T08:25:00Z">
                  <w:rPr>
                    <w:rStyle w:val="Hyperlink"/>
                    <w:rFonts w:cs="Arial"/>
                  </w:rPr>
                </w:rPrChange>
              </w:rPr>
              <w:delText>Names</w:delText>
            </w:r>
            <w:r w:rsidDel="005F0869">
              <w:rPr>
                <w:webHidden/>
              </w:rPr>
              <w:tab/>
            </w:r>
            <w:r w:rsidR="006F34EE" w:rsidDel="005F0869">
              <w:rPr>
                <w:webHidden/>
              </w:rPr>
              <w:delText>4</w:delText>
            </w:r>
          </w:del>
        </w:p>
        <w:p w:rsidR="00C06DA4" w:rsidDel="005F0869" w:rsidRDefault="00C06DA4">
          <w:pPr>
            <w:pStyle w:val="Verzeichnis3"/>
            <w:rPr>
              <w:del w:id="173" w:author="Michael Rütsche" w:date="2013-10-08T08:25:00Z"/>
              <w:rFonts w:asciiTheme="minorHAnsi" w:eastAsiaTheme="minorEastAsia" w:hAnsiTheme="minorHAnsi" w:cstheme="minorBidi"/>
              <w:sz w:val="22"/>
              <w:szCs w:val="22"/>
              <w:lang w:val="de-CH" w:eastAsia="de-CH"/>
            </w:rPr>
          </w:pPr>
          <w:del w:id="174" w:author="Michael Rütsche" w:date="2013-10-08T08:25:00Z">
            <w:r w:rsidRPr="005F0869" w:rsidDel="005F0869">
              <w:rPr>
                <w:rPrChange w:id="175" w:author="Michael Rütsche" w:date="2013-10-08T08:25:00Z">
                  <w:rPr>
                    <w:rStyle w:val="Hyperlink"/>
                    <w:rFonts w:cs="Arial"/>
                  </w:rPr>
                </w:rPrChange>
              </w:rPr>
              <w:delText>4.1.4</w:delText>
            </w:r>
            <w:r w:rsidDel="005F0869">
              <w:rPr>
                <w:rFonts w:asciiTheme="minorHAnsi" w:eastAsiaTheme="minorEastAsia" w:hAnsiTheme="minorHAnsi" w:cstheme="minorBidi"/>
                <w:sz w:val="22"/>
                <w:szCs w:val="22"/>
                <w:lang w:val="de-CH" w:eastAsia="de-CH"/>
              </w:rPr>
              <w:tab/>
            </w:r>
            <w:r w:rsidRPr="005F0869" w:rsidDel="005F0869">
              <w:rPr>
                <w:rPrChange w:id="176" w:author="Michael Rütsche" w:date="2013-10-08T08:25:00Z">
                  <w:rPr>
                    <w:rStyle w:val="Hyperlink"/>
                    <w:rFonts w:cs="Arial"/>
                  </w:rPr>
                </w:rPrChange>
              </w:rPr>
              <w:delText>Library Identifier</w:delText>
            </w:r>
            <w:r w:rsidDel="005F0869">
              <w:rPr>
                <w:webHidden/>
              </w:rPr>
              <w:tab/>
            </w:r>
            <w:r w:rsidR="006F34EE" w:rsidDel="005F0869">
              <w:rPr>
                <w:webHidden/>
              </w:rPr>
              <w:delText>6</w:delText>
            </w:r>
          </w:del>
        </w:p>
        <w:p w:rsidR="00C06DA4" w:rsidDel="005F0869" w:rsidRDefault="00C06DA4">
          <w:pPr>
            <w:pStyle w:val="Verzeichnis3"/>
            <w:rPr>
              <w:del w:id="177" w:author="Michael Rütsche" w:date="2013-10-08T08:25:00Z"/>
              <w:rFonts w:asciiTheme="minorHAnsi" w:eastAsiaTheme="minorEastAsia" w:hAnsiTheme="minorHAnsi" w:cstheme="minorBidi"/>
              <w:sz w:val="22"/>
              <w:szCs w:val="22"/>
              <w:lang w:val="de-CH" w:eastAsia="de-CH"/>
            </w:rPr>
          </w:pPr>
          <w:del w:id="178" w:author="Michael Rütsche" w:date="2013-10-08T08:25:00Z">
            <w:r w:rsidRPr="005F0869" w:rsidDel="005F0869">
              <w:rPr>
                <w:rPrChange w:id="179" w:author="Michael Rütsche" w:date="2013-10-08T08:25:00Z">
                  <w:rPr>
                    <w:rStyle w:val="Hyperlink"/>
                    <w:rFonts w:cs="Arial"/>
                  </w:rPr>
                </w:rPrChange>
              </w:rPr>
              <w:delText>4.1.5</w:delText>
            </w:r>
            <w:r w:rsidDel="005F0869">
              <w:rPr>
                <w:rFonts w:asciiTheme="minorHAnsi" w:eastAsiaTheme="minorEastAsia" w:hAnsiTheme="minorHAnsi" w:cstheme="minorBidi"/>
                <w:sz w:val="22"/>
                <w:szCs w:val="22"/>
                <w:lang w:val="de-CH" w:eastAsia="de-CH"/>
              </w:rPr>
              <w:tab/>
            </w:r>
            <w:r w:rsidRPr="005F0869" w:rsidDel="005F0869">
              <w:rPr>
                <w:rPrChange w:id="180" w:author="Michael Rütsche" w:date="2013-10-08T08:25:00Z">
                  <w:rPr>
                    <w:rStyle w:val="Hyperlink"/>
                    <w:rFonts w:cs="Arial"/>
                  </w:rPr>
                </w:rPrChange>
              </w:rPr>
              <w:delText>Error codes</w:delText>
            </w:r>
            <w:r w:rsidDel="005F0869">
              <w:rPr>
                <w:webHidden/>
              </w:rPr>
              <w:tab/>
            </w:r>
            <w:r w:rsidR="006F34EE" w:rsidDel="005F0869">
              <w:rPr>
                <w:webHidden/>
              </w:rPr>
              <w:delText>6</w:delText>
            </w:r>
          </w:del>
        </w:p>
        <w:p w:rsidR="00C06DA4" w:rsidDel="005F0869" w:rsidRDefault="00C06DA4">
          <w:pPr>
            <w:pStyle w:val="Verzeichnis2"/>
            <w:rPr>
              <w:del w:id="181" w:author="Michael Rütsche" w:date="2013-10-08T08:25:00Z"/>
              <w:rFonts w:asciiTheme="minorHAnsi" w:eastAsiaTheme="minorEastAsia" w:hAnsiTheme="minorHAnsi" w:cstheme="minorBidi"/>
              <w:sz w:val="22"/>
              <w:szCs w:val="22"/>
              <w:lang w:val="de-CH" w:eastAsia="de-CH"/>
            </w:rPr>
          </w:pPr>
          <w:del w:id="182" w:author="Michael Rütsche" w:date="2013-10-08T08:25:00Z">
            <w:r w:rsidRPr="005F0869" w:rsidDel="005F0869">
              <w:rPr>
                <w:rPrChange w:id="183" w:author="Michael Rütsche" w:date="2013-10-08T08:25:00Z">
                  <w:rPr>
                    <w:rStyle w:val="Hyperlink"/>
                  </w:rPr>
                </w:rPrChange>
              </w:rPr>
              <w:delText>4.2</w:delText>
            </w:r>
            <w:r w:rsidDel="005F0869">
              <w:rPr>
                <w:rFonts w:asciiTheme="minorHAnsi" w:eastAsiaTheme="minorEastAsia" w:hAnsiTheme="minorHAnsi" w:cstheme="minorBidi"/>
                <w:sz w:val="22"/>
                <w:szCs w:val="22"/>
                <w:lang w:val="de-CH" w:eastAsia="de-CH"/>
              </w:rPr>
              <w:tab/>
            </w:r>
            <w:r w:rsidRPr="005F0869" w:rsidDel="005F0869">
              <w:rPr>
                <w:rPrChange w:id="184" w:author="Michael Rütsche" w:date="2013-10-08T08:25:00Z">
                  <w:rPr>
                    <w:rStyle w:val="Hyperlink"/>
                  </w:rPr>
                </w:rPrChange>
              </w:rPr>
              <w:delText>Programming conventions overrule the TwinCat notification</w:delText>
            </w:r>
            <w:r w:rsidDel="005F0869">
              <w:rPr>
                <w:webHidden/>
              </w:rPr>
              <w:tab/>
            </w:r>
            <w:r w:rsidR="006F34EE" w:rsidDel="005F0869">
              <w:rPr>
                <w:webHidden/>
              </w:rPr>
              <w:delText>7</w:delText>
            </w:r>
          </w:del>
        </w:p>
        <w:p w:rsidR="00C06DA4" w:rsidDel="005F0869" w:rsidRDefault="00C06DA4">
          <w:pPr>
            <w:pStyle w:val="Verzeichnis3"/>
            <w:rPr>
              <w:del w:id="185" w:author="Michael Rütsche" w:date="2013-10-08T08:25:00Z"/>
              <w:rFonts w:asciiTheme="minorHAnsi" w:eastAsiaTheme="minorEastAsia" w:hAnsiTheme="minorHAnsi" w:cstheme="minorBidi"/>
              <w:sz w:val="22"/>
              <w:szCs w:val="22"/>
              <w:lang w:val="de-CH" w:eastAsia="de-CH"/>
            </w:rPr>
          </w:pPr>
          <w:del w:id="186" w:author="Michael Rütsche" w:date="2013-10-08T08:25:00Z">
            <w:r w:rsidRPr="005F0869" w:rsidDel="005F0869">
              <w:rPr>
                <w:rPrChange w:id="187" w:author="Michael Rütsche" w:date="2013-10-08T08:25:00Z">
                  <w:rPr>
                    <w:rStyle w:val="Hyperlink"/>
                  </w:rPr>
                </w:rPrChange>
              </w:rPr>
              <w:delText>4.2.1</w:delText>
            </w:r>
            <w:r w:rsidDel="005F0869">
              <w:rPr>
                <w:rFonts w:asciiTheme="minorHAnsi" w:eastAsiaTheme="minorEastAsia" w:hAnsiTheme="minorHAnsi" w:cstheme="minorBidi"/>
                <w:sz w:val="22"/>
                <w:szCs w:val="22"/>
                <w:lang w:val="de-CH" w:eastAsia="de-CH"/>
              </w:rPr>
              <w:tab/>
            </w:r>
            <w:r w:rsidRPr="005F0869" w:rsidDel="005F0869">
              <w:rPr>
                <w:rPrChange w:id="188" w:author="Michael Rütsche" w:date="2013-10-08T08:25:00Z">
                  <w:rPr>
                    <w:rStyle w:val="Hyperlink"/>
                  </w:rPr>
                </w:rPrChange>
              </w:rPr>
              <w:delText>Type Prefix</w:delText>
            </w:r>
            <w:r w:rsidDel="005F0869">
              <w:rPr>
                <w:webHidden/>
              </w:rPr>
              <w:tab/>
            </w:r>
            <w:r w:rsidR="006F34EE" w:rsidDel="005F0869">
              <w:rPr>
                <w:webHidden/>
              </w:rPr>
              <w:delText>7</w:delText>
            </w:r>
          </w:del>
        </w:p>
        <w:p w:rsidR="00C06DA4" w:rsidDel="005F0869" w:rsidRDefault="00C06DA4">
          <w:pPr>
            <w:pStyle w:val="Verzeichnis3"/>
            <w:rPr>
              <w:del w:id="189" w:author="Michael Rütsche" w:date="2013-10-08T08:25:00Z"/>
              <w:rFonts w:asciiTheme="minorHAnsi" w:eastAsiaTheme="minorEastAsia" w:hAnsiTheme="minorHAnsi" w:cstheme="minorBidi"/>
              <w:sz w:val="22"/>
              <w:szCs w:val="22"/>
              <w:lang w:val="de-CH" w:eastAsia="de-CH"/>
            </w:rPr>
          </w:pPr>
          <w:del w:id="190" w:author="Michael Rütsche" w:date="2013-10-08T08:25:00Z">
            <w:r w:rsidRPr="005F0869" w:rsidDel="005F0869">
              <w:rPr>
                <w:rPrChange w:id="191" w:author="Michael Rütsche" w:date="2013-10-08T08:25:00Z">
                  <w:rPr>
                    <w:rStyle w:val="Hyperlink"/>
                  </w:rPr>
                </w:rPrChange>
              </w:rPr>
              <w:delText>4.2.2</w:delText>
            </w:r>
            <w:r w:rsidDel="005F0869">
              <w:rPr>
                <w:rFonts w:asciiTheme="minorHAnsi" w:eastAsiaTheme="minorEastAsia" w:hAnsiTheme="minorHAnsi" w:cstheme="minorBidi"/>
                <w:sz w:val="22"/>
                <w:szCs w:val="22"/>
                <w:lang w:val="de-CH" w:eastAsia="de-CH"/>
              </w:rPr>
              <w:tab/>
            </w:r>
            <w:r w:rsidRPr="005F0869" w:rsidDel="005F0869">
              <w:rPr>
                <w:rPrChange w:id="192" w:author="Michael Rütsche" w:date="2013-10-08T08:25:00Z">
                  <w:rPr>
                    <w:rStyle w:val="Hyperlink"/>
                  </w:rPr>
                </w:rPrChange>
              </w:rPr>
              <w:delText>Constants</w:delText>
            </w:r>
            <w:r w:rsidDel="005F0869">
              <w:rPr>
                <w:webHidden/>
              </w:rPr>
              <w:tab/>
            </w:r>
            <w:r w:rsidR="006F34EE" w:rsidDel="005F0869">
              <w:rPr>
                <w:webHidden/>
              </w:rPr>
              <w:delText>7</w:delText>
            </w:r>
          </w:del>
        </w:p>
        <w:p w:rsidR="00C06DA4" w:rsidDel="005F0869" w:rsidRDefault="00C06DA4">
          <w:pPr>
            <w:pStyle w:val="Verzeichnis3"/>
            <w:rPr>
              <w:del w:id="193" w:author="Michael Rütsche" w:date="2013-10-08T08:25:00Z"/>
              <w:rFonts w:asciiTheme="minorHAnsi" w:eastAsiaTheme="minorEastAsia" w:hAnsiTheme="minorHAnsi" w:cstheme="minorBidi"/>
              <w:sz w:val="22"/>
              <w:szCs w:val="22"/>
              <w:lang w:val="de-CH" w:eastAsia="de-CH"/>
            </w:rPr>
          </w:pPr>
          <w:del w:id="194" w:author="Michael Rütsche" w:date="2013-10-08T08:25:00Z">
            <w:r w:rsidRPr="005F0869" w:rsidDel="005F0869">
              <w:rPr>
                <w:rPrChange w:id="195" w:author="Michael Rütsche" w:date="2013-10-08T08:25:00Z">
                  <w:rPr>
                    <w:rStyle w:val="Hyperlink"/>
                  </w:rPr>
                </w:rPrChange>
              </w:rPr>
              <w:delText>4.2.3</w:delText>
            </w:r>
            <w:r w:rsidDel="005F0869">
              <w:rPr>
                <w:rFonts w:asciiTheme="minorHAnsi" w:eastAsiaTheme="minorEastAsia" w:hAnsiTheme="minorHAnsi" w:cstheme="minorBidi"/>
                <w:sz w:val="22"/>
                <w:szCs w:val="22"/>
                <w:lang w:val="de-CH" w:eastAsia="de-CH"/>
              </w:rPr>
              <w:tab/>
            </w:r>
            <w:r w:rsidRPr="005F0869" w:rsidDel="005F0869">
              <w:rPr>
                <w:rPrChange w:id="196" w:author="Michael Rütsche" w:date="2013-10-08T08:25:00Z">
                  <w:rPr>
                    <w:rStyle w:val="Hyperlink"/>
                  </w:rPr>
                </w:rPrChange>
              </w:rPr>
              <w:delText>Unit Suffix</w:delText>
            </w:r>
            <w:r w:rsidDel="005F0869">
              <w:rPr>
                <w:webHidden/>
              </w:rPr>
              <w:tab/>
            </w:r>
            <w:r w:rsidR="006F34EE" w:rsidDel="005F0869">
              <w:rPr>
                <w:webHidden/>
              </w:rPr>
              <w:delText>7</w:delText>
            </w:r>
          </w:del>
        </w:p>
        <w:p w:rsidR="00C06DA4" w:rsidDel="005F0869" w:rsidRDefault="00C06DA4">
          <w:pPr>
            <w:pStyle w:val="Verzeichnis3"/>
            <w:rPr>
              <w:del w:id="197" w:author="Michael Rütsche" w:date="2013-10-08T08:25:00Z"/>
              <w:rFonts w:asciiTheme="minorHAnsi" w:eastAsiaTheme="minorEastAsia" w:hAnsiTheme="minorHAnsi" w:cstheme="minorBidi"/>
              <w:sz w:val="22"/>
              <w:szCs w:val="22"/>
              <w:lang w:val="de-CH" w:eastAsia="de-CH"/>
            </w:rPr>
          </w:pPr>
          <w:del w:id="198" w:author="Michael Rütsche" w:date="2013-10-08T08:25:00Z">
            <w:r w:rsidRPr="005F0869" w:rsidDel="005F0869">
              <w:rPr>
                <w:rPrChange w:id="199" w:author="Michael Rütsche" w:date="2013-10-08T08:25:00Z">
                  <w:rPr>
                    <w:rStyle w:val="Hyperlink"/>
                  </w:rPr>
                </w:rPrChange>
              </w:rPr>
              <w:delText>4.2.4</w:delText>
            </w:r>
            <w:r w:rsidDel="005F0869">
              <w:rPr>
                <w:rFonts w:asciiTheme="minorHAnsi" w:eastAsiaTheme="minorEastAsia" w:hAnsiTheme="minorHAnsi" w:cstheme="minorBidi"/>
                <w:sz w:val="22"/>
                <w:szCs w:val="22"/>
                <w:lang w:val="de-CH" w:eastAsia="de-CH"/>
              </w:rPr>
              <w:tab/>
            </w:r>
            <w:r w:rsidRPr="005F0869" w:rsidDel="005F0869">
              <w:rPr>
                <w:rPrChange w:id="200" w:author="Michael Rütsche" w:date="2013-10-08T08:25:00Z">
                  <w:rPr>
                    <w:rStyle w:val="Hyperlink"/>
                  </w:rPr>
                </w:rPrChange>
              </w:rPr>
              <w:delText>IO Suffix</w:delText>
            </w:r>
            <w:r w:rsidDel="005F0869">
              <w:rPr>
                <w:webHidden/>
              </w:rPr>
              <w:tab/>
            </w:r>
            <w:r w:rsidR="006F34EE" w:rsidDel="005F0869">
              <w:rPr>
                <w:webHidden/>
              </w:rPr>
              <w:delText>7</w:delText>
            </w:r>
          </w:del>
        </w:p>
        <w:p w:rsidR="00C06DA4" w:rsidDel="005F0869" w:rsidRDefault="00C06DA4">
          <w:pPr>
            <w:pStyle w:val="Verzeichnis2"/>
            <w:rPr>
              <w:del w:id="201" w:author="Michael Rütsche" w:date="2013-10-08T08:25:00Z"/>
              <w:rFonts w:asciiTheme="minorHAnsi" w:eastAsiaTheme="minorEastAsia" w:hAnsiTheme="minorHAnsi" w:cstheme="minorBidi"/>
              <w:sz w:val="22"/>
              <w:szCs w:val="22"/>
              <w:lang w:val="de-CH" w:eastAsia="de-CH"/>
            </w:rPr>
          </w:pPr>
          <w:del w:id="202" w:author="Michael Rütsche" w:date="2013-10-08T08:25:00Z">
            <w:r w:rsidRPr="005F0869" w:rsidDel="005F0869">
              <w:rPr>
                <w:rPrChange w:id="203" w:author="Michael Rütsche" w:date="2013-10-08T08:25:00Z">
                  <w:rPr>
                    <w:rStyle w:val="Hyperlink"/>
                  </w:rPr>
                </w:rPrChange>
              </w:rPr>
              <w:delText>4.3</w:delText>
            </w:r>
            <w:r w:rsidDel="005F0869">
              <w:rPr>
                <w:rFonts w:asciiTheme="minorHAnsi" w:eastAsiaTheme="minorEastAsia" w:hAnsiTheme="minorHAnsi" w:cstheme="minorBidi"/>
                <w:sz w:val="22"/>
                <w:szCs w:val="22"/>
                <w:lang w:val="de-CH" w:eastAsia="de-CH"/>
              </w:rPr>
              <w:tab/>
            </w:r>
            <w:r w:rsidRPr="005F0869" w:rsidDel="005F0869">
              <w:rPr>
                <w:rPrChange w:id="204" w:author="Michael Rütsche" w:date="2013-10-08T08:25:00Z">
                  <w:rPr>
                    <w:rStyle w:val="Hyperlink"/>
                  </w:rPr>
                </w:rPrChange>
              </w:rPr>
              <w:delText>Global variables</w:delText>
            </w:r>
            <w:r w:rsidDel="005F0869">
              <w:rPr>
                <w:webHidden/>
              </w:rPr>
              <w:tab/>
            </w:r>
            <w:r w:rsidR="006F34EE" w:rsidDel="005F0869">
              <w:rPr>
                <w:webHidden/>
              </w:rPr>
              <w:delText>7</w:delText>
            </w:r>
          </w:del>
        </w:p>
        <w:p w:rsidR="00C06DA4" w:rsidDel="005F0869" w:rsidRDefault="00C06DA4">
          <w:pPr>
            <w:pStyle w:val="Verzeichnis3"/>
            <w:rPr>
              <w:del w:id="205" w:author="Michael Rütsche" w:date="2013-10-08T08:25:00Z"/>
              <w:rFonts w:asciiTheme="minorHAnsi" w:eastAsiaTheme="minorEastAsia" w:hAnsiTheme="minorHAnsi" w:cstheme="minorBidi"/>
              <w:sz w:val="22"/>
              <w:szCs w:val="22"/>
              <w:lang w:val="de-CH" w:eastAsia="de-CH"/>
            </w:rPr>
          </w:pPr>
          <w:del w:id="206" w:author="Michael Rütsche" w:date="2013-10-08T08:25:00Z">
            <w:r w:rsidRPr="005F0869" w:rsidDel="005F0869">
              <w:rPr>
                <w:rPrChange w:id="207" w:author="Michael Rütsche" w:date="2013-10-08T08:25:00Z">
                  <w:rPr>
                    <w:rStyle w:val="Hyperlink"/>
                  </w:rPr>
                </w:rPrChange>
              </w:rPr>
              <w:delText>4.3.1</w:delText>
            </w:r>
            <w:r w:rsidDel="005F0869">
              <w:rPr>
                <w:rFonts w:asciiTheme="minorHAnsi" w:eastAsiaTheme="minorEastAsia" w:hAnsiTheme="minorHAnsi" w:cstheme="minorBidi"/>
                <w:sz w:val="22"/>
                <w:szCs w:val="22"/>
                <w:lang w:val="de-CH" w:eastAsia="de-CH"/>
              </w:rPr>
              <w:tab/>
            </w:r>
            <w:r w:rsidRPr="005F0869" w:rsidDel="005F0869">
              <w:rPr>
                <w:rPrChange w:id="208" w:author="Michael Rütsche" w:date="2013-10-08T08:25:00Z">
                  <w:rPr>
                    <w:rStyle w:val="Hyperlink"/>
                  </w:rPr>
                </w:rPrChange>
              </w:rPr>
              <w:delText>Examples</w:delText>
            </w:r>
            <w:r w:rsidDel="005F0869">
              <w:rPr>
                <w:webHidden/>
              </w:rPr>
              <w:tab/>
            </w:r>
            <w:r w:rsidR="006F34EE" w:rsidDel="005F0869">
              <w:rPr>
                <w:webHidden/>
              </w:rPr>
              <w:delText>7</w:delText>
            </w:r>
          </w:del>
        </w:p>
        <w:p w:rsidR="00C06DA4" w:rsidDel="005F0869" w:rsidRDefault="00C06DA4">
          <w:pPr>
            <w:pStyle w:val="Verzeichnis3"/>
            <w:rPr>
              <w:del w:id="209" w:author="Michael Rütsche" w:date="2013-10-08T08:25:00Z"/>
              <w:rFonts w:asciiTheme="minorHAnsi" w:eastAsiaTheme="minorEastAsia" w:hAnsiTheme="minorHAnsi" w:cstheme="minorBidi"/>
              <w:sz w:val="22"/>
              <w:szCs w:val="22"/>
              <w:lang w:val="de-CH" w:eastAsia="de-CH"/>
            </w:rPr>
          </w:pPr>
          <w:del w:id="210" w:author="Michael Rütsche" w:date="2013-10-08T08:25:00Z">
            <w:r w:rsidRPr="005F0869" w:rsidDel="005F0869">
              <w:rPr>
                <w:rPrChange w:id="211" w:author="Michael Rütsche" w:date="2013-10-08T08:25:00Z">
                  <w:rPr>
                    <w:rStyle w:val="Hyperlink"/>
                  </w:rPr>
                </w:rPrChange>
              </w:rPr>
              <w:delText>4.3.2</w:delText>
            </w:r>
            <w:r w:rsidDel="005F0869">
              <w:rPr>
                <w:rFonts w:asciiTheme="minorHAnsi" w:eastAsiaTheme="minorEastAsia" w:hAnsiTheme="minorHAnsi" w:cstheme="minorBidi"/>
                <w:sz w:val="22"/>
                <w:szCs w:val="22"/>
                <w:lang w:val="de-CH" w:eastAsia="de-CH"/>
              </w:rPr>
              <w:tab/>
            </w:r>
            <w:r w:rsidRPr="005F0869" w:rsidDel="005F0869">
              <w:rPr>
                <w:rPrChange w:id="212" w:author="Michael Rütsche" w:date="2013-10-08T08:25:00Z">
                  <w:rPr>
                    <w:rStyle w:val="Hyperlink"/>
                  </w:rPr>
                </w:rPrChange>
              </w:rPr>
              <w:delText>Header</w:delText>
            </w:r>
            <w:r w:rsidDel="005F0869">
              <w:rPr>
                <w:webHidden/>
              </w:rPr>
              <w:tab/>
            </w:r>
            <w:r w:rsidR="006F34EE" w:rsidDel="005F0869">
              <w:rPr>
                <w:webHidden/>
              </w:rPr>
              <w:delText>8</w:delText>
            </w:r>
          </w:del>
        </w:p>
        <w:p w:rsidR="00C06DA4" w:rsidDel="005F0869" w:rsidRDefault="00C06DA4">
          <w:pPr>
            <w:pStyle w:val="Verzeichnis1"/>
            <w:rPr>
              <w:del w:id="213" w:author="Michael Rütsche" w:date="2013-10-08T08:25:00Z"/>
              <w:rFonts w:asciiTheme="minorHAnsi" w:eastAsiaTheme="minorEastAsia" w:hAnsiTheme="minorHAnsi" w:cstheme="minorBidi"/>
              <w:sz w:val="22"/>
              <w:szCs w:val="22"/>
              <w:lang w:val="de-CH" w:eastAsia="de-CH"/>
            </w:rPr>
          </w:pPr>
          <w:del w:id="214" w:author="Michael Rütsche" w:date="2013-10-08T08:25:00Z">
            <w:r w:rsidRPr="005F0869" w:rsidDel="005F0869">
              <w:rPr>
                <w:rPrChange w:id="215" w:author="Michael Rütsche" w:date="2013-10-08T08:25:00Z">
                  <w:rPr>
                    <w:rStyle w:val="Hyperlink"/>
                  </w:rPr>
                </w:rPrChange>
              </w:rPr>
              <w:delText>5</w:delText>
            </w:r>
            <w:r w:rsidDel="005F0869">
              <w:rPr>
                <w:rFonts w:asciiTheme="minorHAnsi" w:eastAsiaTheme="minorEastAsia" w:hAnsiTheme="minorHAnsi" w:cstheme="minorBidi"/>
                <w:sz w:val="22"/>
                <w:szCs w:val="22"/>
                <w:lang w:val="de-CH" w:eastAsia="de-CH"/>
              </w:rPr>
              <w:tab/>
            </w:r>
            <w:r w:rsidRPr="005F0869" w:rsidDel="005F0869">
              <w:rPr>
                <w:rPrChange w:id="216" w:author="Michael Rütsche" w:date="2013-10-08T08:25:00Z">
                  <w:rPr>
                    <w:rStyle w:val="Hyperlink"/>
                  </w:rPr>
                </w:rPrChange>
              </w:rPr>
              <w:delText>Designed structure of PLC-software</w:delText>
            </w:r>
            <w:r w:rsidDel="005F0869">
              <w:rPr>
                <w:webHidden/>
              </w:rPr>
              <w:tab/>
            </w:r>
            <w:r w:rsidR="006F34EE" w:rsidDel="005F0869">
              <w:rPr>
                <w:webHidden/>
              </w:rPr>
              <w:delText>8</w:delText>
            </w:r>
          </w:del>
        </w:p>
        <w:p w:rsidR="00C06DA4" w:rsidDel="005F0869" w:rsidRDefault="00C06DA4">
          <w:pPr>
            <w:pStyle w:val="Verzeichnis2"/>
            <w:rPr>
              <w:del w:id="217" w:author="Michael Rütsche" w:date="2013-10-08T08:25:00Z"/>
              <w:rFonts w:asciiTheme="minorHAnsi" w:eastAsiaTheme="minorEastAsia" w:hAnsiTheme="minorHAnsi" w:cstheme="minorBidi"/>
              <w:sz w:val="22"/>
              <w:szCs w:val="22"/>
              <w:lang w:val="de-CH" w:eastAsia="de-CH"/>
            </w:rPr>
          </w:pPr>
          <w:del w:id="218" w:author="Michael Rütsche" w:date="2013-10-08T08:25:00Z">
            <w:r w:rsidRPr="005F0869" w:rsidDel="005F0869">
              <w:rPr>
                <w:rPrChange w:id="219" w:author="Michael Rütsche" w:date="2013-10-08T08:25:00Z">
                  <w:rPr>
                    <w:rStyle w:val="Hyperlink"/>
                  </w:rPr>
                </w:rPrChange>
              </w:rPr>
              <w:delText>5.1</w:delText>
            </w:r>
            <w:r w:rsidDel="005F0869">
              <w:rPr>
                <w:rFonts w:asciiTheme="minorHAnsi" w:eastAsiaTheme="minorEastAsia" w:hAnsiTheme="minorHAnsi" w:cstheme="minorBidi"/>
                <w:sz w:val="22"/>
                <w:szCs w:val="22"/>
                <w:lang w:val="de-CH" w:eastAsia="de-CH"/>
              </w:rPr>
              <w:tab/>
            </w:r>
            <w:r w:rsidRPr="005F0869" w:rsidDel="005F0869">
              <w:rPr>
                <w:rPrChange w:id="220" w:author="Michael Rütsche" w:date="2013-10-08T08:25:00Z">
                  <w:rPr>
                    <w:rStyle w:val="Hyperlink"/>
                  </w:rPr>
                </w:rPrChange>
              </w:rPr>
              <w:delText>Controller-tree</w:delText>
            </w:r>
            <w:r w:rsidDel="005F0869">
              <w:rPr>
                <w:webHidden/>
              </w:rPr>
              <w:tab/>
            </w:r>
            <w:r w:rsidR="006F34EE" w:rsidDel="005F0869">
              <w:rPr>
                <w:webHidden/>
              </w:rPr>
              <w:delText>8</w:delText>
            </w:r>
          </w:del>
        </w:p>
        <w:p w:rsidR="00C06DA4" w:rsidDel="005F0869" w:rsidRDefault="00C06DA4">
          <w:pPr>
            <w:pStyle w:val="Verzeichnis2"/>
            <w:rPr>
              <w:del w:id="221" w:author="Michael Rütsche" w:date="2013-10-08T08:25:00Z"/>
              <w:rFonts w:asciiTheme="minorHAnsi" w:eastAsiaTheme="minorEastAsia" w:hAnsiTheme="minorHAnsi" w:cstheme="minorBidi"/>
              <w:sz w:val="22"/>
              <w:szCs w:val="22"/>
              <w:lang w:val="de-CH" w:eastAsia="de-CH"/>
            </w:rPr>
          </w:pPr>
          <w:del w:id="222" w:author="Michael Rütsche" w:date="2013-10-08T08:25:00Z">
            <w:r w:rsidRPr="005F0869" w:rsidDel="005F0869">
              <w:rPr>
                <w:rPrChange w:id="223" w:author="Michael Rütsche" w:date="2013-10-08T08:25:00Z">
                  <w:rPr>
                    <w:rStyle w:val="Hyperlink"/>
                  </w:rPr>
                </w:rPrChange>
              </w:rPr>
              <w:delText>5.2</w:delText>
            </w:r>
            <w:r w:rsidDel="005F0869">
              <w:rPr>
                <w:rFonts w:asciiTheme="minorHAnsi" w:eastAsiaTheme="minorEastAsia" w:hAnsiTheme="minorHAnsi" w:cstheme="minorBidi"/>
                <w:sz w:val="22"/>
                <w:szCs w:val="22"/>
                <w:lang w:val="de-CH" w:eastAsia="de-CH"/>
              </w:rPr>
              <w:tab/>
            </w:r>
            <w:r w:rsidRPr="005F0869" w:rsidDel="005F0869">
              <w:rPr>
                <w:rPrChange w:id="224" w:author="Michael Rütsche" w:date="2013-10-08T08:25:00Z">
                  <w:rPr>
                    <w:rStyle w:val="Hyperlink"/>
                  </w:rPr>
                </w:rPrChange>
              </w:rPr>
              <w:delText>Controller</w:delText>
            </w:r>
            <w:r w:rsidDel="005F0869">
              <w:rPr>
                <w:webHidden/>
              </w:rPr>
              <w:tab/>
            </w:r>
            <w:r w:rsidR="006F34EE" w:rsidDel="005F0869">
              <w:rPr>
                <w:webHidden/>
              </w:rPr>
              <w:delText>9</w:delText>
            </w:r>
          </w:del>
        </w:p>
        <w:p w:rsidR="00C06DA4" w:rsidDel="005F0869" w:rsidRDefault="00C06DA4">
          <w:pPr>
            <w:pStyle w:val="Verzeichnis3"/>
            <w:rPr>
              <w:del w:id="225" w:author="Michael Rütsche" w:date="2013-10-08T08:25:00Z"/>
              <w:rFonts w:asciiTheme="minorHAnsi" w:eastAsiaTheme="minorEastAsia" w:hAnsiTheme="minorHAnsi" w:cstheme="minorBidi"/>
              <w:sz w:val="22"/>
              <w:szCs w:val="22"/>
              <w:lang w:val="de-CH" w:eastAsia="de-CH"/>
            </w:rPr>
          </w:pPr>
          <w:del w:id="226" w:author="Michael Rütsche" w:date="2013-10-08T08:25:00Z">
            <w:r w:rsidRPr="005F0869" w:rsidDel="005F0869">
              <w:rPr>
                <w:rPrChange w:id="227" w:author="Michael Rütsche" w:date="2013-10-08T08:25:00Z">
                  <w:rPr>
                    <w:rStyle w:val="Hyperlink"/>
                  </w:rPr>
                </w:rPrChange>
              </w:rPr>
              <w:delText>5.2.1</w:delText>
            </w:r>
            <w:r w:rsidDel="005F0869">
              <w:rPr>
                <w:rFonts w:asciiTheme="minorHAnsi" w:eastAsiaTheme="minorEastAsia" w:hAnsiTheme="minorHAnsi" w:cstheme="minorBidi"/>
                <w:sz w:val="22"/>
                <w:szCs w:val="22"/>
                <w:lang w:val="de-CH" w:eastAsia="de-CH"/>
              </w:rPr>
              <w:tab/>
            </w:r>
            <w:r w:rsidRPr="005F0869" w:rsidDel="005F0869">
              <w:rPr>
                <w:rPrChange w:id="228" w:author="Michael Rütsche" w:date="2013-10-08T08:25:00Z">
                  <w:rPr>
                    <w:rStyle w:val="Hyperlink"/>
                  </w:rPr>
                </w:rPrChange>
              </w:rPr>
              <w:delText>Common Interface (CIf)</w:delText>
            </w:r>
            <w:r w:rsidDel="005F0869">
              <w:rPr>
                <w:webHidden/>
              </w:rPr>
              <w:tab/>
            </w:r>
            <w:r w:rsidR="006F34EE" w:rsidDel="005F0869">
              <w:rPr>
                <w:webHidden/>
              </w:rPr>
              <w:delText>10</w:delText>
            </w:r>
          </w:del>
        </w:p>
        <w:p w:rsidR="00C06DA4" w:rsidDel="005F0869" w:rsidRDefault="00C06DA4">
          <w:pPr>
            <w:pStyle w:val="Verzeichnis3"/>
            <w:rPr>
              <w:del w:id="229" w:author="Michael Rütsche" w:date="2013-10-08T08:25:00Z"/>
              <w:rFonts w:asciiTheme="minorHAnsi" w:eastAsiaTheme="minorEastAsia" w:hAnsiTheme="minorHAnsi" w:cstheme="minorBidi"/>
              <w:sz w:val="22"/>
              <w:szCs w:val="22"/>
              <w:lang w:val="de-CH" w:eastAsia="de-CH"/>
            </w:rPr>
          </w:pPr>
          <w:del w:id="230" w:author="Michael Rütsche" w:date="2013-10-08T08:25:00Z">
            <w:r w:rsidRPr="005F0869" w:rsidDel="005F0869">
              <w:rPr>
                <w:rPrChange w:id="231" w:author="Michael Rütsche" w:date="2013-10-08T08:25:00Z">
                  <w:rPr>
                    <w:rStyle w:val="Hyperlink"/>
                  </w:rPr>
                </w:rPrChange>
              </w:rPr>
              <w:delText>5.2.2</w:delText>
            </w:r>
            <w:r w:rsidDel="005F0869">
              <w:rPr>
                <w:rFonts w:asciiTheme="minorHAnsi" w:eastAsiaTheme="minorEastAsia" w:hAnsiTheme="minorHAnsi" w:cstheme="minorBidi"/>
                <w:sz w:val="22"/>
                <w:szCs w:val="22"/>
                <w:lang w:val="de-CH" w:eastAsia="de-CH"/>
              </w:rPr>
              <w:tab/>
            </w:r>
            <w:r w:rsidRPr="005F0869" w:rsidDel="005F0869">
              <w:rPr>
                <w:rPrChange w:id="232" w:author="Michael Rütsche" w:date="2013-10-08T08:25:00Z">
                  <w:rPr>
                    <w:rStyle w:val="Hyperlink"/>
                  </w:rPr>
                </w:rPrChange>
              </w:rPr>
              <w:delText>Specific Interface (SIf)</w:delText>
            </w:r>
            <w:r w:rsidDel="005F0869">
              <w:rPr>
                <w:webHidden/>
              </w:rPr>
              <w:tab/>
            </w:r>
            <w:r w:rsidR="006F34EE" w:rsidDel="005F0869">
              <w:rPr>
                <w:webHidden/>
              </w:rPr>
              <w:delText>11</w:delText>
            </w:r>
          </w:del>
        </w:p>
        <w:p w:rsidR="00C06DA4" w:rsidDel="005F0869" w:rsidRDefault="00C06DA4">
          <w:pPr>
            <w:pStyle w:val="Verzeichnis3"/>
            <w:rPr>
              <w:del w:id="233" w:author="Michael Rütsche" w:date="2013-10-08T08:25:00Z"/>
              <w:rFonts w:asciiTheme="minorHAnsi" w:eastAsiaTheme="minorEastAsia" w:hAnsiTheme="minorHAnsi" w:cstheme="minorBidi"/>
              <w:sz w:val="22"/>
              <w:szCs w:val="22"/>
              <w:lang w:val="de-CH" w:eastAsia="de-CH"/>
            </w:rPr>
          </w:pPr>
          <w:del w:id="234" w:author="Michael Rütsche" w:date="2013-10-08T08:25:00Z">
            <w:r w:rsidRPr="005F0869" w:rsidDel="005F0869">
              <w:rPr>
                <w:rPrChange w:id="235" w:author="Michael Rütsche" w:date="2013-10-08T08:25:00Z">
                  <w:rPr>
                    <w:rStyle w:val="Hyperlink"/>
                  </w:rPr>
                </w:rPrChange>
              </w:rPr>
              <w:delText>5.2.3</w:delText>
            </w:r>
            <w:r w:rsidDel="005F0869">
              <w:rPr>
                <w:rFonts w:asciiTheme="minorHAnsi" w:eastAsiaTheme="minorEastAsia" w:hAnsiTheme="minorHAnsi" w:cstheme="minorBidi"/>
                <w:sz w:val="22"/>
                <w:szCs w:val="22"/>
                <w:lang w:val="de-CH" w:eastAsia="de-CH"/>
              </w:rPr>
              <w:tab/>
            </w:r>
            <w:r w:rsidRPr="005F0869" w:rsidDel="005F0869">
              <w:rPr>
                <w:rPrChange w:id="236" w:author="Michael Rütsche" w:date="2013-10-08T08:25:00Z">
                  <w:rPr>
                    <w:rStyle w:val="Hyperlink"/>
                  </w:rPr>
                </w:rPrChange>
              </w:rPr>
              <w:delText>Modes</w:delText>
            </w:r>
            <w:r w:rsidDel="005F0869">
              <w:rPr>
                <w:webHidden/>
              </w:rPr>
              <w:tab/>
            </w:r>
            <w:r w:rsidR="006F34EE" w:rsidDel="005F0869">
              <w:rPr>
                <w:webHidden/>
              </w:rPr>
              <w:delText>11</w:delText>
            </w:r>
          </w:del>
        </w:p>
        <w:p w:rsidR="00C06DA4" w:rsidDel="005F0869" w:rsidRDefault="00C06DA4">
          <w:pPr>
            <w:pStyle w:val="Verzeichnis3"/>
            <w:rPr>
              <w:del w:id="237" w:author="Michael Rütsche" w:date="2013-10-08T08:25:00Z"/>
              <w:rFonts w:asciiTheme="minorHAnsi" w:eastAsiaTheme="minorEastAsia" w:hAnsiTheme="minorHAnsi" w:cstheme="minorBidi"/>
              <w:sz w:val="22"/>
              <w:szCs w:val="22"/>
              <w:lang w:val="de-CH" w:eastAsia="de-CH"/>
            </w:rPr>
          </w:pPr>
          <w:del w:id="238" w:author="Michael Rütsche" w:date="2013-10-08T08:25:00Z">
            <w:r w:rsidRPr="005F0869" w:rsidDel="005F0869">
              <w:rPr>
                <w:rPrChange w:id="239" w:author="Michael Rütsche" w:date="2013-10-08T08:25:00Z">
                  <w:rPr>
                    <w:rStyle w:val="Hyperlink"/>
                  </w:rPr>
                </w:rPrChange>
              </w:rPr>
              <w:delText>5.2.4</w:delText>
            </w:r>
            <w:r w:rsidDel="005F0869">
              <w:rPr>
                <w:rFonts w:asciiTheme="minorHAnsi" w:eastAsiaTheme="minorEastAsia" w:hAnsiTheme="minorHAnsi" w:cstheme="minorBidi"/>
                <w:sz w:val="22"/>
                <w:szCs w:val="22"/>
                <w:lang w:val="de-CH" w:eastAsia="de-CH"/>
              </w:rPr>
              <w:tab/>
            </w:r>
            <w:r w:rsidRPr="005F0869" w:rsidDel="005F0869">
              <w:rPr>
                <w:rPrChange w:id="240" w:author="Michael Rütsche" w:date="2013-10-08T08:25:00Z">
                  <w:rPr>
                    <w:rStyle w:val="Hyperlink"/>
                  </w:rPr>
                </w:rPrChange>
              </w:rPr>
              <w:delText>Commands / State</w:delText>
            </w:r>
            <w:r w:rsidDel="005F0869">
              <w:rPr>
                <w:webHidden/>
              </w:rPr>
              <w:tab/>
            </w:r>
            <w:r w:rsidR="006F34EE" w:rsidDel="005F0869">
              <w:rPr>
                <w:webHidden/>
              </w:rPr>
              <w:delText>11</w:delText>
            </w:r>
          </w:del>
        </w:p>
        <w:p w:rsidR="00C06DA4" w:rsidDel="005F0869" w:rsidRDefault="00C06DA4">
          <w:pPr>
            <w:pStyle w:val="Verzeichnis3"/>
            <w:rPr>
              <w:del w:id="241" w:author="Michael Rütsche" w:date="2013-10-08T08:25:00Z"/>
              <w:rFonts w:asciiTheme="minorHAnsi" w:eastAsiaTheme="minorEastAsia" w:hAnsiTheme="minorHAnsi" w:cstheme="minorBidi"/>
              <w:sz w:val="22"/>
              <w:szCs w:val="22"/>
              <w:lang w:val="de-CH" w:eastAsia="de-CH"/>
            </w:rPr>
          </w:pPr>
          <w:del w:id="242" w:author="Michael Rütsche" w:date="2013-10-08T08:25:00Z">
            <w:r w:rsidRPr="005F0869" w:rsidDel="005F0869">
              <w:rPr>
                <w:rPrChange w:id="243" w:author="Michael Rütsche" w:date="2013-10-08T08:25:00Z">
                  <w:rPr>
                    <w:rStyle w:val="Hyperlink"/>
                  </w:rPr>
                </w:rPrChange>
              </w:rPr>
              <w:delText>5.2.5</w:delText>
            </w:r>
            <w:r w:rsidDel="005F0869">
              <w:rPr>
                <w:rFonts w:asciiTheme="minorHAnsi" w:eastAsiaTheme="minorEastAsia" w:hAnsiTheme="minorHAnsi" w:cstheme="minorBidi"/>
                <w:sz w:val="22"/>
                <w:szCs w:val="22"/>
                <w:lang w:val="de-CH" w:eastAsia="de-CH"/>
              </w:rPr>
              <w:tab/>
            </w:r>
            <w:r w:rsidRPr="005F0869" w:rsidDel="005F0869">
              <w:rPr>
                <w:rPrChange w:id="244" w:author="Michael Rütsche" w:date="2013-10-08T08:25:00Z">
                  <w:rPr>
                    <w:rStyle w:val="Hyperlink"/>
                  </w:rPr>
                </w:rPrChange>
              </w:rPr>
              <w:delText>IO handling</w:delText>
            </w:r>
            <w:r w:rsidDel="005F0869">
              <w:rPr>
                <w:webHidden/>
              </w:rPr>
              <w:tab/>
            </w:r>
            <w:r w:rsidR="006F34EE" w:rsidDel="005F0869">
              <w:rPr>
                <w:webHidden/>
              </w:rPr>
              <w:delText>12</w:delText>
            </w:r>
          </w:del>
        </w:p>
        <w:p w:rsidR="00C06DA4" w:rsidDel="005F0869" w:rsidRDefault="00C06DA4">
          <w:pPr>
            <w:pStyle w:val="Verzeichnis3"/>
            <w:rPr>
              <w:del w:id="245" w:author="Michael Rütsche" w:date="2013-10-08T08:25:00Z"/>
              <w:rFonts w:asciiTheme="minorHAnsi" w:eastAsiaTheme="minorEastAsia" w:hAnsiTheme="minorHAnsi" w:cstheme="minorBidi"/>
              <w:sz w:val="22"/>
              <w:szCs w:val="22"/>
              <w:lang w:val="de-CH" w:eastAsia="de-CH"/>
            </w:rPr>
          </w:pPr>
          <w:del w:id="246" w:author="Michael Rütsche" w:date="2013-10-08T08:25:00Z">
            <w:r w:rsidRPr="005F0869" w:rsidDel="005F0869">
              <w:rPr>
                <w:rPrChange w:id="247" w:author="Michael Rütsche" w:date="2013-10-08T08:25:00Z">
                  <w:rPr>
                    <w:rStyle w:val="Hyperlink"/>
                  </w:rPr>
                </w:rPrChange>
              </w:rPr>
              <w:delText>5.2.6</w:delText>
            </w:r>
            <w:r w:rsidDel="005F0869">
              <w:rPr>
                <w:rFonts w:asciiTheme="minorHAnsi" w:eastAsiaTheme="minorEastAsia" w:hAnsiTheme="minorHAnsi" w:cstheme="minorBidi"/>
                <w:sz w:val="22"/>
                <w:szCs w:val="22"/>
                <w:lang w:val="de-CH" w:eastAsia="de-CH"/>
              </w:rPr>
              <w:tab/>
            </w:r>
            <w:r w:rsidRPr="005F0869" w:rsidDel="005F0869">
              <w:rPr>
                <w:rPrChange w:id="248" w:author="Michael Rütsche" w:date="2013-10-08T08:25:00Z">
                  <w:rPr>
                    <w:rStyle w:val="Hyperlink"/>
                  </w:rPr>
                </w:rPrChange>
              </w:rPr>
              <w:delText>Parameter handling</w:delText>
            </w:r>
            <w:r w:rsidDel="005F0869">
              <w:rPr>
                <w:webHidden/>
              </w:rPr>
              <w:tab/>
            </w:r>
            <w:r w:rsidR="006F34EE" w:rsidDel="005F0869">
              <w:rPr>
                <w:webHidden/>
              </w:rPr>
              <w:delText>13</w:delText>
            </w:r>
          </w:del>
        </w:p>
        <w:p w:rsidR="00C06DA4" w:rsidDel="005F0869" w:rsidRDefault="00C06DA4">
          <w:pPr>
            <w:pStyle w:val="Verzeichnis3"/>
            <w:rPr>
              <w:del w:id="249" w:author="Michael Rütsche" w:date="2013-10-08T08:25:00Z"/>
              <w:rFonts w:asciiTheme="minorHAnsi" w:eastAsiaTheme="minorEastAsia" w:hAnsiTheme="minorHAnsi" w:cstheme="minorBidi"/>
              <w:sz w:val="22"/>
              <w:szCs w:val="22"/>
              <w:lang w:val="de-CH" w:eastAsia="de-CH"/>
            </w:rPr>
          </w:pPr>
          <w:del w:id="250" w:author="Michael Rütsche" w:date="2013-10-08T08:25:00Z">
            <w:r w:rsidRPr="005F0869" w:rsidDel="005F0869">
              <w:rPr>
                <w:rPrChange w:id="251" w:author="Michael Rütsche" w:date="2013-10-08T08:25:00Z">
                  <w:rPr>
                    <w:rStyle w:val="Hyperlink"/>
                  </w:rPr>
                </w:rPrChange>
              </w:rPr>
              <w:delText>5.2.7</w:delText>
            </w:r>
            <w:r w:rsidDel="005F0869">
              <w:rPr>
                <w:rFonts w:asciiTheme="minorHAnsi" w:eastAsiaTheme="minorEastAsia" w:hAnsiTheme="minorHAnsi" w:cstheme="minorBidi"/>
                <w:sz w:val="22"/>
                <w:szCs w:val="22"/>
                <w:lang w:val="de-CH" w:eastAsia="de-CH"/>
              </w:rPr>
              <w:tab/>
            </w:r>
            <w:r w:rsidRPr="005F0869" w:rsidDel="005F0869">
              <w:rPr>
                <w:rPrChange w:id="252" w:author="Michael Rütsche" w:date="2013-10-08T08:25:00Z">
                  <w:rPr>
                    <w:rStyle w:val="Hyperlink"/>
                  </w:rPr>
                </w:rPrChange>
              </w:rPr>
              <w:delText>State machine</w:delText>
            </w:r>
            <w:r w:rsidDel="005F0869">
              <w:rPr>
                <w:webHidden/>
              </w:rPr>
              <w:tab/>
            </w:r>
            <w:r w:rsidR="006F34EE" w:rsidDel="005F0869">
              <w:rPr>
                <w:webHidden/>
              </w:rPr>
              <w:delText>13</w:delText>
            </w:r>
          </w:del>
        </w:p>
        <w:p w:rsidR="00C06DA4" w:rsidDel="005F0869" w:rsidRDefault="00C06DA4">
          <w:pPr>
            <w:pStyle w:val="Verzeichnis2"/>
            <w:rPr>
              <w:del w:id="253" w:author="Michael Rütsche" w:date="2013-10-08T08:25:00Z"/>
              <w:rFonts w:asciiTheme="minorHAnsi" w:eastAsiaTheme="minorEastAsia" w:hAnsiTheme="minorHAnsi" w:cstheme="minorBidi"/>
              <w:sz w:val="22"/>
              <w:szCs w:val="22"/>
              <w:lang w:val="de-CH" w:eastAsia="de-CH"/>
            </w:rPr>
          </w:pPr>
          <w:del w:id="254" w:author="Michael Rütsche" w:date="2013-10-08T08:25:00Z">
            <w:r w:rsidRPr="005F0869" w:rsidDel="005F0869">
              <w:rPr>
                <w:rPrChange w:id="255" w:author="Michael Rütsche" w:date="2013-10-08T08:25:00Z">
                  <w:rPr>
                    <w:rStyle w:val="Hyperlink"/>
                  </w:rPr>
                </w:rPrChange>
              </w:rPr>
              <w:delText>5.3</w:delText>
            </w:r>
            <w:r w:rsidDel="005F0869">
              <w:rPr>
                <w:rFonts w:asciiTheme="minorHAnsi" w:eastAsiaTheme="minorEastAsia" w:hAnsiTheme="minorHAnsi" w:cstheme="minorBidi"/>
                <w:sz w:val="22"/>
                <w:szCs w:val="22"/>
                <w:lang w:val="de-CH" w:eastAsia="de-CH"/>
              </w:rPr>
              <w:tab/>
            </w:r>
            <w:r w:rsidRPr="005F0869" w:rsidDel="005F0869">
              <w:rPr>
                <w:rPrChange w:id="256" w:author="Michael Rütsche" w:date="2013-10-08T08:25:00Z">
                  <w:rPr>
                    <w:rStyle w:val="Hyperlink"/>
                  </w:rPr>
                </w:rPrChange>
              </w:rPr>
              <w:delText>Alarm handling</w:delText>
            </w:r>
            <w:r w:rsidDel="005F0869">
              <w:rPr>
                <w:webHidden/>
              </w:rPr>
              <w:tab/>
            </w:r>
            <w:r w:rsidR="006F34EE" w:rsidDel="005F0869">
              <w:rPr>
                <w:webHidden/>
              </w:rPr>
              <w:delText>15</w:delText>
            </w:r>
          </w:del>
        </w:p>
        <w:p w:rsidR="00C06DA4" w:rsidDel="005F0869" w:rsidRDefault="00C06DA4">
          <w:pPr>
            <w:pStyle w:val="Verzeichnis2"/>
            <w:rPr>
              <w:del w:id="257" w:author="Michael Rütsche" w:date="2013-10-08T08:25:00Z"/>
              <w:rFonts w:asciiTheme="minorHAnsi" w:eastAsiaTheme="minorEastAsia" w:hAnsiTheme="minorHAnsi" w:cstheme="minorBidi"/>
              <w:sz w:val="22"/>
              <w:szCs w:val="22"/>
              <w:lang w:val="de-CH" w:eastAsia="de-CH"/>
            </w:rPr>
          </w:pPr>
          <w:del w:id="258" w:author="Michael Rütsche" w:date="2013-10-08T08:25:00Z">
            <w:r w:rsidRPr="005F0869" w:rsidDel="005F0869">
              <w:rPr>
                <w:rPrChange w:id="259" w:author="Michael Rütsche" w:date="2013-10-08T08:25:00Z">
                  <w:rPr>
                    <w:rStyle w:val="Hyperlink"/>
                  </w:rPr>
                </w:rPrChange>
              </w:rPr>
              <w:delText>5.4</w:delText>
            </w:r>
            <w:r w:rsidDel="005F0869">
              <w:rPr>
                <w:rFonts w:asciiTheme="minorHAnsi" w:eastAsiaTheme="minorEastAsia" w:hAnsiTheme="minorHAnsi" w:cstheme="minorBidi"/>
                <w:sz w:val="22"/>
                <w:szCs w:val="22"/>
                <w:lang w:val="de-CH" w:eastAsia="de-CH"/>
              </w:rPr>
              <w:tab/>
            </w:r>
            <w:r w:rsidRPr="005F0869" w:rsidDel="005F0869">
              <w:rPr>
                <w:rPrChange w:id="260" w:author="Michael Rütsche" w:date="2013-10-08T08:25:00Z">
                  <w:rPr>
                    <w:rStyle w:val="Hyperlink"/>
                  </w:rPr>
                </w:rPrChange>
              </w:rPr>
              <w:delText>Software info</w:delText>
            </w:r>
            <w:r w:rsidDel="005F0869">
              <w:rPr>
                <w:webHidden/>
              </w:rPr>
              <w:tab/>
            </w:r>
            <w:r w:rsidR="006F34EE" w:rsidDel="005F0869">
              <w:rPr>
                <w:webHidden/>
              </w:rPr>
              <w:delText>18</w:delText>
            </w:r>
          </w:del>
        </w:p>
        <w:p w:rsidR="00C06DA4" w:rsidDel="005F0869" w:rsidRDefault="00C06DA4">
          <w:pPr>
            <w:pStyle w:val="Verzeichnis2"/>
            <w:rPr>
              <w:del w:id="261" w:author="Michael Rütsche" w:date="2013-10-08T08:25:00Z"/>
              <w:rFonts w:asciiTheme="minorHAnsi" w:eastAsiaTheme="minorEastAsia" w:hAnsiTheme="minorHAnsi" w:cstheme="minorBidi"/>
              <w:sz w:val="22"/>
              <w:szCs w:val="22"/>
              <w:lang w:val="de-CH" w:eastAsia="de-CH"/>
            </w:rPr>
          </w:pPr>
          <w:del w:id="262" w:author="Michael Rütsche" w:date="2013-10-08T08:25:00Z">
            <w:r w:rsidRPr="005F0869" w:rsidDel="005F0869">
              <w:rPr>
                <w:rPrChange w:id="263" w:author="Michael Rütsche" w:date="2013-10-08T08:25:00Z">
                  <w:rPr>
                    <w:rStyle w:val="Hyperlink"/>
                  </w:rPr>
                </w:rPrChange>
              </w:rPr>
              <w:delText>5.5</w:delText>
            </w:r>
            <w:r w:rsidDel="005F0869">
              <w:rPr>
                <w:rFonts w:asciiTheme="minorHAnsi" w:eastAsiaTheme="minorEastAsia" w:hAnsiTheme="minorHAnsi" w:cstheme="minorBidi"/>
                <w:sz w:val="22"/>
                <w:szCs w:val="22"/>
                <w:lang w:val="de-CH" w:eastAsia="de-CH"/>
              </w:rPr>
              <w:tab/>
            </w:r>
            <w:r w:rsidRPr="005F0869" w:rsidDel="005F0869">
              <w:rPr>
                <w:rPrChange w:id="264" w:author="Michael Rütsche" w:date="2013-10-08T08:25:00Z">
                  <w:rPr>
                    <w:rStyle w:val="Hyperlink"/>
                  </w:rPr>
                </w:rPrChange>
              </w:rPr>
              <w:delText>Logger on PLC</w:delText>
            </w:r>
            <w:r w:rsidDel="005F0869">
              <w:rPr>
                <w:webHidden/>
              </w:rPr>
              <w:tab/>
            </w:r>
            <w:r w:rsidR="006F34EE" w:rsidDel="005F0869">
              <w:rPr>
                <w:webHidden/>
              </w:rPr>
              <w:delText>18</w:delText>
            </w:r>
          </w:del>
        </w:p>
        <w:p w:rsidR="00C93537" w:rsidRPr="0073500C" w:rsidRDefault="00EE0038" w:rsidP="00EE0038">
          <w:pPr>
            <w:pStyle w:val="Verzeichnis1"/>
          </w:pPr>
          <w:r w:rsidRPr="0073500C">
            <w:rPr>
              <w:rStyle w:val="Hyperlink"/>
              <w:color w:val="auto"/>
            </w:rPr>
            <w:fldChar w:fldCharType="end"/>
          </w:r>
        </w:p>
      </w:sdtContent>
    </w:sdt>
    <w:p w:rsidR="00A954BD" w:rsidRPr="0073500C" w:rsidRDefault="00A954BD" w:rsidP="00EB474D"/>
    <w:p w:rsidR="008B04F1" w:rsidRPr="0073500C" w:rsidRDefault="008B04F1" w:rsidP="00EB474D">
      <w:pPr>
        <w:rPr>
          <w:rFonts w:eastAsiaTheme="majorEastAsia" w:cstheme="majorBidi"/>
          <w:sz w:val="28"/>
          <w:szCs w:val="28"/>
        </w:rPr>
      </w:pPr>
      <w:bookmarkStart w:id="265" w:name="_Toc271096486"/>
      <w:r w:rsidRPr="0073500C">
        <w:br w:type="page"/>
      </w:r>
    </w:p>
    <w:p w:rsidR="00A954BD" w:rsidRPr="0073500C" w:rsidRDefault="000902F8" w:rsidP="00B9588F">
      <w:pPr>
        <w:pStyle w:val="berschrift1"/>
      </w:pPr>
      <w:bookmarkStart w:id="266" w:name="_Toc371519621"/>
      <w:bookmarkEnd w:id="265"/>
      <w:r w:rsidRPr="0073500C">
        <w:lastRenderedPageBreak/>
        <w:t>Introduction</w:t>
      </w:r>
      <w:bookmarkEnd w:id="266"/>
    </w:p>
    <w:p w:rsidR="00813191" w:rsidRPr="0073500C" w:rsidRDefault="00375037" w:rsidP="00E57663">
      <w:pPr>
        <w:pStyle w:val="berschrift2"/>
      </w:pPr>
      <w:bookmarkStart w:id="267" w:name="_Toc371519622"/>
      <w:r w:rsidRPr="0073500C">
        <w:t>Scope</w:t>
      </w:r>
      <w:bookmarkEnd w:id="267"/>
    </w:p>
    <w:p w:rsidR="000902F8" w:rsidRPr="0073500C" w:rsidRDefault="000902F8" w:rsidP="000902F8">
      <w:pPr>
        <w:rPr>
          <w:szCs w:val="20"/>
        </w:rPr>
      </w:pPr>
      <w:bookmarkStart w:id="268" w:name="_Toc316785868"/>
      <w:bookmarkStart w:id="269" w:name="_Toc316785978"/>
      <w:bookmarkStart w:id="270" w:name="_Toc316801764"/>
      <w:bookmarkStart w:id="271" w:name="_Toc323632779"/>
      <w:bookmarkStart w:id="272" w:name="_Toc323632876"/>
      <w:bookmarkStart w:id="273" w:name="_Toc419251125"/>
      <w:bookmarkStart w:id="274" w:name="_Toc533471960"/>
      <w:bookmarkStart w:id="275" w:name="_Toc112143254"/>
      <w:bookmarkStart w:id="276" w:name="_Toc271106674"/>
      <w:bookmarkStart w:id="277" w:name="_Toc271111994"/>
      <w:r w:rsidRPr="0073500C">
        <w:rPr>
          <w:szCs w:val="20"/>
        </w:rPr>
        <w:t xml:space="preserve">This document is solely for the benefit of </w:t>
      </w:r>
      <w:proofErr w:type="spellStart"/>
      <w:r w:rsidRPr="0073500C">
        <w:rPr>
          <w:szCs w:val="20"/>
        </w:rPr>
        <w:t>Vistaprint</w:t>
      </w:r>
      <w:proofErr w:type="spellEnd"/>
      <w:r w:rsidRPr="0073500C">
        <w:rPr>
          <w:szCs w:val="20"/>
        </w:rPr>
        <w:t xml:space="preserve"> and all the persons that are involved at platform development.</w:t>
      </w:r>
    </w:p>
    <w:p w:rsidR="001B3B4C" w:rsidRPr="0073500C" w:rsidRDefault="000902F8" w:rsidP="00E57663">
      <w:pPr>
        <w:pStyle w:val="berschrift2"/>
      </w:pPr>
      <w:bookmarkStart w:id="278" w:name="_Toc371519623"/>
      <w:bookmarkEnd w:id="268"/>
      <w:bookmarkEnd w:id="269"/>
      <w:bookmarkEnd w:id="270"/>
      <w:bookmarkEnd w:id="271"/>
      <w:bookmarkEnd w:id="272"/>
      <w:bookmarkEnd w:id="273"/>
      <w:bookmarkEnd w:id="274"/>
      <w:bookmarkEnd w:id="275"/>
      <w:bookmarkEnd w:id="276"/>
      <w:bookmarkEnd w:id="277"/>
      <w:r w:rsidRPr="0073500C">
        <w:t>Reference Documentation</w:t>
      </w:r>
      <w:bookmarkEnd w:id="278"/>
    </w:p>
    <w:p w:rsidR="001B3B4C" w:rsidRPr="0073500C" w:rsidRDefault="001B3B4C" w:rsidP="00EB474D">
      <w:bookmarkStart w:id="279" w:name="_Toc316785869"/>
      <w:bookmarkStart w:id="280" w:name="_Toc316785979"/>
      <w:bookmarkStart w:id="281" w:name="_Toc316801765"/>
      <w:bookmarkStart w:id="282" w:name="_Toc323632780"/>
      <w:bookmarkStart w:id="283" w:name="_Toc323632877"/>
      <w:bookmarkStart w:id="284" w:name="_Toc419251126"/>
      <w:bookmarkStart w:id="285" w:name="_Toc533471961"/>
      <w:bookmarkStart w:id="286" w:name="_Toc311466601"/>
      <w:bookmarkStart w:id="287" w:name="_Toc311694975"/>
    </w:p>
    <w:tbl>
      <w:tblPr>
        <w:tblStyle w:val="HelleListe-Akzent3"/>
        <w:tblW w:w="9355" w:type="dxa"/>
        <w:tblInd w:w="108" w:type="dxa"/>
        <w:tblLayout w:type="fixed"/>
        <w:tblLook w:val="0620" w:firstRow="1" w:lastRow="0" w:firstColumn="0" w:lastColumn="0" w:noHBand="1" w:noVBand="1"/>
      </w:tblPr>
      <w:tblGrid>
        <w:gridCol w:w="7230"/>
        <w:gridCol w:w="992"/>
        <w:gridCol w:w="1133"/>
      </w:tblGrid>
      <w:tr w:rsidR="00FD086F" w:rsidRPr="0073500C" w:rsidTr="00903CF6">
        <w:trPr>
          <w:cnfStyle w:val="100000000000" w:firstRow="1" w:lastRow="0" w:firstColumn="0" w:lastColumn="0" w:oddVBand="0" w:evenVBand="0" w:oddHBand="0" w:evenHBand="0" w:firstRowFirstColumn="0" w:firstRowLastColumn="0" w:lastRowFirstColumn="0" w:lastRowLastColumn="0"/>
        </w:trPr>
        <w:tc>
          <w:tcPr>
            <w:tcW w:w="7230" w:type="dxa"/>
            <w:tcBorders>
              <w:top w:val="single" w:sz="8" w:space="0" w:color="B7B8B9"/>
              <w:left w:val="single" w:sz="8" w:space="0" w:color="B7B8B9"/>
              <w:bottom w:val="nil"/>
            </w:tcBorders>
            <w:shd w:val="clear" w:color="auto" w:fill="B7B8B9"/>
          </w:tcPr>
          <w:p w:rsidR="001B3B4C" w:rsidRPr="0073500C" w:rsidRDefault="001B3B4C" w:rsidP="00C418B1">
            <w:pPr>
              <w:pStyle w:val="TabelleTitel"/>
              <w:rPr>
                <w:color w:val="auto"/>
                <w:lang w:val="en-GB"/>
              </w:rPr>
            </w:pPr>
            <w:proofErr w:type="spellStart"/>
            <w:r w:rsidRPr="0073500C">
              <w:rPr>
                <w:color w:val="auto"/>
                <w:lang w:val="en-GB"/>
              </w:rPr>
              <w:t>Dokument</w:t>
            </w:r>
            <w:proofErr w:type="spellEnd"/>
          </w:p>
        </w:tc>
        <w:tc>
          <w:tcPr>
            <w:tcW w:w="992" w:type="dxa"/>
            <w:tcBorders>
              <w:top w:val="single" w:sz="8" w:space="0" w:color="B7B8B9"/>
              <w:bottom w:val="nil"/>
            </w:tcBorders>
            <w:shd w:val="clear" w:color="auto" w:fill="B7B8B9"/>
          </w:tcPr>
          <w:p w:rsidR="001B3B4C" w:rsidRPr="0073500C" w:rsidRDefault="001B3B4C" w:rsidP="00C418B1">
            <w:pPr>
              <w:pStyle w:val="TabelleTitel"/>
              <w:rPr>
                <w:color w:val="auto"/>
                <w:lang w:val="en-GB" w:eastAsia="de-DE"/>
              </w:rPr>
            </w:pPr>
            <w:r w:rsidRPr="0073500C">
              <w:rPr>
                <w:color w:val="auto"/>
                <w:lang w:val="en-GB" w:eastAsia="de-DE"/>
              </w:rPr>
              <w:t>Version</w:t>
            </w:r>
          </w:p>
        </w:tc>
        <w:tc>
          <w:tcPr>
            <w:tcW w:w="1133" w:type="dxa"/>
            <w:tcBorders>
              <w:top w:val="single" w:sz="8" w:space="0" w:color="B7B8B9"/>
              <w:bottom w:val="nil"/>
              <w:right w:val="single" w:sz="8" w:space="0" w:color="B7B8B9"/>
            </w:tcBorders>
            <w:shd w:val="clear" w:color="auto" w:fill="B7B8B9"/>
          </w:tcPr>
          <w:p w:rsidR="001B3B4C" w:rsidRPr="0073500C" w:rsidRDefault="001B3B4C" w:rsidP="00C418B1">
            <w:pPr>
              <w:pStyle w:val="TabelleTitel"/>
              <w:rPr>
                <w:color w:val="auto"/>
                <w:lang w:val="en-GB" w:eastAsia="de-DE"/>
              </w:rPr>
            </w:pPr>
            <w:r w:rsidRPr="0073500C">
              <w:rPr>
                <w:color w:val="auto"/>
                <w:lang w:val="en-GB" w:eastAsia="de-DE"/>
              </w:rPr>
              <w:t>Datum</w:t>
            </w:r>
          </w:p>
        </w:tc>
      </w:tr>
      <w:tr w:rsidR="00B10863" w:rsidRPr="0073500C" w:rsidTr="00903CF6">
        <w:tc>
          <w:tcPr>
            <w:tcW w:w="7230" w:type="dxa"/>
            <w:tcBorders>
              <w:top w:val="nil"/>
              <w:left w:val="single" w:sz="8" w:space="0" w:color="B7B8B9"/>
            </w:tcBorders>
          </w:tcPr>
          <w:p w:rsidR="00B10863" w:rsidRPr="0073500C" w:rsidRDefault="00B10863" w:rsidP="00FE3FA4">
            <w:pPr>
              <w:pStyle w:val="TabelleStandard"/>
            </w:pPr>
          </w:p>
        </w:tc>
        <w:tc>
          <w:tcPr>
            <w:tcW w:w="992" w:type="dxa"/>
            <w:tcBorders>
              <w:top w:val="nil"/>
            </w:tcBorders>
          </w:tcPr>
          <w:p w:rsidR="00B10863" w:rsidRPr="0073500C" w:rsidRDefault="00B10863" w:rsidP="00DB2D38">
            <w:pPr>
              <w:pStyle w:val="TabelleStandard"/>
            </w:pPr>
          </w:p>
        </w:tc>
        <w:tc>
          <w:tcPr>
            <w:tcW w:w="1133" w:type="dxa"/>
            <w:tcBorders>
              <w:top w:val="nil"/>
              <w:right w:val="single" w:sz="8" w:space="0" w:color="B7B8B9"/>
            </w:tcBorders>
          </w:tcPr>
          <w:p w:rsidR="00B10863" w:rsidRPr="0073500C" w:rsidRDefault="00B10863" w:rsidP="00DB2D38">
            <w:pPr>
              <w:pStyle w:val="TabelleStandard"/>
            </w:pPr>
          </w:p>
        </w:tc>
      </w:tr>
      <w:tr w:rsidR="001B3B4C" w:rsidRPr="0073500C" w:rsidTr="00903CF6">
        <w:tc>
          <w:tcPr>
            <w:tcW w:w="7230" w:type="dxa"/>
            <w:tcBorders>
              <w:left w:val="single" w:sz="8" w:space="0" w:color="B7B8B9"/>
            </w:tcBorders>
          </w:tcPr>
          <w:p w:rsidR="001B3B4C" w:rsidRPr="0073500C" w:rsidRDefault="001B3B4C" w:rsidP="00DB2D38">
            <w:pPr>
              <w:pStyle w:val="TabelleStandard"/>
            </w:pPr>
          </w:p>
        </w:tc>
        <w:tc>
          <w:tcPr>
            <w:tcW w:w="992" w:type="dxa"/>
          </w:tcPr>
          <w:p w:rsidR="001B3B4C" w:rsidRPr="0073500C" w:rsidRDefault="001B3B4C" w:rsidP="00DB2D38">
            <w:pPr>
              <w:pStyle w:val="TabelleStandard"/>
            </w:pPr>
          </w:p>
        </w:tc>
        <w:tc>
          <w:tcPr>
            <w:tcW w:w="1133" w:type="dxa"/>
            <w:tcBorders>
              <w:right w:val="single" w:sz="8" w:space="0" w:color="B7B8B9"/>
            </w:tcBorders>
          </w:tcPr>
          <w:p w:rsidR="001B3B4C" w:rsidRPr="0073500C" w:rsidRDefault="001B3B4C" w:rsidP="00DB2D38">
            <w:pPr>
              <w:pStyle w:val="TabelleStandard"/>
            </w:pPr>
          </w:p>
        </w:tc>
      </w:tr>
      <w:tr w:rsidR="001B3B4C" w:rsidRPr="0073500C" w:rsidTr="00903CF6">
        <w:tc>
          <w:tcPr>
            <w:tcW w:w="7230" w:type="dxa"/>
            <w:tcBorders>
              <w:left w:val="single" w:sz="8" w:space="0" w:color="B7B8B9"/>
            </w:tcBorders>
          </w:tcPr>
          <w:p w:rsidR="001B3B4C" w:rsidRPr="0073500C" w:rsidRDefault="001B3B4C" w:rsidP="00DB2D38">
            <w:pPr>
              <w:pStyle w:val="TabelleStandard"/>
            </w:pPr>
          </w:p>
        </w:tc>
        <w:tc>
          <w:tcPr>
            <w:tcW w:w="992" w:type="dxa"/>
          </w:tcPr>
          <w:p w:rsidR="001B3B4C" w:rsidRPr="0073500C" w:rsidRDefault="001B3B4C" w:rsidP="00DB2D38">
            <w:pPr>
              <w:pStyle w:val="TabelleStandard"/>
            </w:pPr>
          </w:p>
        </w:tc>
        <w:tc>
          <w:tcPr>
            <w:tcW w:w="1133" w:type="dxa"/>
            <w:tcBorders>
              <w:right w:val="single" w:sz="8" w:space="0" w:color="B7B8B9"/>
            </w:tcBorders>
          </w:tcPr>
          <w:p w:rsidR="001B3B4C" w:rsidRPr="0073500C" w:rsidRDefault="001B3B4C" w:rsidP="00DB2D38">
            <w:pPr>
              <w:pStyle w:val="TabelleStandard"/>
            </w:pPr>
          </w:p>
        </w:tc>
      </w:tr>
      <w:tr w:rsidR="001B3B4C" w:rsidRPr="0073500C" w:rsidTr="00903CF6">
        <w:tc>
          <w:tcPr>
            <w:tcW w:w="7230" w:type="dxa"/>
            <w:tcBorders>
              <w:left w:val="single" w:sz="8" w:space="0" w:color="B7B8B9"/>
            </w:tcBorders>
          </w:tcPr>
          <w:p w:rsidR="001B3B4C" w:rsidRPr="0073500C" w:rsidRDefault="001B3B4C" w:rsidP="00DB2D38">
            <w:pPr>
              <w:pStyle w:val="TabelleStandard"/>
            </w:pPr>
          </w:p>
        </w:tc>
        <w:tc>
          <w:tcPr>
            <w:tcW w:w="992" w:type="dxa"/>
          </w:tcPr>
          <w:p w:rsidR="001B3B4C" w:rsidRPr="0073500C" w:rsidRDefault="001B3B4C" w:rsidP="00DB2D38">
            <w:pPr>
              <w:pStyle w:val="TabelleStandard"/>
            </w:pPr>
          </w:p>
        </w:tc>
        <w:tc>
          <w:tcPr>
            <w:tcW w:w="1133" w:type="dxa"/>
            <w:tcBorders>
              <w:right w:val="single" w:sz="8" w:space="0" w:color="B7B8B9"/>
            </w:tcBorders>
          </w:tcPr>
          <w:p w:rsidR="001B3B4C" w:rsidRPr="0073500C" w:rsidRDefault="001B3B4C" w:rsidP="00DB2D38">
            <w:pPr>
              <w:pStyle w:val="TabelleStandard"/>
            </w:pPr>
          </w:p>
        </w:tc>
      </w:tr>
      <w:tr w:rsidR="001B3B4C" w:rsidRPr="0073500C" w:rsidTr="00903CF6">
        <w:tc>
          <w:tcPr>
            <w:tcW w:w="7230" w:type="dxa"/>
            <w:tcBorders>
              <w:left w:val="single" w:sz="8" w:space="0" w:color="B7B8B9"/>
            </w:tcBorders>
          </w:tcPr>
          <w:p w:rsidR="001B3B4C" w:rsidRPr="0073500C" w:rsidRDefault="001B3B4C" w:rsidP="00DB2D38">
            <w:pPr>
              <w:pStyle w:val="TabelleStandard"/>
            </w:pPr>
          </w:p>
        </w:tc>
        <w:tc>
          <w:tcPr>
            <w:tcW w:w="992" w:type="dxa"/>
          </w:tcPr>
          <w:p w:rsidR="001B3B4C" w:rsidRPr="0073500C" w:rsidRDefault="001B3B4C" w:rsidP="00DB2D38">
            <w:pPr>
              <w:pStyle w:val="TabelleStandard"/>
            </w:pPr>
          </w:p>
        </w:tc>
        <w:tc>
          <w:tcPr>
            <w:tcW w:w="1133" w:type="dxa"/>
            <w:tcBorders>
              <w:right w:val="single" w:sz="8" w:space="0" w:color="B7B8B9"/>
            </w:tcBorders>
          </w:tcPr>
          <w:p w:rsidR="001B3B4C" w:rsidRPr="0073500C" w:rsidRDefault="001B3B4C" w:rsidP="00DB2D38">
            <w:pPr>
              <w:pStyle w:val="TabelleStandard"/>
            </w:pPr>
          </w:p>
        </w:tc>
      </w:tr>
      <w:tr w:rsidR="001B3B4C" w:rsidRPr="0073500C" w:rsidTr="00903CF6">
        <w:tc>
          <w:tcPr>
            <w:tcW w:w="7230" w:type="dxa"/>
            <w:tcBorders>
              <w:left w:val="single" w:sz="8" w:space="0" w:color="B7B8B9"/>
            </w:tcBorders>
          </w:tcPr>
          <w:p w:rsidR="001B3B4C" w:rsidRPr="0073500C" w:rsidRDefault="001B3B4C" w:rsidP="00DB2D38">
            <w:pPr>
              <w:pStyle w:val="TabelleStandard"/>
            </w:pPr>
          </w:p>
        </w:tc>
        <w:tc>
          <w:tcPr>
            <w:tcW w:w="992" w:type="dxa"/>
          </w:tcPr>
          <w:p w:rsidR="001B3B4C" w:rsidRPr="0073500C" w:rsidRDefault="001B3B4C" w:rsidP="00DB2D38">
            <w:pPr>
              <w:pStyle w:val="TabelleStandard"/>
            </w:pPr>
          </w:p>
        </w:tc>
        <w:tc>
          <w:tcPr>
            <w:tcW w:w="1133" w:type="dxa"/>
            <w:tcBorders>
              <w:right w:val="single" w:sz="8" w:space="0" w:color="B7B8B9"/>
            </w:tcBorders>
          </w:tcPr>
          <w:p w:rsidR="001B3B4C" w:rsidRPr="0073500C" w:rsidRDefault="001B3B4C" w:rsidP="00DB2D38">
            <w:pPr>
              <w:pStyle w:val="TabelleStandard"/>
            </w:pPr>
          </w:p>
        </w:tc>
      </w:tr>
      <w:tr w:rsidR="001B3B4C" w:rsidRPr="0073500C" w:rsidTr="00903CF6">
        <w:tc>
          <w:tcPr>
            <w:tcW w:w="7230" w:type="dxa"/>
            <w:tcBorders>
              <w:left w:val="single" w:sz="8" w:space="0" w:color="B7B8B9"/>
            </w:tcBorders>
          </w:tcPr>
          <w:p w:rsidR="001B3B4C" w:rsidRPr="0073500C" w:rsidRDefault="001B3B4C" w:rsidP="00DB2D38">
            <w:pPr>
              <w:pStyle w:val="TabelleStandard"/>
            </w:pPr>
          </w:p>
        </w:tc>
        <w:tc>
          <w:tcPr>
            <w:tcW w:w="992" w:type="dxa"/>
          </w:tcPr>
          <w:p w:rsidR="001B3B4C" w:rsidRPr="0073500C" w:rsidRDefault="001B3B4C" w:rsidP="00DB2D38">
            <w:pPr>
              <w:pStyle w:val="TabelleStandard"/>
            </w:pPr>
          </w:p>
        </w:tc>
        <w:tc>
          <w:tcPr>
            <w:tcW w:w="1133" w:type="dxa"/>
            <w:tcBorders>
              <w:right w:val="single" w:sz="8" w:space="0" w:color="B7B8B9"/>
            </w:tcBorders>
          </w:tcPr>
          <w:p w:rsidR="001B3B4C" w:rsidRPr="0073500C" w:rsidRDefault="001B3B4C" w:rsidP="00DB2D38">
            <w:pPr>
              <w:pStyle w:val="TabelleStandard"/>
            </w:pPr>
          </w:p>
        </w:tc>
      </w:tr>
      <w:tr w:rsidR="001B3B4C" w:rsidRPr="0073500C" w:rsidTr="00903CF6">
        <w:tc>
          <w:tcPr>
            <w:tcW w:w="7230" w:type="dxa"/>
            <w:tcBorders>
              <w:left w:val="single" w:sz="8" w:space="0" w:color="B7B8B9"/>
              <w:bottom w:val="single" w:sz="8" w:space="0" w:color="B7B8B9"/>
            </w:tcBorders>
          </w:tcPr>
          <w:p w:rsidR="001B3B4C" w:rsidRPr="0073500C" w:rsidRDefault="001B3B4C" w:rsidP="00DB2D38">
            <w:pPr>
              <w:pStyle w:val="TabelleStandard"/>
            </w:pPr>
          </w:p>
        </w:tc>
        <w:tc>
          <w:tcPr>
            <w:tcW w:w="992" w:type="dxa"/>
            <w:tcBorders>
              <w:bottom w:val="single" w:sz="8" w:space="0" w:color="B7B8B9"/>
            </w:tcBorders>
          </w:tcPr>
          <w:p w:rsidR="001B3B4C" w:rsidRPr="0073500C" w:rsidRDefault="001B3B4C" w:rsidP="00DB2D38">
            <w:pPr>
              <w:pStyle w:val="TabelleStandard"/>
            </w:pPr>
          </w:p>
        </w:tc>
        <w:tc>
          <w:tcPr>
            <w:tcW w:w="1133" w:type="dxa"/>
            <w:tcBorders>
              <w:bottom w:val="single" w:sz="8" w:space="0" w:color="B7B8B9"/>
              <w:right w:val="single" w:sz="8" w:space="0" w:color="B7B8B9"/>
            </w:tcBorders>
          </w:tcPr>
          <w:p w:rsidR="001B3B4C" w:rsidRPr="0073500C" w:rsidRDefault="001B3B4C" w:rsidP="00DB2D38">
            <w:pPr>
              <w:pStyle w:val="TabelleStandard"/>
            </w:pPr>
          </w:p>
        </w:tc>
      </w:tr>
    </w:tbl>
    <w:p w:rsidR="001B3B4C" w:rsidRPr="0073500C" w:rsidRDefault="001B3B4C" w:rsidP="00E57663">
      <w:pPr>
        <w:pStyle w:val="berschrift2"/>
      </w:pPr>
      <w:bookmarkStart w:id="288" w:name="_Toc112143255"/>
      <w:bookmarkStart w:id="289" w:name="_Toc271106675"/>
      <w:bookmarkStart w:id="290" w:name="_Toc271111995"/>
      <w:bookmarkStart w:id="291" w:name="_Toc371519624"/>
      <w:r w:rsidRPr="0073500C">
        <w:t>Version</w:t>
      </w:r>
      <w:bookmarkEnd w:id="279"/>
      <w:bookmarkEnd w:id="280"/>
      <w:bookmarkEnd w:id="281"/>
      <w:bookmarkEnd w:id="282"/>
      <w:bookmarkEnd w:id="283"/>
      <w:bookmarkEnd w:id="284"/>
      <w:bookmarkEnd w:id="285"/>
      <w:bookmarkEnd w:id="288"/>
      <w:bookmarkEnd w:id="289"/>
      <w:bookmarkEnd w:id="290"/>
      <w:bookmarkEnd w:id="291"/>
    </w:p>
    <w:p w:rsidR="001B3B4C" w:rsidRPr="0073500C" w:rsidRDefault="001B3B4C" w:rsidP="00EB474D"/>
    <w:tbl>
      <w:tblPr>
        <w:tblStyle w:val="HelleListe-Akzent3"/>
        <w:tblW w:w="9356" w:type="dxa"/>
        <w:tblInd w:w="108" w:type="dxa"/>
        <w:tblLook w:val="0620" w:firstRow="1" w:lastRow="0" w:firstColumn="0" w:lastColumn="0" w:noHBand="1" w:noVBand="1"/>
      </w:tblPr>
      <w:tblGrid>
        <w:gridCol w:w="5103"/>
        <w:gridCol w:w="1134"/>
        <w:gridCol w:w="993"/>
        <w:gridCol w:w="992"/>
        <w:gridCol w:w="1134"/>
        <w:tblGridChange w:id="292">
          <w:tblGrid>
            <w:gridCol w:w="108"/>
            <w:gridCol w:w="4995"/>
            <w:gridCol w:w="108"/>
            <w:gridCol w:w="1026"/>
            <w:gridCol w:w="108"/>
            <w:gridCol w:w="885"/>
            <w:gridCol w:w="108"/>
            <w:gridCol w:w="884"/>
            <w:gridCol w:w="108"/>
            <w:gridCol w:w="1026"/>
            <w:gridCol w:w="108"/>
          </w:tblGrid>
        </w:tblGridChange>
      </w:tblGrid>
      <w:tr w:rsidR="00FD086F" w:rsidRPr="0073500C" w:rsidTr="00903CF6">
        <w:trPr>
          <w:cnfStyle w:val="100000000000" w:firstRow="1" w:lastRow="0" w:firstColumn="0" w:lastColumn="0" w:oddVBand="0" w:evenVBand="0" w:oddHBand="0" w:evenHBand="0" w:firstRowFirstColumn="0" w:firstRowLastColumn="0" w:lastRowFirstColumn="0" w:lastRowLastColumn="0"/>
        </w:trPr>
        <w:tc>
          <w:tcPr>
            <w:tcW w:w="5103" w:type="dxa"/>
            <w:tcBorders>
              <w:top w:val="single" w:sz="8" w:space="0" w:color="B7B8B9"/>
              <w:left w:val="single" w:sz="8" w:space="0" w:color="B7B8B9"/>
              <w:bottom w:val="nil"/>
            </w:tcBorders>
            <w:shd w:val="clear" w:color="auto" w:fill="B7B8B9"/>
          </w:tcPr>
          <w:p w:rsidR="001B3B4C" w:rsidRPr="0073500C" w:rsidRDefault="000902F8" w:rsidP="00C418B1">
            <w:pPr>
              <w:pStyle w:val="TabelleTitel"/>
              <w:rPr>
                <w:color w:val="auto"/>
                <w:lang w:val="en-GB"/>
              </w:rPr>
            </w:pPr>
            <w:r w:rsidRPr="0073500C">
              <w:rPr>
                <w:color w:val="auto"/>
                <w:lang w:val="en-GB"/>
              </w:rPr>
              <w:t>Description</w:t>
            </w:r>
          </w:p>
        </w:tc>
        <w:tc>
          <w:tcPr>
            <w:tcW w:w="1134" w:type="dxa"/>
            <w:tcBorders>
              <w:top w:val="single" w:sz="8" w:space="0" w:color="B7B8B9"/>
              <w:bottom w:val="nil"/>
            </w:tcBorders>
            <w:shd w:val="clear" w:color="auto" w:fill="B7B8B9"/>
          </w:tcPr>
          <w:p w:rsidR="001B3B4C" w:rsidRPr="0073500C" w:rsidRDefault="00D21AC6" w:rsidP="00C418B1">
            <w:pPr>
              <w:pStyle w:val="TabelleTitel"/>
              <w:rPr>
                <w:color w:val="auto"/>
                <w:lang w:val="en-GB"/>
              </w:rPr>
            </w:pPr>
            <w:r w:rsidRPr="0073500C">
              <w:rPr>
                <w:color w:val="auto"/>
                <w:lang w:val="en-GB"/>
              </w:rPr>
              <w:t>Aut</w:t>
            </w:r>
            <w:r w:rsidR="000902F8" w:rsidRPr="0073500C">
              <w:rPr>
                <w:color w:val="auto"/>
                <w:lang w:val="en-GB"/>
              </w:rPr>
              <w:t>h</w:t>
            </w:r>
            <w:r w:rsidR="001B3B4C" w:rsidRPr="0073500C">
              <w:rPr>
                <w:color w:val="auto"/>
                <w:lang w:val="en-GB"/>
              </w:rPr>
              <w:t>or</w:t>
            </w:r>
          </w:p>
        </w:tc>
        <w:tc>
          <w:tcPr>
            <w:tcW w:w="993" w:type="dxa"/>
            <w:tcBorders>
              <w:top w:val="single" w:sz="8" w:space="0" w:color="B7B8B9"/>
              <w:bottom w:val="nil"/>
            </w:tcBorders>
            <w:shd w:val="clear" w:color="auto" w:fill="B7B8B9"/>
          </w:tcPr>
          <w:p w:rsidR="001B3B4C" w:rsidRPr="0073500C" w:rsidRDefault="000902F8" w:rsidP="00C418B1">
            <w:pPr>
              <w:pStyle w:val="TabelleTitel"/>
              <w:rPr>
                <w:color w:val="auto"/>
                <w:lang w:val="en-GB"/>
              </w:rPr>
            </w:pPr>
            <w:r w:rsidRPr="0073500C">
              <w:rPr>
                <w:color w:val="auto"/>
                <w:lang w:val="en-GB"/>
              </w:rPr>
              <w:t>State</w:t>
            </w:r>
          </w:p>
        </w:tc>
        <w:tc>
          <w:tcPr>
            <w:tcW w:w="992" w:type="dxa"/>
            <w:tcBorders>
              <w:top w:val="single" w:sz="8" w:space="0" w:color="B7B8B9"/>
              <w:bottom w:val="nil"/>
            </w:tcBorders>
            <w:shd w:val="clear" w:color="auto" w:fill="B7B8B9"/>
          </w:tcPr>
          <w:p w:rsidR="001B3B4C" w:rsidRPr="0073500C" w:rsidRDefault="001B3B4C" w:rsidP="00C418B1">
            <w:pPr>
              <w:pStyle w:val="TabelleTitel"/>
              <w:rPr>
                <w:color w:val="auto"/>
                <w:lang w:val="en-GB"/>
              </w:rPr>
            </w:pPr>
            <w:r w:rsidRPr="0073500C">
              <w:rPr>
                <w:color w:val="auto"/>
                <w:lang w:val="en-GB"/>
              </w:rPr>
              <w:t>Version</w:t>
            </w:r>
          </w:p>
        </w:tc>
        <w:tc>
          <w:tcPr>
            <w:tcW w:w="1134" w:type="dxa"/>
            <w:tcBorders>
              <w:top w:val="single" w:sz="8" w:space="0" w:color="B7B8B9"/>
              <w:bottom w:val="nil"/>
              <w:right w:val="single" w:sz="8" w:space="0" w:color="B7B8B9"/>
            </w:tcBorders>
            <w:shd w:val="clear" w:color="auto" w:fill="B7B8B9"/>
          </w:tcPr>
          <w:p w:rsidR="001B3B4C" w:rsidRPr="0073500C" w:rsidRDefault="000902F8" w:rsidP="00C418B1">
            <w:pPr>
              <w:pStyle w:val="TabelleTitel"/>
              <w:rPr>
                <w:color w:val="auto"/>
                <w:lang w:val="en-GB"/>
              </w:rPr>
            </w:pPr>
            <w:r w:rsidRPr="0073500C">
              <w:rPr>
                <w:color w:val="auto"/>
                <w:lang w:val="en-GB"/>
              </w:rPr>
              <w:t>Date</w:t>
            </w:r>
          </w:p>
        </w:tc>
      </w:tr>
      <w:tr w:rsidR="00903CF6" w:rsidRPr="0073500C" w:rsidTr="00903CF6">
        <w:tc>
          <w:tcPr>
            <w:tcW w:w="5103" w:type="dxa"/>
            <w:tcBorders>
              <w:top w:val="nil"/>
              <w:left w:val="single" w:sz="8" w:space="0" w:color="B7B8B9"/>
            </w:tcBorders>
          </w:tcPr>
          <w:p w:rsidR="001B3B4C" w:rsidRPr="0073500C" w:rsidRDefault="008F4700" w:rsidP="00DB2D38">
            <w:pPr>
              <w:pStyle w:val="TabelleStandard"/>
            </w:pPr>
            <w:r w:rsidRPr="0073500C">
              <w:t>S</w:t>
            </w:r>
            <w:r w:rsidR="000902F8" w:rsidRPr="0073500C">
              <w:t>tart</w:t>
            </w:r>
          </w:p>
        </w:tc>
        <w:tc>
          <w:tcPr>
            <w:tcW w:w="1134" w:type="dxa"/>
            <w:tcBorders>
              <w:top w:val="nil"/>
            </w:tcBorders>
          </w:tcPr>
          <w:p w:rsidR="001B3B4C" w:rsidRPr="0073500C" w:rsidRDefault="000902F8" w:rsidP="00DB2D38">
            <w:pPr>
              <w:pStyle w:val="TabelleStandard"/>
            </w:pPr>
            <w:r w:rsidRPr="0073500C">
              <w:t>AVME/</w:t>
            </w:r>
            <w:proofErr w:type="spellStart"/>
            <w:r w:rsidRPr="0073500C">
              <w:t>kvo</w:t>
            </w:r>
            <w:proofErr w:type="spellEnd"/>
          </w:p>
        </w:tc>
        <w:tc>
          <w:tcPr>
            <w:tcW w:w="993" w:type="dxa"/>
            <w:tcBorders>
              <w:top w:val="nil"/>
            </w:tcBorders>
          </w:tcPr>
          <w:p w:rsidR="001B3B4C" w:rsidRPr="0073500C" w:rsidRDefault="008F4700" w:rsidP="00DB2D38">
            <w:pPr>
              <w:pStyle w:val="TabelleStandard"/>
            </w:pPr>
            <w:r w:rsidRPr="0073500C">
              <w:t>d</w:t>
            </w:r>
          </w:p>
        </w:tc>
        <w:tc>
          <w:tcPr>
            <w:tcW w:w="992" w:type="dxa"/>
            <w:tcBorders>
              <w:top w:val="nil"/>
            </w:tcBorders>
          </w:tcPr>
          <w:p w:rsidR="001B3B4C" w:rsidRPr="0073500C" w:rsidRDefault="008F4700" w:rsidP="00DB2D38">
            <w:pPr>
              <w:pStyle w:val="TabelleStandard"/>
            </w:pPr>
            <w:r w:rsidRPr="0073500C">
              <w:t>0.1</w:t>
            </w:r>
          </w:p>
        </w:tc>
        <w:tc>
          <w:tcPr>
            <w:tcW w:w="1134" w:type="dxa"/>
            <w:tcBorders>
              <w:top w:val="nil"/>
              <w:right w:val="single" w:sz="8" w:space="0" w:color="B7B8B9"/>
            </w:tcBorders>
          </w:tcPr>
          <w:p w:rsidR="001B3B4C" w:rsidRPr="0073500C" w:rsidRDefault="008F4700" w:rsidP="00DB2D38">
            <w:pPr>
              <w:pStyle w:val="TabelleStandard"/>
            </w:pPr>
            <w:r w:rsidRPr="0073500C">
              <w:t>18</w:t>
            </w:r>
            <w:r w:rsidR="000902F8" w:rsidRPr="0073500C">
              <w:t>.04.2013</w:t>
            </w:r>
          </w:p>
        </w:tc>
      </w:tr>
      <w:tr w:rsidR="00903CF6" w:rsidRPr="0073500C" w:rsidTr="00903CF6">
        <w:tc>
          <w:tcPr>
            <w:tcW w:w="5103" w:type="dxa"/>
            <w:tcBorders>
              <w:left w:val="single" w:sz="8" w:space="0" w:color="B7B8B9"/>
            </w:tcBorders>
          </w:tcPr>
          <w:p w:rsidR="001B3B4C" w:rsidRPr="0073500C" w:rsidRDefault="008F4700" w:rsidP="008F4700">
            <w:pPr>
              <w:pStyle w:val="TabelleStandard"/>
            </w:pPr>
            <w:r w:rsidRPr="0073500C">
              <w:t xml:space="preserve">Changes after review with </w:t>
            </w:r>
            <w:proofErr w:type="spellStart"/>
            <w:r w:rsidRPr="0073500C">
              <w:t>R.Engelputzeder</w:t>
            </w:r>
            <w:proofErr w:type="spellEnd"/>
            <w:r w:rsidRPr="0073500C">
              <w:t xml:space="preserve">, </w:t>
            </w:r>
            <w:proofErr w:type="spellStart"/>
            <w:r w:rsidRPr="0073500C">
              <w:t>P.Cipriano</w:t>
            </w:r>
            <w:proofErr w:type="spellEnd"/>
          </w:p>
        </w:tc>
        <w:tc>
          <w:tcPr>
            <w:tcW w:w="1134" w:type="dxa"/>
          </w:tcPr>
          <w:p w:rsidR="001B3B4C" w:rsidRPr="0073500C" w:rsidRDefault="008F4700" w:rsidP="00DB2D38">
            <w:pPr>
              <w:pStyle w:val="TabelleStandard"/>
            </w:pPr>
            <w:r w:rsidRPr="0073500C">
              <w:t>AVME/</w:t>
            </w:r>
            <w:proofErr w:type="spellStart"/>
            <w:r w:rsidRPr="0073500C">
              <w:t>kvo</w:t>
            </w:r>
            <w:proofErr w:type="spellEnd"/>
          </w:p>
        </w:tc>
        <w:tc>
          <w:tcPr>
            <w:tcW w:w="993" w:type="dxa"/>
          </w:tcPr>
          <w:p w:rsidR="001B3B4C" w:rsidRPr="0073500C" w:rsidRDefault="008F4700" w:rsidP="00DB2D38">
            <w:pPr>
              <w:pStyle w:val="TabelleStandard"/>
            </w:pPr>
            <w:r w:rsidRPr="0073500C">
              <w:t>d</w:t>
            </w:r>
          </w:p>
        </w:tc>
        <w:tc>
          <w:tcPr>
            <w:tcW w:w="992" w:type="dxa"/>
          </w:tcPr>
          <w:p w:rsidR="001B3B4C" w:rsidRPr="0073500C" w:rsidRDefault="008F4700" w:rsidP="00DB2D38">
            <w:pPr>
              <w:pStyle w:val="TabelleStandard"/>
            </w:pPr>
            <w:r w:rsidRPr="0073500C">
              <w:t>0.2</w:t>
            </w:r>
          </w:p>
        </w:tc>
        <w:tc>
          <w:tcPr>
            <w:tcW w:w="1134" w:type="dxa"/>
            <w:tcBorders>
              <w:right w:val="single" w:sz="8" w:space="0" w:color="B7B8B9"/>
            </w:tcBorders>
          </w:tcPr>
          <w:p w:rsidR="001B3B4C" w:rsidRPr="0073500C" w:rsidRDefault="008F4700" w:rsidP="00DB2D38">
            <w:pPr>
              <w:pStyle w:val="TabelleStandard"/>
            </w:pPr>
            <w:r w:rsidRPr="0073500C">
              <w:t>23.04.2013</w:t>
            </w:r>
          </w:p>
        </w:tc>
      </w:tr>
      <w:tr w:rsidR="00AF687F" w:rsidRPr="0073500C" w:rsidTr="00AF687F">
        <w:tc>
          <w:tcPr>
            <w:tcW w:w="5103" w:type="dxa"/>
            <w:tcBorders>
              <w:left w:val="single" w:sz="8" w:space="0" w:color="B7B8B9"/>
            </w:tcBorders>
          </w:tcPr>
          <w:p w:rsidR="00AF687F" w:rsidRPr="0073500C" w:rsidRDefault="00C06DA4" w:rsidP="00AF687F">
            <w:pPr>
              <w:pStyle w:val="TabelleStandard"/>
            </w:pPr>
            <w:r>
              <w:t>Different changes done</w:t>
            </w:r>
          </w:p>
        </w:tc>
        <w:tc>
          <w:tcPr>
            <w:tcW w:w="1134" w:type="dxa"/>
          </w:tcPr>
          <w:p w:rsidR="00AF687F" w:rsidRPr="0073500C" w:rsidRDefault="00AF687F" w:rsidP="00AF687F">
            <w:pPr>
              <w:pStyle w:val="TabelleStandard"/>
            </w:pPr>
            <w:r w:rsidRPr="0073500C">
              <w:t>AVME/</w:t>
            </w:r>
            <w:proofErr w:type="spellStart"/>
            <w:r w:rsidRPr="0073500C">
              <w:t>kvo</w:t>
            </w:r>
            <w:proofErr w:type="spellEnd"/>
          </w:p>
        </w:tc>
        <w:tc>
          <w:tcPr>
            <w:tcW w:w="993" w:type="dxa"/>
          </w:tcPr>
          <w:p w:rsidR="00AF687F" w:rsidRPr="0073500C" w:rsidRDefault="00AF687F" w:rsidP="00AF687F">
            <w:pPr>
              <w:pStyle w:val="TabelleStandard"/>
            </w:pPr>
            <w:r w:rsidRPr="0073500C">
              <w:t>d</w:t>
            </w:r>
          </w:p>
        </w:tc>
        <w:tc>
          <w:tcPr>
            <w:tcW w:w="992" w:type="dxa"/>
          </w:tcPr>
          <w:p w:rsidR="00AF687F" w:rsidRPr="0073500C" w:rsidRDefault="00AF687F" w:rsidP="00AF687F">
            <w:pPr>
              <w:pStyle w:val="TabelleStandard"/>
            </w:pPr>
            <w:r w:rsidRPr="0073500C">
              <w:t>0.3</w:t>
            </w:r>
          </w:p>
        </w:tc>
        <w:tc>
          <w:tcPr>
            <w:tcW w:w="1134" w:type="dxa"/>
            <w:tcBorders>
              <w:right w:val="single" w:sz="8" w:space="0" w:color="B7B8B9"/>
            </w:tcBorders>
          </w:tcPr>
          <w:p w:rsidR="00AF687F" w:rsidRPr="0073500C" w:rsidRDefault="00AF687F" w:rsidP="00AF687F">
            <w:pPr>
              <w:pStyle w:val="TabelleStandard"/>
            </w:pPr>
            <w:r w:rsidRPr="0073500C">
              <w:t>02.05.2013</w:t>
            </w:r>
          </w:p>
        </w:tc>
      </w:tr>
      <w:tr w:rsidR="00903CF6" w:rsidRPr="0073500C" w:rsidTr="00903CF6">
        <w:tc>
          <w:tcPr>
            <w:tcW w:w="5103" w:type="dxa"/>
            <w:tcBorders>
              <w:left w:val="single" w:sz="8" w:space="0" w:color="B7B8B9"/>
            </w:tcBorders>
          </w:tcPr>
          <w:p w:rsidR="001B3B4C" w:rsidRPr="0073500C" w:rsidRDefault="00C673DE" w:rsidP="00DB2D38">
            <w:pPr>
              <w:pStyle w:val="TabelleStandard"/>
            </w:pPr>
            <w:r>
              <w:t>Add common cylinder controller description</w:t>
            </w:r>
          </w:p>
        </w:tc>
        <w:tc>
          <w:tcPr>
            <w:tcW w:w="1134" w:type="dxa"/>
          </w:tcPr>
          <w:p w:rsidR="001B3B4C" w:rsidRPr="0073500C" w:rsidRDefault="00F40CFD" w:rsidP="00DB2D38">
            <w:pPr>
              <w:pStyle w:val="TabelleStandard"/>
            </w:pPr>
            <w:r w:rsidRPr="0073500C">
              <w:t>AVME/</w:t>
            </w:r>
            <w:proofErr w:type="spellStart"/>
            <w:r w:rsidRPr="0073500C">
              <w:t>kvo</w:t>
            </w:r>
            <w:proofErr w:type="spellEnd"/>
          </w:p>
        </w:tc>
        <w:tc>
          <w:tcPr>
            <w:tcW w:w="993" w:type="dxa"/>
          </w:tcPr>
          <w:p w:rsidR="001B3B4C" w:rsidRPr="0073500C" w:rsidRDefault="00F40CFD" w:rsidP="00DB2D38">
            <w:pPr>
              <w:pStyle w:val="TabelleStandard"/>
            </w:pPr>
            <w:r w:rsidRPr="0073500C">
              <w:t>d</w:t>
            </w:r>
          </w:p>
        </w:tc>
        <w:tc>
          <w:tcPr>
            <w:tcW w:w="992" w:type="dxa"/>
          </w:tcPr>
          <w:p w:rsidR="001B3B4C" w:rsidRPr="0073500C" w:rsidRDefault="00C673DE" w:rsidP="00DB2D38">
            <w:pPr>
              <w:pStyle w:val="TabelleStandard"/>
            </w:pPr>
            <w:r>
              <w:t>0.4</w:t>
            </w:r>
          </w:p>
        </w:tc>
        <w:tc>
          <w:tcPr>
            <w:tcW w:w="1134" w:type="dxa"/>
            <w:tcBorders>
              <w:right w:val="single" w:sz="8" w:space="0" w:color="B7B8B9"/>
            </w:tcBorders>
          </w:tcPr>
          <w:p w:rsidR="001B3B4C" w:rsidRPr="0073500C" w:rsidRDefault="00F40CFD" w:rsidP="00DB2D38">
            <w:pPr>
              <w:pStyle w:val="TabelleStandard"/>
            </w:pPr>
            <w:r>
              <w:t>15.05.2013</w:t>
            </w:r>
          </w:p>
        </w:tc>
      </w:tr>
      <w:tr w:rsidR="00903CF6" w:rsidRPr="0073500C" w:rsidTr="00903CF6">
        <w:tc>
          <w:tcPr>
            <w:tcW w:w="5103" w:type="dxa"/>
            <w:tcBorders>
              <w:left w:val="single" w:sz="8" w:space="0" w:color="B7B8B9"/>
            </w:tcBorders>
          </w:tcPr>
          <w:p w:rsidR="001B3B4C" w:rsidRPr="0073500C" w:rsidRDefault="00F40CFD" w:rsidP="00F40CFD">
            <w:pPr>
              <w:pStyle w:val="TabelleStandard"/>
            </w:pPr>
            <w:proofErr w:type="spellStart"/>
            <w:r>
              <w:t>Cmd</w:t>
            </w:r>
            <w:proofErr w:type="spellEnd"/>
            <w:r>
              <w:t>/State -&gt; with constants, initial value defined</w:t>
            </w:r>
          </w:p>
        </w:tc>
        <w:tc>
          <w:tcPr>
            <w:tcW w:w="1134" w:type="dxa"/>
          </w:tcPr>
          <w:p w:rsidR="001B3B4C" w:rsidRPr="0073500C" w:rsidRDefault="00F40CFD" w:rsidP="00DB2D38">
            <w:pPr>
              <w:pStyle w:val="TabelleStandard"/>
            </w:pPr>
            <w:r>
              <w:t>AVME/</w:t>
            </w:r>
            <w:proofErr w:type="spellStart"/>
            <w:r>
              <w:t>kvo</w:t>
            </w:r>
            <w:proofErr w:type="spellEnd"/>
          </w:p>
        </w:tc>
        <w:tc>
          <w:tcPr>
            <w:tcW w:w="993" w:type="dxa"/>
          </w:tcPr>
          <w:p w:rsidR="001B3B4C" w:rsidRPr="0073500C" w:rsidRDefault="00F40CFD" w:rsidP="00DB2D38">
            <w:pPr>
              <w:pStyle w:val="TabelleStandard"/>
            </w:pPr>
            <w:r>
              <w:t>d</w:t>
            </w:r>
          </w:p>
        </w:tc>
        <w:tc>
          <w:tcPr>
            <w:tcW w:w="992" w:type="dxa"/>
          </w:tcPr>
          <w:p w:rsidR="001B3B4C" w:rsidRPr="0073500C" w:rsidRDefault="00F40CFD" w:rsidP="00DB2D38">
            <w:pPr>
              <w:pStyle w:val="TabelleStandard"/>
            </w:pPr>
            <w:r>
              <w:t>0.5</w:t>
            </w:r>
          </w:p>
        </w:tc>
        <w:tc>
          <w:tcPr>
            <w:tcW w:w="1134" w:type="dxa"/>
            <w:tcBorders>
              <w:right w:val="single" w:sz="8" w:space="0" w:color="B7B8B9"/>
            </w:tcBorders>
          </w:tcPr>
          <w:p w:rsidR="001B3B4C" w:rsidRPr="0073500C" w:rsidRDefault="00F40CFD" w:rsidP="00DB2D38">
            <w:pPr>
              <w:pStyle w:val="TabelleStandard"/>
            </w:pPr>
            <w:r>
              <w:t>25.05.2013</w:t>
            </w:r>
          </w:p>
        </w:tc>
      </w:tr>
      <w:tr w:rsidR="00903CF6" w:rsidRPr="0073500C" w:rsidTr="00903CF6">
        <w:tc>
          <w:tcPr>
            <w:tcW w:w="5103" w:type="dxa"/>
            <w:tcBorders>
              <w:left w:val="single" w:sz="8" w:space="0" w:color="B7B8B9"/>
            </w:tcBorders>
          </w:tcPr>
          <w:p w:rsidR="001B3B4C" w:rsidRPr="0073500C" w:rsidRDefault="00493DB6" w:rsidP="00DB2D38">
            <w:pPr>
              <w:pStyle w:val="TabelleStandard"/>
            </w:pPr>
            <w:r>
              <w:t xml:space="preserve">Programming </w:t>
            </w:r>
            <w:proofErr w:type="spellStart"/>
            <w:r>
              <w:t>converntions</w:t>
            </w:r>
            <w:proofErr w:type="spellEnd"/>
            <w:r>
              <w:t xml:space="preserve"> overrule from Array and structure </w:t>
            </w:r>
            <w:proofErr w:type="spellStart"/>
            <w:r>
              <w:t>canceld</w:t>
            </w:r>
            <w:proofErr w:type="spellEnd"/>
          </w:p>
        </w:tc>
        <w:tc>
          <w:tcPr>
            <w:tcW w:w="1134" w:type="dxa"/>
          </w:tcPr>
          <w:p w:rsidR="001B3B4C" w:rsidRPr="0073500C" w:rsidRDefault="00493DB6" w:rsidP="00DB2D38">
            <w:pPr>
              <w:pStyle w:val="TabelleStandard"/>
            </w:pPr>
            <w:r>
              <w:t>AVME/pre</w:t>
            </w:r>
          </w:p>
        </w:tc>
        <w:tc>
          <w:tcPr>
            <w:tcW w:w="993" w:type="dxa"/>
          </w:tcPr>
          <w:p w:rsidR="001B3B4C" w:rsidRPr="0073500C" w:rsidRDefault="00493DB6" w:rsidP="00DB2D38">
            <w:pPr>
              <w:pStyle w:val="TabelleStandard"/>
            </w:pPr>
            <w:r>
              <w:t>D</w:t>
            </w:r>
          </w:p>
        </w:tc>
        <w:tc>
          <w:tcPr>
            <w:tcW w:w="992" w:type="dxa"/>
          </w:tcPr>
          <w:p w:rsidR="001B3B4C" w:rsidRPr="0073500C" w:rsidRDefault="00493DB6" w:rsidP="00DB2D38">
            <w:pPr>
              <w:pStyle w:val="TabelleStandard"/>
            </w:pPr>
            <w:r>
              <w:t>0.7</w:t>
            </w:r>
          </w:p>
        </w:tc>
        <w:tc>
          <w:tcPr>
            <w:tcW w:w="1134" w:type="dxa"/>
            <w:tcBorders>
              <w:right w:val="single" w:sz="8" w:space="0" w:color="B7B8B9"/>
            </w:tcBorders>
          </w:tcPr>
          <w:p w:rsidR="001B3B4C" w:rsidRPr="0073500C" w:rsidRDefault="00493DB6" w:rsidP="00DB2D38">
            <w:pPr>
              <w:pStyle w:val="TabelleStandard"/>
            </w:pPr>
            <w:r>
              <w:t>10.07.2013</w:t>
            </w:r>
          </w:p>
        </w:tc>
      </w:tr>
      <w:tr w:rsidR="00903CF6" w:rsidRPr="0073500C" w:rsidTr="00903CF6">
        <w:tc>
          <w:tcPr>
            <w:tcW w:w="5103" w:type="dxa"/>
            <w:tcBorders>
              <w:left w:val="single" w:sz="8" w:space="0" w:color="B7B8B9"/>
            </w:tcBorders>
          </w:tcPr>
          <w:p w:rsidR="001B3B4C" w:rsidRPr="0073500C" w:rsidRDefault="00865A44" w:rsidP="00DB2D38">
            <w:pPr>
              <w:pStyle w:val="TabelleStandard"/>
            </w:pPr>
            <w:ins w:id="293" w:author="Michael Rütsche" w:date="2013-10-09T15:50:00Z">
              <w:r>
                <w:t>Changes after first part of commissioning</w:t>
              </w:r>
            </w:ins>
          </w:p>
        </w:tc>
        <w:tc>
          <w:tcPr>
            <w:tcW w:w="1134" w:type="dxa"/>
          </w:tcPr>
          <w:p w:rsidR="001B3B4C" w:rsidRPr="0073500C" w:rsidRDefault="00865A44" w:rsidP="00DB2D38">
            <w:pPr>
              <w:pStyle w:val="TabelleStandard"/>
            </w:pPr>
            <w:ins w:id="294" w:author="Michael Rütsche" w:date="2013-10-09T15:50:00Z">
              <w:r>
                <w:t>AVME/</w:t>
              </w:r>
              <w:proofErr w:type="spellStart"/>
              <w:r>
                <w:t>mru</w:t>
              </w:r>
            </w:ins>
            <w:proofErr w:type="spellEnd"/>
          </w:p>
        </w:tc>
        <w:tc>
          <w:tcPr>
            <w:tcW w:w="993" w:type="dxa"/>
          </w:tcPr>
          <w:p w:rsidR="001B3B4C" w:rsidRPr="0073500C" w:rsidRDefault="00865A44" w:rsidP="00DB2D38">
            <w:pPr>
              <w:pStyle w:val="TabelleStandard"/>
            </w:pPr>
            <w:ins w:id="295" w:author="Michael Rütsche" w:date="2013-10-09T15:50:00Z">
              <w:r>
                <w:t>D</w:t>
              </w:r>
            </w:ins>
          </w:p>
        </w:tc>
        <w:tc>
          <w:tcPr>
            <w:tcW w:w="992" w:type="dxa"/>
          </w:tcPr>
          <w:p w:rsidR="001B3B4C" w:rsidRPr="0073500C" w:rsidRDefault="00865A44" w:rsidP="00DB2D38">
            <w:pPr>
              <w:pStyle w:val="TabelleStandard"/>
            </w:pPr>
            <w:ins w:id="296" w:author="Michael Rütsche" w:date="2013-10-09T15:50:00Z">
              <w:r>
                <w:t>0.8</w:t>
              </w:r>
            </w:ins>
          </w:p>
        </w:tc>
        <w:tc>
          <w:tcPr>
            <w:tcW w:w="1134" w:type="dxa"/>
            <w:tcBorders>
              <w:right w:val="single" w:sz="8" w:space="0" w:color="B7B8B9"/>
            </w:tcBorders>
          </w:tcPr>
          <w:p w:rsidR="001B3B4C" w:rsidRPr="0073500C" w:rsidRDefault="006C3932" w:rsidP="00DB2D38">
            <w:pPr>
              <w:pStyle w:val="TabelleStandard"/>
            </w:pPr>
            <w:ins w:id="297" w:author="Michael Rütsche" w:date="2013-10-10T11:21:00Z">
              <w:r>
                <w:t>10</w:t>
              </w:r>
            </w:ins>
            <w:ins w:id="298" w:author="Michael Rütsche" w:date="2013-10-09T15:51:00Z">
              <w:r w:rsidR="00865A44">
                <w:t>.10.2013</w:t>
              </w:r>
            </w:ins>
          </w:p>
        </w:tc>
      </w:tr>
      <w:tr w:rsidR="00903CF6" w:rsidRPr="0073500C" w:rsidTr="00903CF6">
        <w:tc>
          <w:tcPr>
            <w:tcW w:w="5103" w:type="dxa"/>
            <w:tcBorders>
              <w:left w:val="single" w:sz="8" w:space="0" w:color="B7B8B9"/>
            </w:tcBorders>
          </w:tcPr>
          <w:p w:rsidR="001B3B4C" w:rsidRPr="0073500C" w:rsidRDefault="00D42336">
            <w:pPr>
              <w:pStyle w:val="TabelleStandard"/>
            </w:pPr>
            <w:ins w:id="299" w:author="Michael Rütsche" w:date="2013-11-06T08:34:00Z">
              <w:r>
                <w:t xml:space="preserve">Add </w:t>
              </w:r>
            </w:ins>
            <w:ins w:id="300" w:author="Michael Rütsche" w:date="2013-11-06T15:02:00Z">
              <w:r w:rsidR="00E631F9">
                <w:t xml:space="preserve">history, test before release and </w:t>
              </w:r>
            </w:ins>
            <w:ins w:id="301" w:author="Michael Rütsche" w:date="2013-11-06T15:03:00Z">
              <w:r w:rsidR="00E631F9">
                <w:t>dependencies</w:t>
              </w:r>
            </w:ins>
            <w:ins w:id="302" w:author="Michael Rütsche" w:date="2013-11-06T08:34:00Z">
              <w:r>
                <w:t>, rework alarm reaction</w:t>
              </w:r>
            </w:ins>
            <w:ins w:id="303" w:author="Michael Rütsche" w:date="2013-11-06T15:04:00Z">
              <w:r w:rsidR="00E631F9">
                <w:t>,</w:t>
              </w:r>
            </w:ins>
            <w:ins w:id="304" w:author="Michael Rütsche" w:date="2013-11-06T08:34:00Z">
              <w:r>
                <w:t xml:space="preserve"> </w:t>
              </w:r>
              <w:proofErr w:type="spellStart"/>
              <w:r>
                <w:t>substates</w:t>
              </w:r>
            </w:ins>
            <w:proofErr w:type="spellEnd"/>
            <w:ins w:id="305" w:author="Michael Rütsche" w:date="2013-11-06T15:04:00Z">
              <w:r w:rsidR="00E631F9">
                <w:t xml:space="preserve"> and IO handling</w:t>
              </w:r>
            </w:ins>
          </w:p>
        </w:tc>
        <w:tc>
          <w:tcPr>
            <w:tcW w:w="1134" w:type="dxa"/>
          </w:tcPr>
          <w:p w:rsidR="001B3B4C" w:rsidRPr="0073500C" w:rsidRDefault="00D42336" w:rsidP="00DB2D38">
            <w:pPr>
              <w:pStyle w:val="TabelleStandard"/>
            </w:pPr>
            <w:ins w:id="306" w:author="Michael Rütsche" w:date="2013-11-06T08:35:00Z">
              <w:r>
                <w:t>AVME/</w:t>
              </w:r>
              <w:proofErr w:type="spellStart"/>
              <w:r>
                <w:t>mru</w:t>
              </w:r>
            </w:ins>
            <w:proofErr w:type="spellEnd"/>
          </w:p>
        </w:tc>
        <w:tc>
          <w:tcPr>
            <w:tcW w:w="993" w:type="dxa"/>
          </w:tcPr>
          <w:p w:rsidR="001B3B4C" w:rsidRPr="0073500C" w:rsidRDefault="00D42336" w:rsidP="00DB2D38">
            <w:pPr>
              <w:pStyle w:val="TabelleStandard"/>
            </w:pPr>
            <w:ins w:id="307" w:author="Michael Rütsche" w:date="2013-11-06T08:35:00Z">
              <w:r>
                <w:t>D</w:t>
              </w:r>
            </w:ins>
          </w:p>
        </w:tc>
        <w:tc>
          <w:tcPr>
            <w:tcW w:w="992" w:type="dxa"/>
          </w:tcPr>
          <w:p w:rsidR="001B3B4C" w:rsidRPr="0073500C" w:rsidRDefault="00D42336" w:rsidP="00DB2D38">
            <w:pPr>
              <w:pStyle w:val="TabelleStandard"/>
            </w:pPr>
            <w:ins w:id="308" w:author="Michael Rütsche" w:date="2013-11-06T08:35:00Z">
              <w:r>
                <w:t>0.9</w:t>
              </w:r>
            </w:ins>
          </w:p>
        </w:tc>
        <w:tc>
          <w:tcPr>
            <w:tcW w:w="1134" w:type="dxa"/>
            <w:tcBorders>
              <w:right w:val="single" w:sz="8" w:space="0" w:color="B7B8B9"/>
            </w:tcBorders>
          </w:tcPr>
          <w:p w:rsidR="001B3B4C" w:rsidRPr="0073500C" w:rsidRDefault="00D42336" w:rsidP="00DB2D38">
            <w:pPr>
              <w:pStyle w:val="TabelleStandard"/>
            </w:pPr>
            <w:ins w:id="309" w:author="Michael Rütsche" w:date="2013-11-06T08:35:00Z">
              <w:r>
                <w:t>06.11.2013</w:t>
              </w:r>
            </w:ins>
          </w:p>
        </w:tc>
      </w:tr>
      <w:tr w:rsidR="00903CF6" w:rsidRPr="0073500C" w:rsidTr="00D42336">
        <w:tblPrEx>
          <w:tblW w:w="9356" w:type="dxa"/>
          <w:tblInd w:w="108" w:type="dxa"/>
          <w:tblLook w:val="0620" w:firstRow="1" w:lastRow="0" w:firstColumn="0" w:lastColumn="0" w:noHBand="1" w:noVBand="1"/>
          <w:tblPrExChange w:id="310" w:author="Michael Rütsche" w:date="2013-11-06T08:35:00Z">
            <w:tblPrEx>
              <w:tblW w:w="9356" w:type="dxa"/>
              <w:tblInd w:w="108" w:type="dxa"/>
              <w:tblLook w:val="0620" w:firstRow="1" w:lastRow="0" w:firstColumn="0" w:lastColumn="0" w:noHBand="1" w:noVBand="1"/>
            </w:tblPrEx>
          </w:tblPrExChange>
        </w:tblPrEx>
        <w:trPr>
          <w:trPrChange w:id="311" w:author="Michael Rütsche" w:date="2013-11-06T08:35:00Z">
            <w:trPr>
              <w:gridAfter w:val="0"/>
            </w:trPr>
          </w:trPrChange>
        </w:trPr>
        <w:tc>
          <w:tcPr>
            <w:tcW w:w="5103" w:type="dxa"/>
            <w:tcBorders>
              <w:left w:val="single" w:sz="8" w:space="0" w:color="B7B8B9"/>
            </w:tcBorders>
            <w:tcPrChange w:id="312" w:author="Michael Rütsche" w:date="2013-11-06T08:35:00Z">
              <w:tcPr>
                <w:tcW w:w="5103" w:type="dxa"/>
                <w:gridSpan w:val="2"/>
                <w:tcBorders>
                  <w:left w:val="single" w:sz="8" w:space="0" w:color="B7B8B9"/>
                  <w:bottom w:val="single" w:sz="8" w:space="0" w:color="B7B8B9"/>
                </w:tcBorders>
              </w:tcPr>
            </w:tcPrChange>
          </w:tcPr>
          <w:p w:rsidR="00D42336" w:rsidRPr="0073500C" w:rsidRDefault="00D42336" w:rsidP="00DB2D38">
            <w:pPr>
              <w:pStyle w:val="TabelleStandard"/>
            </w:pPr>
          </w:p>
        </w:tc>
        <w:tc>
          <w:tcPr>
            <w:tcW w:w="1134" w:type="dxa"/>
            <w:tcPrChange w:id="313" w:author="Michael Rütsche" w:date="2013-11-06T08:35:00Z">
              <w:tcPr>
                <w:tcW w:w="1134" w:type="dxa"/>
                <w:gridSpan w:val="2"/>
                <w:tcBorders>
                  <w:bottom w:val="single" w:sz="8" w:space="0" w:color="B7B8B9"/>
                </w:tcBorders>
              </w:tcPr>
            </w:tcPrChange>
          </w:tcPr>
          <w:p w:rsidR="001B3B4C" w:rsidRPr="0073500C" w:rsidRDefault="001B3B4C" w:rsidP="00DB2D38">
            <w:pPr>
              <w:pStyle w:val="TabelleStandard"/>
            </w:pPr>
          </w:p>
        </w:tc>
        <w:tc>
          <w:tcPr>
            <w:tcW w:w="993" w:type="dxa"/>
            <w:tcPrChange w:id="314" w:author="Michael Rütsche" w:date="2013-11-06T08:35:00Z">
              <w:tcPr>
                <w:tcW w:w="993" w:type="dxa"/>
                <w:gridSpan w:val="2"/>
                <w:tcBorders>
                  <w:bottom w:val="single" w:sz="8" w:space="0" w:color="B7B8B9"/>
                </w:tcBorders>
              </w:tcPr>
            </w:tcPrChange>
          </w:tcPr>
          <w:p w:rsidR="001B3B4C" w:rsidRPr="0073500C" w:rsidRDefault="001B3B4C" w:rsidP="00DB2D38">
            <w:pPr>
              <w:pStyle w:val="TabelleStandard"/>
            </w:pPr>
          </w:p>
        </w:tc>
        <w:tc>
          <w:tcPr>
            <w:tcW w:w="992" w:type="dxa"/>
            <w:tcPrChange w:id="315" w:author="Michael Rütsche" w:date="2013-11-06T08:35:00Z">
              <w:tcPr>
                <w:tcW w:w="992" w:type="dxa"/>
                <w:gridSpan w:val="2"/>
                <w:tcBorders>
                  <w:bottom w:val="single" w:sz="8" w:space="0" w:color="B7B8B9"/>
                </w:tcBorders>
              </w:tcPr>
            </w:tcPrChange>
          </w:tcPr>
          <w:p w:rsidR="001B3B4C" w:rsidRPr="0073500C" w:rsidRDefault="001B3B4C" w:rsidP="00DB2D38">
            <w:pPr>
              <w:pStyle w:val="TabelleStandard"/>
            </w:pPr>
          </w:p>
        </w:tc>
        <w:tc>
          <w:tcPr>
            <w:tcW w:w="1134" w:type="dxa"/>
            <w:tcBorders>
              <w:right w:val="single" w:sz="8" w:space="0" w:color="B7B8B9"/>
            </w:tcBorders>
            <w:tcPrChange w:id="316" w:author="Michael Rütsche" w:date="2013-11-06T08:35:00Z">
              <w:tcPr>
                <w:tcW w:w="1134" w:type="dxa"/>
                <w:gridSpan w:val="2"/>
                <w:tcBorders>
                  <w:bottom w:val="single" w:sz="8" w:space="0" w:color="B7B8B9"/>
                  <w:right w:val="single" w:sz="8" w:space="0" w:color="B7B8B9"/>
                </w:tcBorders>
              </w:tcPr>
            </w:tcPrChange>
          </w:tcPr>
          <w:p w:rsidR="001B3B4C" w:rsidRPr="0073500C" w:rsidRDefault="001B3B4C" w:rsidP="00DB2D38">
            <w:pPr>
              <w:pStyle w:val="TabelleStandard"/>
            </w:pPr>
          </w:p>
        </w:tc>
      </w:tr>
      <w:tr w:rsidR="00D42336" w:rsidRPr="0073500C" w:rsidTr="00903CF6">
        <w:trPr>
          <w:ins w:id="317" w:author="Michael Rütsche" w:date="2013-11-06T08:35:00Z"/>
        </w:trPr>
        <w:tc>
          <w:tcPr>
            <w:tcW w:w="5103" w:type="dxa"/>
            <w:tcBorders>
              <w:left w:val="single" w:sz="8" w:space="0" w:color="B7B8B9"/>
              <w:bottom w:val="single" w:sz="8" w:space="0" w:color="B7B8B9"/>
            </w:tcBorders>
          </w:tcPr>
          <w:p w:rsidR="00D42336" w:rsidRDefault="00D42336" w:rsidP="00DB2D38">
            <w:pPr>
              <w:pStyle w:val="TabelleStandard"/>
              <w:rPr>
                <w:ins w:id="318" w:author="Michael Rütsche" w:date="2013-11-06T08:35:00Z"/>
              </w:rPr>
            </w:pPr>
          </w:p>
        </w:tc>
        <w:tc>
          <w:tcPr>
            <w:tcW w:w="1134" w:type="dxa"/>
            <w:tcBorders>
              <w:bottom w:val="single" w:sz="8" w:space="0" w:color="B7B8B9"/>
            </w:tcBorders>
          </w:tcPr>
          <w:p w:rsidR="00D42336" w:rsidRPr="0073500C" w:rsidRDefault="00D42336" w:rsidP="00DB2D38">
            <w:pPr>
              <w:pStyle w:val="TabelleStandard"/>
              <w:rPr>
                <w:ins w:id="319" w:author="Michael Rütsche" w:date="2013-11-06T08:35:00Z"/>
              </w:rPr>
            </w:pPr>
          </w:p>
        </w:tc>
        <w:tc>
          <w:tcPr>
            <w:tcW w:w="993" w:type="dxa"/>
            <w:tcBorders>
              <w:bottom w:val="single" w:sz="8" w:space="0" w:color="B7B8B9"/>
            </w:tcBorders>
          </w:tcPr>
          <w:p w:rsidR="00D42336" w:rsidRPr="0073500C" w:rsidRDefault="00D42336" w:rsidP="00DB2D38">
            <w:pPr>
              <w:pStyle w:val="TabelleStandard"/>
              <w:rPr>
                <w:ins w:id="320" w:author="Michael Rütsche" w:date="2013-11-06T08:35:00Z"/>
              </w:rPr>
            </w:pPr>
          </w:p>
        </w:tc>
        <w:tc>
          <w:tcPr>
            <w:tcW w:w="992" w:type="dxa"/>
            <w:tcBorders>
              <w:bottom w:val="single" w:sz="8" w:space="0" w:color="B7B8B9"/>
            </w:tcBorders>
          </w:tcPr>
          <w:p w:rsidR="00D42336" w:rsidRPr="0073500C" w:rsidRDefault="00D42336" w:rsidP="00DB2D38">
            <w:pPr>
              <w:pStyle w:val="TabelleStandard"/>
              <w:rPr>
                <w:ins w:id="321" w:author="Michael Rütsche" w:date="2013-11-06T08:35:00Z"/>
              </w:rPr>
            </w:pPr>
          </w:p>
        </w:tc>
        <w:tc>
          <w:tcPr>
            <w:tcW w:w="1134" w:type="dxa"/>
            <w:tcBorders>
              <w:bottom w:val="single" w:sz="8" w:space="0" w:color="B7B8B9"/>
              <w:right w:val="single" w:sz="8" w:space="0" w:color="B7B8B9"/>
            </w:tcBorders>
          </w:tcPr>
          <w:p w:rsidR="00D42336" w:rsidRPr="0073500C" w:rsidRDefault="00D42336" w:rsidP="00DB2D38">
            <w:pPr>
              <w:pStyle w:val="TabelleStandard"/>
              <w:rPr>
                <w:ins w:id="322" w:author="Michael Rütsche" w:date="2013-11-06T08:35:00Z"/>
              </w:rPr>
            </w:pPr>
          </w:p>
        </w:tc>
      </w:tr>
    </w:tbl>
    <w:p w:rsidR="001B3B4C" w:rsidRPr="0073500C" w:rsidRDefault="000902F8" w:rsidP="00EB474D">
      <w:r w:rsidRPr="0073500C">
        <w:t>State</w:t>
      </w:r>
      <w:r w:rsidR="001B3B4C" w:rsidRPr="0073500C">
        <w:t xml:space="preserve">: </w:t>
      </w:r>
      <w:r w:rsidRPr="0073500C">
        <w:rPr>
          <w:b/>
        </w:rPr>
        <w:t>d</w:t>
      </w:r>
      <w:r w:rsidR="001B3B4C" w:rsidRPr="0073500C">
        <w:t xml:space="preserve"> = </w:t>
      </w:r>
      <w:r w:rsidRPr="0073500C">
        <w:t>design</w:t>
      </w:r>
      <w:r w:rsidR="001B3B4C" w:rsidRPr="0073500C">
        <w:t xml:space="preserve">, </w:t>
      </w:r>
      <w:r w:rsidRPr="0073500C">
        <w:rPr>
          <w:b/>
        </w:rPr>
        <w:t>r</w:t>
      </w:r>
      <w:r w:rsidR="001B3B4C" w:rsidRPr="0073500C">
        <w:t xml:space="preserve"> = </w:t>
      </w:r>
      <w:r w:rsidRPr="0073500C">
        <w:t>released</w:t>
      </w:r>
    </w:p>
    <w:p w:rsidR="000902F8" w:rsidRPr="0073500C" w:rsidRDefault="000902F8" w:rsidP="000902F8">
      <w:pPr>
        <w:pStyle w:val="berschrift2"/>
        <w:ind w:left="576" w:hanging="576"/>
        <w:rPr>
          <w:noProof/>
        </w:rPr>
      </w:pPr>
      <w:bookmarkStart w:id="323" w:name="_Toc295309906"/>
      <w:bookmarkStart w:id="324" w:name="_Toc317605273"/>
      <w:bookmarkStart w:id="325" w:name="_Toc371519625"/>
      <w:bookmarkEnd w:id="286"/>
      <w:bookmarkEnd w:id="287"/>
      <w:r w:rsidRPr="0073500C">
        <w:rPr>
          <w:rStyle w:val="hps"/>
        </w:rPr>
        <w:t>Abbreviations</w:t>
      </w:r>
      <w:r w:rsidRPr="0073500C">
        <w:rPr>
          <w:rStyle w:val="shorttext"/>
        </w:rPr>
        <w:t xml:space="preserve">, </w:t>
      </w:r>
      <w:r w:rsidRPr="0073500C">
        <w:rPr>
          <w:rStyle w:val="hps"/>
        </w:rPr>
        <w:t>definitions</w:t>
      </w:r>
      <w:r w:rsidRPr="0073500C">
        <w:rPr>
          <w:rStyle w:val="shorttext"/>
        </w:rPr>
        <w:t xml:space="preserve">, </w:t>
      </w:r>
      <w:r w:rsidRPr="0073500C">
        <w:rPr>
          <w:rStyle w:val="hps"/>
        </w:rPr>
        <w:t>glossary</w:t>
      </w:r>
      <w:bookmarkEnd w:id="323"/>
      <w:bookmarkEnd w:id="324"/>
      <w:bookmarkEnd w:id="325"/>
    </w:p>
    <w:p w:rsidR="001B3B4C" w:rsidRPr="0073500C" w:rsidRDefault="001B3B4C" w:rsidP="00EB474D"/>
    <w:tbl>
      <w:tblPr>
        <w:tblStyle w:val="HelleListe-Akzent3"/>
        <w:tblW w:w="0" w:type="auto"/>
        <w:tblInd w:w="108" w:type="dxa"/>
        <w:tblLook w:val="0620" w:firstRow="1" w:lastRow="0" w:firstColumn="0" w:lastColumn="0" w:noHBand="1" w:noVBand="1"/>
      </w:tblPr>
      <w:tblGrid>
        <w:gridCol w:w="1516"/>
        <w:gridCol w:w="7840"/>
      </w:tblGrid>
      <w:tr w:rsidR="00FD086F" w:rsidRPr="0073500C" w:rsidTr="00B10863">
        <w:trPr>
          <w:cnfStyle w:val="100000000000" w:firstRow="1" w:lastRow="0" w:firstColumn="0" w:lastColumn="0" w:oddVBand="0" w:evenVBand="0" w:oddHBand="0" w:evenHBand="0" w:firstRowFirstColumn="0" w:firstRowLastColumn="0" w:lastRowFirstColumn="0" w:lastRowLastColumn="0"/>
        </w:trPr>
        <w:tc>
          <w:tcPr>
            <w:tcW w:w="1516" w:type="dxa"/>
            <w:tcBorders>
              <w:top w:val="single" w:sz="8" w:space="0" w:color="B7B8B9"/>
              <w:left w:val="single" w:sz="8" w:space="0" w:color="B7B8B9"/>
              <w:bottom w:val="nil"/>
            </w:tcBorders>
            <w:shd w:val="clear" w:color="auto" w:fill="B7B8B9"/>
          </w:tcPr>
          <w:p w:rsidR="001B3B4C" w:rsidRPr="0073500C" w:rsidRDefault="000902F8" w:rsidP="00C418B1">
            <w:pPr>
              <w:pStyle w:val="TabelleTitel"/>
              <w:rPr>
                <w:color w:val="auto"/>
                <w:lang w:val="en-GB"/>
              </w:rPr>
            </w:pPr>
            <w:r w:rsidRPr="0073500C">
              <w:rPr>
                <w:color w:val="auto"/>
                <w:lang w:val="en-GB"/>
              </w:rPr>
              <w:t>Designation</w:t>
            </w:r>
          </w:p>
        </w:tc>
        <w:tc>
          <w:tcPr>
            <w:tcW w:w="7840" w:type="dxa"/>
            <w:tcBorders>
              <w:top w:val="single" w:sz="8" w:space="0" w:color="B7B8B9"/>
              <w:bottom w:val="nil"/>
              <w:right w:val="single" w:sz="8" w:space="0" w:color="B7B8B9"/>
            </w:tcBorders>
            <w:shd w:val="clear" w:color="auto" w:fill="B7B8B9"/>
          </w:tcPr>
          <w:p w:rsidR="001B3B4C" w:rsidRPr="0073500C" w:rsidRDefault="000902F8" w:rsidP="00C418B1">
            <w:pPr>
              <w:pStyle w:val="TabelleTitel"/>
              <w:rPr>
                <w:color w:val="auto"/>
                <w:lang w:val="en-GB"/>
              </w:rPr>
            </w:pPr>
            <w:r w:rsidRPr="0073500C">
              <w:rPr>
                <w:color w:val="auto"/>
                <w:lang w:val="en-GB"/>
              </w:rPr>
              <w:t>Name</w:t>
            </w:r>
          </w:p>
        </w:tc>
      </w:tr>
      <w:tr w:rsidR="001B3B4C" w:rsidRPr="0073500C" w:rsidTr="00B10863">
        <w:tc>
          <w:tcPr>
            <w:tcW w:w="1516" w:type="dxa"/>
            <w:tcBorders>
              <w:top w:val="nil"/>
              <w:left w:val="single" w:sz="8" w:space="0" w:color="B7B8B9"/>
            </w:tcBorders>
          </w:tcPr>
          <w:p w:rsidR="001B3B4C" w:rsidRPr="0073500C" w:rsidRDefault="001B3B4C" w:rsidP="00DB2D38">
            <w:pPr>
              <w:pStyle w:val="TabelleStandard"/>
            </w:pPr>
          </w:p>
        </w:tc>
        <w:tc>
          <w:tcPr>
            <w:tcW w:w="7840" w:type="dxa"/>
            <w:tcBorders>
              <w:top w:val="nil"/>
              <w:right w:val="single" w:sz="8" w:space="0" w:color="B7B8B9"/>
            </w:tcBorders>
          </w:tcPr>
          <w:p w:rsidR="001B3B4C" w:rsidRPr="0073500C" w:rsidRDefault="001B3B4C" w:rsidP="00DB2D38">
            <w:pPr>
              <w:pStyle w:val="TabelleStandard"/>
            </w:pPr>
          </w:p>
        </w:tc>
      </w:tr>
      <w:tr w:rsidR="001B3B4C" w:rsidRPr="0073500C" w:rsidTr="00B10863">
        <w:tc>
          <w:tcPr>
            <w:tcW w:w="1516" w:type="dxa"/>
            <w:tcBorders>
              <w:left w:val="single" w:sz="8" w:space="0" w:color="B7B8B9"/>
            </w:tcBorders>
          </w:tcPr>
          <w:p w:rsidR="001B3B4C" w:rsidRPr="0073500C" w:rsidRDefault="001B3B4C" w:rsidP="00DB2D38">
            <w:pPr>
              <w:pStyle w:val="TabelleStandard"/>
            </w:pPr>
          </w:p>
        </w:tc>
        <w:tc>
          <w:tcPr>
            <w:tcW w:w="7840" w:type="dxa"/>
            <w:tcBorders>
              <w:right w:val="single" w:sz="8" w:space="0" w:color="B7B8B9"/>
            </w:tcBorders>
          </w:tcPr>
          <w:p w:rsidR="001B3B4C" w:rsidRPr="0073500C" w:rsidRDefault="001B3B4C" w:rsidP="00DB2D38">
            <w:pPr>
              <w:pStyle w:val="TabelleStandard"/>
            </w:pPr>
          </w:p>
        </w:tc>
      </w:tr>
      <w:tr w:rsidR="001B3B4C" w:rsidRPr="0073500C" w:rsidTr="00B10863">
        <w:tc>
          <w:tcPr>
            <w:tcW w:w="1516" w:type="dxa"/>
            <w:tcBorders>
              <w:left w:val="single" w:sz="8" w:space="0" w:color="B7B8B9"/>
            </w:tcBorders>
          </w:tcPr>
          <w:p w:rsidR="001B3B4C" w:rsidRPr="0073500C" w:rsidRDefault="001B3B4C" w:rsidP="00DB2D38">
            <w:pPr>
              <w:pStyle w:val="TabelleStandard"/>
            </w:pPr>
          </w:p>
        </w:tc>
        <w:tc>
          <w:tcPr>
            <w:tcW w:w="7840" w:type="dxa"/>
            <w:tcBorders>
              <w:right w:val="single" w:sz="8" w:space="0" w:color="B7B8B9"/>
            </w:tcBorders>
          </w:tcPr>
          <w:p w:rsidR="001B3B4C" w:rsidRPr="0073500C" w:rsidRDefault="001B3B4C" w:rsidP="00DB2D38">
            <w:pPr>
              <w:pStyle w:val="TabelleStandard"/>
            </w:pPr>
          </w:p>
        </w:tc>
      </w:tr>
      <w:tr w:rsidR="001B3B4C" w:rsidRPr="0073500C" w:rsidTr="00B10863">
        <w:tc>
          <w:tcPr>
            <w:tcW w:w="1516" w:type="dxa"/>
            <w:tcBorders>
              <w:left w:val="single" w:sz="8" w:space="0" w:color="B7B8B9"/>
            </w:tcBorders>
          </w:tcPr>
          <w:p w:rsidR="001B3B4C" w:rsidRPr="0073500C" w:rsidRDefault="001B3B4C" w:rsidP="00DB2D38">
            <w:pPr>
              <w:pStyle w:val="TabelleStandard"/>
            </w:pPr>
          </w:p>
        </w:tc>
        <w:tc>
          <w:tcPr>
            <w:tcW w:w="7840" w:type="dxa"/>
            <w:tcBorders>
              <w:right w:val="single" w:sz="8" w:space="0" w:color="B7B8B9"/>
            </w:tcBorders>
          </w:tcPr>
          <w:p w:rsidR="001B3B4C" w:rsidRPr="0073500C" w:rsidRDefault="001B3B4C" w:rsidP="00DB2D38">
            <w:pPr>
              <w:pStyle w:val="TabelleStandard"/>
            </w:pPr>
          </w:p>
        </w:tc>
      </w:tr>
      <w:tr w:rsidR="001B3B4C" w:rsidRPr="0073500C" w:rsidTr="00B10863">
        <w:tc>
          <w:tcPr>
            <w:tcW w:w="1516" w:type="dxa"/>
            <w:tcBorders>
              <w:left w:val="single" w:sz="8" w:space="0" w:color="B7B8B9"/>
            </w:tcBorders>
          </w:tcPr>
          <w:p w:rsidR="001B3B4C" w:rsidRPr="0073500C" w:rsidRDefault="001B3B4C" w:rsidP="00DB2D38">
            <w:pPr>
              <w:pStyle w:val="TabelleStandard"/>
            </w:pPr>
          </w:p>
        </w:tc>
        <w:tc>
          <w:tcPr>
            <w:tcW w:w="7840" w:type="dxa"/>
            <w:tcBorders>
              <w:right w:val="single" w:sz="8" w:space="0" w:color="B7B8B9"/>
            </w:tcBorders>
          </w:tcPr>
          <w:p w:rsidR="001B3B4C" w:rsidRPr="0073500C" w:rsidRDefault="001B3B4C" w:rsidP="00DB2D38">
            <w:pPr>
              <w:pStyle w:val="TabelleStandard"/>
            </w:pPr>
          </w:p>
        </w:tc>
      </w:tr>
      <w:tr w:rsidR="001B3B4C" w:rsidRPr="0073500C" w:rsidTr="00B10863">
        <w:tc>
          <w:tcPr>
            <w:tcW w:w="1516" w:type="dxa"/>
            <w:tcBorders>
              <w:left w:val="single" w:sz="8" w:space="0" w:color="B7B8B9"/>
            </w:tcBorders>
          </w:tcPr>
          <w:p w:rsidR="001B3B4C" w:rsidRPr="0073500C" w:rsidRDefault="001B3B4C" w:rsidP="00DB2D38">
            <w:pPr>
              <w:pStyle w:val="TabelleStandard"/>
            </w:pPr>
          </w:p>
        </w:tc>
        <w:tc>
          <w:tcPr>
            <w:tcW w:w="7840" w:type="dxa"/>
            <w:tcBorders>
              <w:right w:val="single" w:sz="8" w:space="0" w:color="B7B8B9"/>
            </w:tcBorders>
          </w:tcPr>
          <w:p w:rsidR="001B3B4C" w:rsidRPr="0073500C" w:rsidRDefault="001B3B4C" w:rsidP="00DB2D38">
            <w:pPr>
              <w:pStyle w:val="TabelleStandard"/>
            </w:pPr>
          </w:p>
        </w:tc>
      </w:tr>
      <w:tr w:rsidR="001B3B4C" w:rsidRPr="0073500C" w:rsidTr="00B10863">
        <w:tc>
          <w:tcPr>
            <w:tcW w:w="1516" w:type="dxa"/>
            <w:tcBorders>
              <w:left w:val="single" w:sz="8" w:space="0" w:color="B7B8B9"/>
            </w:tcBorders>
          </w:tcPr>
          <w:p w:rsidR="001B3B4C" w:rsidRPr="0073500C" w:rsidRDefault="001B3B4C" w:rsidP="00DB2D38">
            <w:pPr>
              <w:pStyle w:val="TabelleStandard"/>
            </w:pPr>
          </w:p>
        </w:tc>
        <w:tc>
          <w:tcPr>
            <w:tcW w:w="7840" w:type="dxa"/>
            <w:tcBorders>
              <w:right w:val="single" w:sz="8" w:space="0" w:color="B7B8B9"/>
            </w:tcBorders>
          </w:tcPr>
          <w:p w:rsidR="001B3B4C" w:rsidRPr="0073500C" w:rsidRDefault="001B3B4C" w:rsidP="00DB2D38">
            <w:pPr>
              <w:pStyle w:val="TabelleStandard"/>
            </w:pPr>
          </w:p>
        </w:tc>
      </w:tr>
      <w:tr w:rsidR="001B3B4C" w:rsidRPr="0073500C" w:rsidTr="00B10863">
        <w:tc>
          <w:tcPr>
            <w:tcW w:w="1516" w:type="dxa"/>
            <w:tcBorders>
              <w:left w:val="single" w:sz="8" w:space="0" w:color="B7B8B9"/>
              <w:bottom w:val="single" w:sz="8" w:space="0" w:color="B7B8B9"/>
            </w:tcBorders>
          </w:tcPr>
          <w:p w:rsidR="001B3B4C" w:rsidRPr="0073500C" w:rsidRDefault="001B3B4C" w:rsidP="00DB2D38">
            <w:pPr>
              <w:pStyle w:val="TabelleStandard"/>
            </w:pPr>
          </w:p>
        </w:tc>
        <w:tc>
          <w:tcPr>
            <w:tcW w:w="7840" w:type="dxa"/>
            <w:tcBorders>
              <w:bottom w:val="single" w:sz="8" w:space="0" w:color="B7B8B9"/>
              <w:right w:val="single" w:sz="8" w:space="0" w:color="B7B8B9"/>
            </w:tcBorders>
          </w:tcPr>
          <w:p w:rsidR="001B3B4C" w:rsidRPr="0073500C" w:rsidRDefault="001B3B4C" w:rsidP="00DB2D38">
            <w:pPr>
              <w:pStyle w:val="TabelleStandard"/>
            </w:pPr>
          </w:p>
        </w:tc>
      </w:tr>
    </w:tbl>
    <w:p w:rsidR="001B3B4C" w:rsidRPr="0073500C" w:rsidRDefault="001B3B4C" w:rsidP="00EB474D"/>
    <w:p w:rsidR="00813191" w:rsidRPr="0073500C" w:rsidRDefault="00813191" w:rsidP="00EB474D"/>
    <w:p w:rsidR="00813191" w:rsidRPr="0073500C" w:rsidRDefault="00813191" w:rsidP="00EB474D"/>
    <w:p w:rsidR="00813191" w:rsidRPr="0073500C" w:rsidRDefault="00813191" w:rsidP="00EB474D"/>
    <w:p w:rsidR="00506EDB" w:rsidRPr="0073500C" w:rsidRDefault="00506EDB" w:rsidP="00EB474D"/>
    <w:p w:rsidR="008B04F1" w:rsidRPr="0073500C" w:rsidRDefault="008B04F1" w:rsidP="00EB474D">
      <w:pPr>
        <w:rPr>
          <w:rFonts w:eastAsiaTheme="majorEastAsia" w:cstheme="majorBidi"/>
        </w:rPr>
      </w:pPr>
      <w:bookmarkStart w:id="326" w:name="_Toc271096487"/>
      <w:r w:rsidRPr="0073500C">
        <w:br w:type="page"/>
      </w:r>
    </w:p>
    <w:p w:rsidR="0072565B" w:rsidRPr="0073500C" w:rsidRDefault="000902F8" w:rsidP="00B9588F">
      <w:pPr>
        <w:pStyle w:val="berschrift1"/>
      </w:pPr>
      <w:bookmarkStart w:id="327" w:name="_Toc371519626"/>
      <w:bookmarkEnd w:id="326"/>
      <w:r w:rsidRPr="0073500C">
        <w:lastRenderedPageBreak/>
        <w:t>Basics</w:t>
      </w:r>
      <w:bookmarkEnd w:id="327"/>
    </w:p>
    <w:p w:rsidR="000902F8" w:rsidRPr="0073500C" w:rsidRDefault="00375037" w:rsidP="000902F8">
      <w:proofErr w:type="spellStart"/>
      <w:r w:rsidRPr="0073500C">
        <w:t>Vistaprint</w:t>
      </w:r>
      <w:proofErr w:type="spellEnd"/>
      <w:r w:rsidRPr="0073500C">
        <w:t xml:space="preserve"> will </w:t>
      </w:r>
      <w:r w:rsidR="00926A86" w:rsidRPr="0073500C">
        <w:t>develop</w:t>
      </w:r>
      <w:r w:rsidRPr="0073500C">
        <w:t xml:space="preserve"> the next generation of machines and facilities with the industrial automation system of </w:t>
      </w:r>
      <w:proofErr w:type="spellStart"/>
      <w:r w:rsidRPr="0073500C">
        <w:t>Beckhoff</w:t>
      </w:r>
      <w:proofErr w:type="spellEnd"/>
      <w:r w:rsidRPr="0073500C">
        <w:t>. The PLC software has</w:t>
      </w:r>
      <w:r w:rsidR="00926A86" w:rsidRPr="0073500C">
        <w:t xml:space="preserve"> t</w:t>
      </w:r>
      <w:r w:rsidRPr="0073500C">
        <w:t>o be design and programmed</w:t>
      </w:r>
      <w:r w:rsidR="00926A86" w:rsidRPr="0073500C">
        <w:t>,</w:t>
      </w:r>
      <w:r w:rsidRPr="0073500C">
        <w:t xml:space="preserve"> so far as possible</w:t>
      </w:r>
      <w:r w:rsidR="00926A86" w:rsidRPr="0073500C">
        <w:t>, with the basic principles of</w:t>
      </w:r>
      <w:r w:rsidRPr="0073500C">
        <w:t xml:space="preserve"> object oriented. This will facilitate the later integration, if needed, of similar modules</w:t>
      </w:r>
      <w:r w:rsidR="00926A86" w:rsidRPr="0073500C">
        <w:t xml:space="preserve"> in the same and other PLC-projects</w:t>
      </w:r>
      <w:r w:rsidRPr="0073500C">
        <w:t>. In this document the basic „framework</w:t>
      </w:r>
      <w:proofErr w:type="gramStart"/>
      <w:r w:rsidRPr="0073500C">
        <w:t>“ for</w:t>
      </w:r>
      <w:proofErr w:type="gramEnd"/>
      <w:r w:rsidRPr="0073500C">
        <w:t xml:space="preserve"> this is defined and is the basic for all project with this platform. </w:t>
      </w:r>
      <w:r w:rsidR="00926A86" w:rsidRPr="0073500C">
        <w:t>In this</w:t>
      </w:r>
      <w:r w:rsidRPr="0073500C">
        <w:t xml:space="preserve"> way it is possible to exchange developers and software </w:t>
      </w:r>
      <w:r w:rsidR="00926A86" w:rsidRPr="0073500C">
        <w:t>modules</w:t>
      </w:r>
      <w:r w:rsidRPr="0073500C">
        <w:t xml:space="preserve"> between different projects. </w:t>
      </w:r>
    </w:p>
    <w:p w:rsidR="00013609" w:rsidRPr="0073500C" w:rsidRDefault="00013609" w:rsidP="000902F8"/>
    <w:p w:rsidR="00013609" w:rsidRPr="0073500C" w:rsidRDefault="00013609" w:rsidP="00013609">
      <w:pPr>
        <w:pStyle w:val="berschrift1"/>
      </w:pPr>
      <w:bookmarkStart w:id="328" w:name="_Toc371519627"/>
      <w:r w:rsidRPr="0073500C">
        <w:t>Naming conventions</w:t>
      </w:r>
      <w:bookmarkEnd w:id="328"/>
    </w:p>
    <w:p w:rsidR="00013609" w:rsidRPr="0073500C" w:rsidRDefault="00013609" w:rsidP="00013609">
      <w:r w:rsidRPr="0073500C">
        <w:t>Proposed in Specification of GEMINI Line/Printer</w:t>
      </w:r>
    </w:p>
    <w:p w:rsidR="00013609" w:rsidRPr="0073500C" w:rsidRDefault="00013609" w:rsidP="00013609">
      <w:pPr>
        <w:rPr>
          <w:rFonts w:cs="Arial"/>
          <w:szCs w:val="18"/>
        </w:rPr>
      </w:pPr>
      <w:r w:rsidRPr="0073500C">
        <w:t xml:space="preserve">Common naming conventions will be as far as possible be taken from the </w:t>
      </w:r>
      <w:proofErr w:type="spellStart"/>
      <w:r w:rsidRPr="0073500C">
        <w:t>Beckhoff</w:t>
      </w:r>
      <w:proofErr w:type="spellEnd"/>
      <w:r w:rsidRPr="0073500C">
        <w:t xml:space="preserve"> conventions listed on webpage: </w:t>
      </w:r>
      <w:hyperlink r:id="rId13" w:history="1">
        <w:r w:rsidRPr="0073500C">
          <w:rPr>
            <w:rStyle w:val="Hyperlink"/>
            <w:szCs w:val="18"/>
          </w:rPr>
          <w:t>http://twincat3.infosys.beckhoff.com/content/1033/tc3_plc_intro/html/programmingconventionstc3.htm?id=3113</w:t>
        </w:r>
      </w:hyperlink>
    </w:p>
    <w:p w:rsidR="00013609" w:rsidRPr="0073500C" w:rsidRDefault="00013609" w:rsidP="00013609">
      <w:pPr>
        <w:pStyle w:val="berschrift2"/>
      </w:pPr>
      <w:bookmarkStart w:id="329" w:name="_Toc371519628"/>
      <w:r w:rsidRPr="0073500C">
        <w:t xml:space="preserve">Programming Conventions for IEC61131-3 in </w:t>
      </w:r>
      <w:proofErr w:type="spellStart"/>
      <w:r w:rsidRPr="0073500C">
        <w:t>TwinCAT</w:t>
      </w:r>
      <w:proofErr w:type="spellEnd"/>
      <w:r w:rsidRPr="0073500C">
        <w:t xml:space="preserve"> 3</w:t>
      </w:r>
      <w:bookmarkEnd w:id="329"/>
    </w:p>
    <w:p w:rsidR="00013609" w:rsidRPr="0073500C" w:rsidRDefault="00013609" w:rsidP="00013609">
      <w:pPr>
        <w:pStyle w:val="berschrift3"/>
        <w:spacing w:before="240" w:after="144" w:line="300" w:lineRule="atLeast"/>
        <w:rPr>
          <w:rFonts w:cs="Arial"/>
          <w:color w:val="000000"/>
          <w:sz w:val="18"/>
          <w:szCs w:val="18"/>
        </w:rPr>
      </w:pPr>
      <w:bookmarkStart w:id="330" w:name="_Toc371519629"/>
      <w:r w:rsidRPr="0073500C">
        <w:rPr>
          <w:rFonts w:cs="Arial"/>
          <w:color w:val="000000"/>
          <w:sz w:val="18"/>
          <w:szCs w:val="18"/>
        </w:rPr>
        <w:t>Libraries</w:t>
      </w:r>
      <w:bookmarkEnd w:id="330"/>
    </w:p>
    <w:p w:rsidR="00013609" w:rsidRPr="0073500C" w:rsidRDefault="00013609" w:rsidP="00013609">
      <w:pPr>
        <w:pStyle w:val="StandardWeb"/>
        <w:spacing w:before="0" w:beforeAutospacing="0" w:after="144" w:afterAutospacing="0"/>
        <w:rPr>
          <w:rFonts w:ascii="PT Sans" w:hAnsi="PT Sans" w:cs="Arial"/>
          <w:color w:val="000000"/>
          <w:sz w:val="18"/>
          <w:szCs w:val="18"/>
        </w:rPr>
      </w:pPr>
      <w:proofErr w:type="spellStart"/>
      <w:r w:rsidRPr="0073500C">
        <w:rPr>
          <w:rFonts w:ascii="PT Sans" w:hAnsi="PT Sans" w:cs="Arial"/>
          <w:color w:val="000000"/>
          <w:sz w:val="18"/>
          <w:szCs w:val="18"/>
        </w:rPr>
        <w:t>Beckhoff</w:t>
      </w:r>
      <w:proofErr w:type="spellEnd"/>
      <w:r w:rsidRPr="0073500C">
        <w:rPr>
          <w:rFonts w:ascii="PT Sans" w:hAnsi="PT Sans" w:cs="Arial"/>
          <w:color w:val="000000"/>
          <w:sz w:val="18"/>
          <w:szCs w:val="18"/>
        </w:rPr>
        <w:t xml:space="preserve"> PLC libraries start with the prefix</w:t>
      </w:r>
      <w:r w:rsidRPr="0073500C">
        <w:rPr>
          <w:rStyle w:val="apple-converted-space"/>
          <w:rFonts w:ascii="PT Sans" w:hAnsi="PT Sans" w:cs="Arial"/>
          <w:color w:val="000000"/>
          <w:sz w:val="18"/>
          <w:szCs w:val="18"/>
        </w:rPr>
        <w:t> </w:t>
      </w:r>
      <w:proofErr w:type="spellStart"/>
      <w:r w:rsidRPr="0073500C">
        <w:rPr>
          <w:rFonts w:ascii="PT Sans" w:hAnsi="PT Sans" w:cs="Arial"/>
          <w:b/>
          <w:bCs/>
          <w:color w:val="000000"/>
          <w:sz w:val="18"/>
          <w:szCs w:val="18"/>
        </w:rPr>
        <w:t>Tc</w:t>
      </w:r>
      <w:proofErr w:type="spellEnd"/>
      <w:r w:rsidRPr="0073500C">
        <w:rPr>
          <w:rFonts w:ascii="PT Sans" w:hAnsi="PT Sans" w:cs="Arial"/>
          <w:color w:val="000000"/>
          <w:sz w:val="18"/>
          <w:szCs w:val="18"/>
        </w:rPr>
        <w:t>. e. g.:</w:t>
      </w:r>
      <w:r w:rsidRPr="0073500C">
        <w:rPr>
          <w:rStyle w:val="apple-converted-space"/>
          <w:rFonts w:ascii="PT Sans" w:hAnsi="PT Sans" w:cs="Arial"/>
          <w:color w:val="000000"/>
          <w:sz w:val="18"/>
          <w:szCs w:val="18"/>
        </w:rPr>
        <w:t> </w:t>
      </w:r>
      <w:r w:rsidRPr="0073500C">
        <w:rPr>
          <w:rFonts w:ascii="PT Sans" w:hAnsi="PT Sans" w:cs="Arial"/>
          <w:b/>
          <w:bCs/>
          <w:color w:val="000000"/>
          <w:sz w:val="18"/>
          <w:szCs w:val="18"/>
        </w:rPr>
        <w:t>Tc3_Utilities</w:t>
      </w:r>
      <w:r w:rsidRPr="0073500C">
        <w:rPr>
          <w:rFonts w:ascii="PT Sans" w:hAnsi="PT Sans" w:cs="Arial"/>
          <w:b/>
          <w:bCs/>
          <w:color w:val="000000"/>
          <w:sz w:val="18"/>
          <w:szCs w:val="18"/>
        </w:rPr>
        <w:br/>
      </w:r>
      <w:proofErr w:type="gramStart"/>
      <w:r w:rsidRPr="0073500C">
        <w:rPr>
          <w:rFonts w:ascii="PT Sans" w:hAnsi="PT Sans" w:cs="Arial"/>
          <w:color w:val="000000"/>
          <w:sz w:val="18"/>
          <w:szCs w:val="18"/>
        </w:rPr>
        <w:t>The</w:t>
      </w:r>
      <w:proofErr w:type="gramEnd"/>
      <w:r w:rsidRPr="0073500C">
        <w:rPr>
          <w:rFonts w:ascii="PT Sans" w:hAnsi="PT Sans" w:cs="Arial"/>
          <w:color w:val="000000"/>
          <w:sz w:val="18"/>
          <w:szCs w:val="18"/>
        </w:rPr>
        <w:t xml:space="preserve"> namespace of a </w:t>
      </w:r>
      <w:proofErr w:type="spellStart"/>
      <w:r w:rsidRPr="0073500C">
        <w:rPr>
          <w:rFonts w:ascii="PT Sans" w:hAnsi="PT Sans" w:cs="Arial"/>
          <w:color w:val="000000"/>
          <w:sz w:val="18"/>
          <w:szCs w:val="18"/>
        </w:rPr>
        <w:t>Beckhoff</w:t>
      </w:r>
      <w:proofErr w:type="spellEnd"/>
      <w:r w:rsidRPr="0073500C">
        <w:rPr>
          <w:rFonts w:ascii="PT Sans" w:hAnsi="PT Sans" w:cs="Arial"/>
          <w:color w:val="000000"/>
          <w:sz w:val="18"/>
          <w:szCs w:val="18"/>
        </w:rPr>
        <w:t xml:space="preserve"> PLC library is like the library's name.</w:t>
      </w:r>
    </w:p>
    <w:p w:rsidR="00013609" w:rsidRPr="0073500C" w:rsidRDefault="00013609" w:rsidP="00013609">
      <w:pPr>
        <w:pStyle w:val="Standard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The libraries have the</w:t>
      </w:r>
      <w:r w:rsidRPr="0073500C">
        <w:rPr>
          <w:rStyle w:val="apple-converted-space"/>
          <w:rFonts w:ascii="PT Sans" w:hAnsi="PT Sans" w:cs="Arial"/>
          <w:color w:val="000000"/>
          <w:sz w:val="18"/>
          <w:szCs w:val="18"/>
        </w:rPr>
        <w:t> </w:t>
      </w:r>
      <w:r w:rsidRPr="0073500C">
        <w:rPr>
          <w:rFonts w:ascii="PT Sans" w:hAnsi="PT Sans" w:cs="Arial"/>
          <w:color w:val="000000"/>
          <w:sz w:val="18"/>
          <w:szCs w:val="18"/>
        </w:rPr>
        <w:t>filename extension*.</w:t>
      </w:r>
      <w:r w:rsidRPr="0073500C">
        <w:rPr>
          <w:rFonts w:ascii="PT Sans" w:hAnsi="PT Sans" w:cs="Arial"/>
          <w:b/>
          <w:bCs/>
          <w:color w:val="000000"/>
          <w:sz w:val="18"/>
          <w:szCs w:val="18"/>
        </w:rPr>
        <w:t>compiled-library</w:t>
      </w:r>
      <w:r w:rsidRPr="0073500C">
        <w:rPr>
          <w:rStyle w:val="apple-converted-space"/>
          <w:rFonts w:ascii="PT Sans" w:hAnsi="PT Sans" w:cs="Arial"/>
          <w:color w:val="000000"/>
          <w:sz w:val="18"/>
          <w:szCs w:val="18"/>
        </w:rPr>
        <w:t> </w:t>
      </w:r>
      <w:r w:rsidRPr="0073500C">
        <w:rPr>
          <w:rFonts w:ascii="PT Sans" w:hAnsi="PT Sans" w:cs="Arial"/>
          <w:color w:val="000000"/>
          <w:sz w:val="18"/>
          <w:szCs w:val="18"/>
        </w:rPr>
        <w:t>and are embedded in the library repository.</w:t>
      </w:r>
    </w:p>
    <w:p w:rsidR="00013609" w:rsidRPr="0073500C" w:rsidRDefault="00013609" w:rsidP="00013609">
      <w:pPr>
        <w:pStyle w:val="berschrift3"/>
        <w:spacing w:before="240" w:after="144" w:line="300" w:lineRule="atLeast"/>
        <w:rPr>
          <w:rFonts w:cs="Arial"/>
          <w:color w:val="000000"/>
          <w:sz w:val="18"/>
          <w:szCs w:val="18"/>
        </w:rPr>
      </w:pPr>
      <w:bookmarkStart w:id="331" w:name="_Toc371519630"/>
      <w:r w:rsidRPr="0073500C">
        <w:rPr>
          <w:rFonts w:cs="Arial"/>
          <w:color w:val="000000"/>
          <w:sz w:val="18"/>
          <w:szCs w:val="18"/>
        </w:rPr>
        <w:t>Language</w:t>
      </w:r>
      <w:bookmarkEnd w:id="331"/>
    </w:p>
    <w:p w:rsidR="00013609" w:rsidRPr="0073500C" w:rsidRDefault="00013609" w:rsidP="00013609">
      <w:pPr>
        <w:pStyle w:val="Standard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 xml:space="preserve">The PLC programs are complete in </w:t>
      </w:r>
      <w:proofErr w:type="spellStart"/>
      <w:r w:rsidRPr="0073500C">
        <w:rPr>
          <w:rFonts w:ascii="PT Sans" w:hAnsi="PT Sans" w:cs="Arial"/>
          <w:color w:val="000000"/>
          <w:sz w:val="18"/>
          <w:szCs w:val="18"/>
        </w:rPr>
        <w:t>english</w:t>
      </w:r>
      <w:proofErr w:type="spellEnd"/>
      <w:r w:rsidRPr="0073500C">
        <w:rPr>
          <w:rFonts w:ascii="PT Sans" w:hAnsi="PT Sans" w:cs="Arial"/>
          <w:color w:val="000000"/>
          <w:sz w:val="18"/>
          <w:szCs w:val="18"/>
        </w:rPr>
        <w:t xml:space="preserve"> (</w:t>
      </w:r>
      <w:r w:rsidR="0073500C" w:rsidRPr="0073500C">
        <w:rPr>
          <w:rFonts w:ascii="PT Sans" w:hAnsi="PT Sans" w:cs="Arial"/>
          <w:color w:val="000000"/>
          <w:sz w:val="18"/>
          <w:szCs w:val="18"/>
        </w:rPr>
        <w:t>program code</w:t>
      </w:r>
      <w:r w:rsidRPr="0073500C">
        <w:rPr>
          <w:rFonts w:ascii="PT Sans" w:hAnsi="PT Sans" w:cs="Arial"/>
          <w:color w:val="000000"/>
          <w:sz w:val="18"/>
          <w:szCs w:val="18"/>
        </w:rPr>
        <w:t xml:space="preserve">, variable names, </w:t>
      </w:r>
      <w:proofErr w:type="gramStart"/>
      <w:r w:rsidRPr="0073500C">
        <w:rPr>
          <w:rFonts w:ascii="PT Sans" w:hAnsi="PT Sans" w:cs="Arial"/>
          <w:color w:val="000000"/>
          <w:sz w:val="18"/>
          <w:szCs w:val="18"/>
        </w:rPr>
        <w:t>comments, ...)</w:t>
      </w:r>
      <w:proofErr w:type="gramEnd"/>
    </w:p>
    <w:p w:rsidR="00013609" w:rsidRPr="0073500C" w:rsidRDefault="00013609" w:rsidP="00013609">
      <w:pPr>
        <w:pStyle w:val="berschrift40"/>
        <w:spacing w:before="240" w:after="144" w:line="300" w:lineRule="atLeast"/>
        <w:rPr>
          <w:rFonts w:cs="Arial"/>
          <w:color w:val="000000"/>
          <w:lang w:val="en-GB"/>
        </w:rPr>
      </w:pPr>
      <w:r w:rsidRPr="0073500C">
        <w:rPr>
          <w:rFonts w:cs="Arial"/>
          <w:color w:val="000000"/>
          <w:lang w:val="en-GB"/>
        </w:rPr>
        <w:t>Upper- and Lower Case</w:t>
      </w:r>
    </w:p>
    <w:p w:rsidR="000255F8" w:rsidRPr="0073500C" w:rsidRDefault="00013609" w:rsidP="0073500C">
      <w:pPr>
        <w:rPr>
          <w:color w:val="FF0000"/>
        </w:rPr>
      </w:pPr>
      <w:r w:rsidRPr="0073500C">
        <w:t xml:space="preserve">The first letter of a name is always written in upper case. If a name contains several words, the first letter of every word is written in upper case. Don't use separators (e. g. </w:t>
      </w:r>
      <w:proofErr w:type="gramStart"/>
      <w:r w:rsidRPr="0073500C">
        <w:t>_ )</w:t>
      </w:r>
      <w:proofErr w:type="gramEnd"/>
      <w:r w:rsidRPr="0073500C">
        <w:t xml:space="preserve"> between the words.</w:t>
      </w:r>
    </w:p>
    <w:p w:rsidR="00013609" w:rsidRPr="0073500C" w:rsidRDefault="00013609" w:rsidP="0073500C">
      <w:pPr>
        <w:rPr>
          <w:rFonts w:cs="Arial"/>
          <w:color w:val="000000"/>
          <w:szCs w:val="18"/>
        </w:rPr>
      </w:pPr>
      <w:r w:rsidRPr="0073500C">
        <w:rPr>
          <w:rFonts w:cs="Arial"/>
          <w:color w:val="000000"/>
          <w:szCs w:val="18"/>
        </w:rPr>
        <w:t>The PLC Compiler</w:t>
      </w:r>
      <w:r w:rsidR="0073500C">
        <w:rPr>
          <w:rFonts w:cs="Arial"/>
          <w:color w:val="000000"/>
          <w:szCs w:val="18"/>
        </w:rPr>
        <w:t xml:space="preserve"> is not case-sensitive. Nether</w:t>
      </w:r>
      <w:r w:rsidR="0073500C" w:rsidRPr="0073500C">
        <w:rPr>
          <w:rFonts w:cs="Arial"/>
          <w:color w:val="000000"/>
          <w:szCs w:val="18"/>
        </w:rPr>
        <w:t xml:space="preserve"> less</w:t>
      </w:r>
      <w:r w:rsidRPr="0073500C">
        <w:rPr>
          <w:rFonts w:cs="Arial"/>
          <w:color w:val="000000"/>
          <w:szCs w:val="18"/>
        </w:rPr>
        <w:t xml:space="preserve"> it is useful to care about upper- and lower cases in the code because of the </w:t>
      </w:r>
      <w:r w:rsidR="0073500C" w:rsidRPr="0073500C">
        <w:rPr>
          <w:rFonts w:cs="Arial"/>
          <w:color w:val="000000"/>
          <w:szCs w:val="18"/>
        </w:rPr>
        <w:t>readability</w:t>
      </w:r>
      <w:r w:rsidRPr="0073500C">
        <w:rPr>
          <w:rFonts w:cs="Arial"/>
          <w:color w:val="000000"/>
          <w:szCs w:val="18"/>
        </w:rPr>
        <w:t>.</w:t>
      </w:r>
    </w:p>
    <w:p w:rsidR="00013609" w:rsidRPr="0073500C" w:rsidRDefault="00013609" w:rsidP="00013609">
      <w:pPr>
        <w:pStyle w:val="berschrift40"/>
        <w:spacing w:before="240" w:after="144" w:line="300" w:lineRule="atLeast"/>
        <w:rPr>
          <w:rFonts w:cs="Arial"/>
          <w:color w:val="000000"/>
          <w:lang w:val="en-GB"/>
        </w:rPr>
      </w:pPr>
      <w:r w:rsidRPr="0073500C">
        <w:rPr>
          <w:rFonts w:cs="Arial"/>
          <w:color w:val="000000"/>
          <w:lang w:val="en-GB"/>
        </w:rPr>
        <w:t>Valid Signs</w:t>
      </w:r>
    </w:p>
    <w:p w:rsidR="00013609" w:rsidRPr="0073500C" w:rsidRDefault="00013609" w:rsidP="00013609">
      <w:pPr>
        <w:pStyle w:val="Standard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The names contain solely the following letters, numbers and special characters: 0...9, A...Z, a...z,</w:t>
      </w:r>
    </w:p>
    <w:p w:rsidR="00013609" w:rsidRPr="0073500C" w:rsidRDefault="00013609" w:rsidP="00013609">
      <w:pPr>
        <w:pStyle w:val="berschrift3"/>
        <w:spacing w:before="240" w:after="144" w:line="300" w:lineRule="atLeast"/>
        <w:rPr>
          <w:rFonts w:cs="Arial"/>
          <w:color w:val="000000"/>
          <w:sz w:val="18"/>
          <w:szCs w:val="18"/>
        </w:rPr>
      </w:pPr>
      <w:bookmarkStart w:id="332" w:name="_Toc371519631"/>
      <w:r w:rsidRPr="0073500C">
        <w:rPr>
          <w:rFonts w:cs="Arial"/>
          <w:color w:val="000000"/>
          <w:sz w:val="18"/>
          <w:szCs w:val="18"/>
        </w:rPr>
        <w:t>Names</w:t>
      </w:r>
      <w:bookmarkEnd w:id="332"/>
    </w:p>
    <w:p w:rsidR="00013609" w:rsidRPr="0073500C" w:rsidRDefault="00013609" w:rsidP="00013609">
      <w:pPr>
        <w:pStyle w:val="Standard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The names have a consistent prefix thereby you can easily recognize the object type. The names should be descriptive so you can easily understand the purpose of the object.</w:t>
      </w:r>
      <w:r w:rsidRPr="0073500C">
        <w:rPr>
          <w:rFonts w:ascii="PT Sans" w:hAnsi="PT Sans" w:cs="Arial"/>
          <w:color w:val="000000"/>
          <w:sz w:val="18"/>
          <w:szCs w:val="18"/>
        </w:rPr>
        <w:br/>
        <w:t xml:space="preserve">If names consist of several words, they should be directly linked together and the first letter of each word should be in upper case (e. </w:t>
      </w:r>
      <w:proofErr w:type="spellStart"/>
      <w:r w:rsidRPr="0073500C">
        <w:rPr>
          <w:rFonts w:ascii="PT Sans" w:hAnsi="PT Sans" w:cs="Arial"/>
          <w:color w:val="000000"/>
          <w:sz w:val="18"/>
          <w:szCs w:val="18"/>
        </w:rPr>
        <w:t>g.GetData</w:t>
      </w:r>
      <w:proofErr w:type="spellEnd"/>
      <w:r w:rsidRPr="0073500C">
        <w:rPr>
          <w:rFonts w:ascii="PT Sans" w:hAnsi="PT Sans" w:cs="Arial"/>
          <w:color w:val="000000"/>
          <w:sz w:val="18"/>
          <w:szCs w:val="18"/>
        </w:rPr>
        <w:t xml:space="preserve">) for better </w:t>
      </w:r>
      <w:proofErr w:type="spellStart"/>
      <w:r w:rsidRPr="0073500C">
        <w:rPr>
          <w:rFonts w:ascii="PT Sans" w:hAnsi="PT Sans" w:cs="Arial"/>
          <w:color w:val="000000"/>
          <w:sz w:val="18"/>
          <w:szCs w:val="18"/>
        </w:rPr>
        <w:t>readibility</w:t>
      </w:r>
      <w:proofErr w:type="spellEnd"/>
      <w:r w:rsidRPr="0073500C">
        <w:rPr>
          <w:rFonts w:ascii="PT Sans" w:hAnsi="PT Sans" w:cs="Arial"/>
          <w:color w:val="000000"/>
          <w:sz w:val="18"/>
          <w:szCs w:val="18"/>
        </w:rPr>
        <w:t>.</w:t>
      </w:r>
    </w:p>
    <w:p w:rsidR="00013609" w:rsidRPr="0073500C" w:rsidRDefault="00013609" w:rsidP="00013609">
      <w:pPr>
        <w:pStyle w:val="berschrift40"/>
        <w:spacing w:before="240" w:after="144" w:line="300" w:lineRule="atLeast"/>
        <w:rPr>
          <w:rFonts w:cs="Arial"/>
          <w:color w:val="000000"/>
          <w:lang w:val="en-GB"/>
        </w:rPr>
      </w:pPr>
      <w:r w:rsidRPr="0073500C">
        <w:rPr>
          <w:rFonts w:cs="Arial"/>
          <w:color w:val="000000"/>
          <w:lang w:val="en-GB"/>
        </w:rPr>
        <w:t>Objects</w:t>
      </w:r>
    </w:p>
    <w:tbl>
      <w:tblPr>
        <w:tblW w:w="4750" w:type="pct"/>
        <w:tblBorders>
          <w:top w:val="single" w:sz="6" w:space="0" w:color="DDDDDD"/>
          <w:left w:val="single" w:sz="6" w:space="0" w:color="DDDDDD"/>
          <w:bottom w:val="single" w:sz="6" w:space="0" w:color="DDDDDD"/>
          <w:right w:val="single" w:sz="6" w:space="0" w:color="DDDDDD"/>
        </w:tblBorders>
        <w:shd w:val="clear" w:color="auto" w:fill="999999"/>
        <w:tblCellMar>
          <w:top w:w="15" w:type="dxa"/>
          <w:left w:w="15" w:type="dxa"/>
          <w:bottom w:w="15" w:type="dxa"/>
          <w:right w:w="15" w:type="dxa"/>
        </w:tblCellMar>
        <w:tblLook w:val="04A0" w:firstRow="1" w:lastRow="0" w:firstColumn="1" w:lastColumn="0" w:noHBand="0" w:noVBand="1"/>
      </w:tblPr>
      <w:tblGrid>
        <w:gridCol w:w="2399"/>
        <w:gridCol w:w="959"/>
        <w:gridCol w:w="3358"/>
        <w:gridCol w:w="2399"/>
      </w:tblGrid>
      <w:tr w:rsidR="00013609" w:rsidRPr="0073500C" w:rsidTr="00013609">
        <w:tc>
          <w:tcPr>
            <w:tcW w:w="1250" w:type="pct"/>
            <w:tcBorders>
              <w:top w:val="single" w:sz="6" w:space="0" w:color="CCCCCC"/>
              <w:left w:val="single" w:sz="6" w:space="0" w:color="CCCCCC"/>
              <w:bottom w:val="single" w:sz="6" w:space="0" w:color="CCCCCC"/>
              <w:right w:val="single" w:sz="6" w:space="0" w:color="CCCCCC"/>
            </w:tcBorders>
            <w:shd w:val="clear" w:color="auto" w:fill="DDDDDD"/>
            <w:tcMar>
              <w:top w:w="60" w:type="dxa"/>
              <w:left w:w="120" w:type="dxa"/>
              <w:bottom w:w="60" w:type="dxa"/>
              <w:right w:w="120" w:type="dxa"/>
            </w:tcMar>
            <w:vAlign w:val="bottom"/>
            <w:hideMark/>
          </w:tcPr>
          <w:p w:rsidR="00013609" w:rsidRPr="0073500C" w:rsidRDefault="00013609">
            <w:pPr>
              <w:spacing w:before="144" w:after="72"/>
              <w:rPr>
                <w:rFonts w:cs="Arial"/>
                <w:b/>
                <w:bCs/>
                <w:color w:val="000000"/>
                <w:szCs w:val="18"/>
              </w:rPr>
            </w:pPr>
            <w:r w:rsidRPr="0073500C">
              <w:rPr>
                <w:rFonts w:cs="Arial"/>
                <w:b/>
                <w:bCs/>
                <w:color w:val="000000"/>
                <w:szCs w:val="18"/>
              </w:rPr>
              <w:t>Object</w:t>
            </w:r>
          </w:p>
        </w:tc>
        <w:tc>
          <w:tcPr>
            <w:tcW w:w="500" w:type="pct"/>
            <w:tcBorders>
              <w:top w:val="single" w:sz="6" w:space="0" w:color="CCCCCC"/>
              <w:left w:val="single" w:sz="6" w:space="0" w:color="CCCCCC"/>
              <w:bottom w:val="single" w:sz="6" w:space="0" w:color="CCCCCC"/>
              <w:right w:val="single" w:sz="6" w:space="0" w:color="CCCCCC"/>
            </w:tcBorders>
            <w:shd w:val="clear" w:color="auto" w:fill="DDDDDD"/>
            <w:tcMar>
              <w:top w:w="60" w:type="dxa"/>
              <w:left w:w="120" w:type="dxa"/>
              <w:bottom w:w="60" w:type="dxa"/>
              <w:right w:w="120" w:type="dxa"/>
            </w:tcMar>
            <w:vAlign w:val="bottom"/>
            <w:hideMark/>
          </w:tcPr>
          <w:p w:rsidR="00013609" w:rsidRPr="0073500C" w:rsidRDefault="00013609">
            <w:pPr>
              <w:spacing w:before="144" w:after="72"/>
              <w:rPr>
                <w:rFonts w:cs="Arial"/>
                <w:b/>
                <w:bCs/>
                <w:color w:val="000000"/>
                <w:szCs w:val="18"/>
              </w:rPr>
            </w:pPr>
            <w:r w:rsidRPr="0073500C">
              <w:rPr>
                <w:rFonts w:cs="Arial"/>
                <w:b/>
                <w:bCs/>
                <w:color w:val="000000"/>
                <w:szCs w:val="18"/>
              </w:rPr>
              <w:t>Prefix</w:t>
            </w:r>
          </w:p>
        </w:tc>
        <w:tc>
          <w:tcPr>
            <w:tcW w:w="1750" w:type="pct"/>
            <w:tcBorders>
              <w:top w:val="single" w:sz="6" w:space="0" w:color="CCCCCC"/>
              <w:left w:val="single" w:sz="6" w:space="0" w:color="CCCCCC"/>
              <w:bottom w:val="single" w:sz="6" w:space="0" w:color="CCCCCC"/>
              <w:right w:val="single" w:sz="6" w:space="0" w:color="CCCCCC"/>
            </w:tcBorders>
            <w:shd w:val="clear" w:color="auto" w:fill="DDDDDD"/>
            <w:tcMar>
              <w:top w:w="60" w:type="dxa"/>
              <w:left w:w="120" w:type="dxa"/>
              <w:bottom w:w="60" w:type="dxa"/>
              <w:right w:w="120" w:type="dxa"/>
            </w:tcMar>
            <w:vAlign w:val="bottom"/>
            <w:hideMark/>
          </w:tcPr>
          <w:p w:rsidR="00013609" w:rsidRPr="0073500C" w:rsidRDefault="00013609">
            <w:pPr>
              <w:spacing w:before="144" w:after="72"/>
              <w:rPr>
                <w:rFonts w:cs="Arial"/>
                <w:b/>
                <w:bCs/>
                <w:color w:val="000000"/>
                <w:szCs w:val="18"/>
              </w:rPr>
            </w:pPr>
            <w:r w:rsidRPr="0073500C">
              <w:rPr>
                <w:rFonts w:cs="Arial"/>
                <w:b/>
                <w:bCs/>
                <w:color w:val="000000"/>
                <w:szCs w:val="18"/>
              </w:rPr>
              <w:t>Description</w:t>
            </w:r>
          </w:p>
        </w:tc>
        <w:tc>
          <w:tcPr>
            <w:tcW w:w="1250" w:type="pct"/>
            <w:tcBorders>
              <w:top w:val="single" w:sz="6" w:space="0" w:color="CCCCCC"/>
              <w:left w:val="single" w:sz="6" w:space="0" w:color="CCCCCC"/>
              <w:bottom w:val="single" w:sz="6" w:space="0" w:color="CCCCCC"/>
              <w:right w:val="single" w:sz="6" w:space="0" w:color="CCCCCC"/>
            </w:tcBorders>
            <w:shd w:val="clear" w:color="auto" w:fill="DDDDDD"/>
            <w:tcMar>
              <w:top w:w="60" w:type="dxa"/>
              <w:left w:w="120" w:type="dxa"/>
              <w:bottom w:w="60" w:type="dxa"/>
              <w:right w:w="120" w:type="dxa"/>
            </w:tcMar>
            <w:vAlign w:val="bottom"/>
            <w:hideMark/>
          </w:tcPr>
          <w:p w:rsidR="00013609" w:rsidRPr="0073500C" w:rsidRDefault="00013609">
            <w:pPr>
              <w:spacing w:before="144" w:after="72"/>
              <w:rPr>
                <w:rFonts w:cs="Arial"/>
                <w:b/>
                <w:bCs/>
                <w:color w:val="000000"/>
                <w:szCs w:val="18"/>
              </w:rPr>
            </w:pPr>
            <w:r w:rsidRPr="0073500C">
              <w:rPr>
                <w:rFonts w:cs="Arial"/>
                <w:b/>
                <w:bCs/>
                <w:color w:val="000000"/>
                <w:szCs w:val="18"/>
              </w:rPr>
              <w:t>Sample</w:t>
            </w:r>
          </w:p>
        </w:tc>
      </w:tr>
      <w:tr w:rsidR="00013609" w:rsidRPr="0073500C" w:rsidTr="00013609">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FUNCTION_BLOCK</w:t>
            </w:r>
          </w:p>
        </w:tc>
        <w:tc>
          <w:tcPr>
            <w:tcW w:w="5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FB_</w:t>
            </w:r>
          </w:p>
        </w:tc>
        <w:tc>
          <w:tcPr>
            <w:tcW w:w="17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function block</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FB_GetData</w:t>
            </w:r>
            <w:proofErr w:type="spellEnd"/>
          </w:p>
        </w:tc>
      </w:tr>
      <w:tr w:rsidR="00013609" w:rsidRPr="0073500C" w:rsidTr="00013609">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ACTION</w:t>
            </w:r>
          </w:p>
        </w:tc>
        <w:tc>
          <w:tcPr>
            <w:tcW w:w="5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
        </w:tc>
        <w:tc>
          <w:tcPr>
            <w:tcW w:w="17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action (of a function block or a program)</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Move</w:t>
            </w:r>
          </w:p>
        </w:tc>
      </w:tr>
      <w:tr w:rsidR="00013609" w:rsidRPr="0073500C" w:rsidTr="00013609">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METHOD</w:t>
            </w:r>
          </w:p>
        </w:tc>
        <w:tc>
          <w:tcPr>
            <w:tcW w:w="5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
        </w:tc>
        <w:tc>
          <w:tcPr>
            <w:tcW w:w="17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methode</w:t>
            </w:r>
            <w:proofErr w:type="spellEnd"/>
            <w:r w:rsidRPr="0073500C">
              <w:rPr>
                <w:rFonts w:cs="Arial"/>
                <w:color w:val="000000"/>
                <w:szCs w:val="18"/>
              </w:rPr>
              <w:t xml:space="preserve"> (of a function block, a program or an interface)</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Reset</w:t>
            </w:r>
          </w:p>
        </w:tc>
      </w:tr>
      <w:tr w:rsidR="00013609" w:rsidRPr="0073500C" w:rsidTr="00013609">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PROGRAM</w:t>
            </w:r>
          </w:p>
        </w:tc>
        <w:tc>
          <w:tcPr>
            <w:tcW w:w="5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
        </w:tc>
        <w:tc>
          <w:tcPr>
            <w:tcW w:w="17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program</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ModuleControl</w:t>
            </w:r>
            <w:proofErr w:type="spellEnd"/>
          </w:p>
        </w:tc>
      </w:tr>
      <w:tr w:rsidR="00013609" w:rsidRPr="0073500C" w:rsidTr="00013609">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lastRenderedPageBreak/>
              <w:t>FUNCTION</w:t>
            </w:r>
          </w:p>
        </w:tc>
        <w:tc>
          <w:tcPr>
            <w:tcW w:w="5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
        </w:tc>
        <w:tc>
          <w:tcPr>
            <w:tcW w:w="17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function</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Convert</w:t>
            </w:r>
          </w:p>
        </w:tc>
      </w:tr>
      <w:tr w:rsidR="00013609" w:rsidRPr="0073500C" w:rsidTr="00013609">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STRUCT</w:t>
            </w:r>
          </w:p>
        </w:tc>
        <w:tc>
          <w:tcPr>
            <w:tcW w:w="5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ST_</w:t>
            </w:r>
          </w:p>
        </w:tc>
        <w:tc>
          <w:tcPr>
            <w:tcW w:w="17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structure</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ST_BufferEntry</w:t>
            </w:r>
            <w:proofErr w:type="spellEnd"/>
          </w:p>
        </w:tc>
      </w:tr>
      <w:tr w:rsidR="00013609" w:rsidRPr="0073500C" w:rsidTr="00013609">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ENUM</w:t>
            </w:r>
          </w:p>
        </w:tc>
        <w:tc>
          <w:tcPr>
            <w:tcW w:w="5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E_</w:t>
            </w:r>
          </w:p>
        </w:tc>
        <w:tc>
          <w:tcPr>
            <w:tcW w:w="17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type of enumeration</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E_SignalStates</w:t>
            </w:r>
            <w:proofErr w:type="spellEnd"/>
          </w:p>
        </w:tc>
      </w:tr>
      <w:tr w:rsidR="00013609" w:rsidRPr="0073500C" w:rsidTr="00013609">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TYPE</w:t>
            </w:r>
          </w:p>
        </w:tc>
        <w:tc>
          <w:tcPr>
            <w:tcW w:w="5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T_</w:t>
            </w:r>
          </w:p>
        </w:tc>
        <w:tc>
          <w:tcPr>
            <w:tcW w:w="17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aliastype</w:t>
            </w:r>
            <w:proofErr w:type="spellEnd"/>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T_Nibble</w:t>
            </w:r>
            <w:proofErr w:type="spellEnd"/>
          </w:p>
        </w:tc>
      </w:tr>
      <w:tr w:rsidR="00013609" w:rsidRPr="0073500C" w:rsidTr="00013609">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UNION</w:t>
            </w:r>
          </w:p>
        </w:tc>
        <w:tc>
          <w:tcPr>
            <w:tcW w:w="5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U_</w:t>
            </w:r>
          </w:p>
        </w:tc>
        <w:tc>
          <w:tcPr>
            <w:tcW w:w="17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union</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U_Size</w:t>
            </w:r>
            <w:proofErr w:type="spellEnd"/>
          </w:p>
        </w:tc>
      </w:tr>
      <w:tr w:rsidR="00013609" w:rsidRPr="0073500C" w:rsidTr="00013609">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INTERFACE</w:t>
            </w:r>
          </w:p>
        </w:tc>
        <w:tc>
          <w:tcPr>
            <w:tcW w:w="5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I_</w:t>
            </w:r>
          </w:p>
        </w:tc>
        <w:tc>
          <w:tcPr>
            <w:tcW w:w="17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interface</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I_CylinderControl</w:t>
            </w:r>
            <w:proofErr w:type="spellEnd"/>
          </w:p>
        </w:tc>
      </w:tr>
    </w:tbl>
    <w:p w:rsidR="00013609" w:rsidRPr="0073500C" w:rsidRDefault="00013609" w:rsidP="00013609">
      <w:pPr>
        <w:pStyle w:val="Standard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 xml:space="preserve">In the object names write the prefix generally in upper cases. Separator between prefix and </w:t>
      </w:r>
      <w:proofErr w:type="spellStart"/>
      <w:r w:rsidRPr="0073500C">
        <w:rPr>
          <w:rFonts w:ascii="PT Sans" w:hAnsi="PT Sans" w:cs="Arial"/>
          <w:color w:val="000000"/>
          <w:sz w:val="18"/>
          <w:szCs w:val="18"/>
        </w:rPr>
        <w:t>objectname</w:t>
      </w:r>
      <w:proofErr w:type="spellEnd"/>
      <w:r w:rsidRPr="0073500C">
        <w:rPr>
          <w:rFonts w:ascii="PT Sans" w:hAnsi="PT Sans" w:cs="Arial"/>
          <w:color w:val="000000"/>
          <w:sz w:val="18"/>
          <w:szCs w:val="18"/>
        </w:rPr>
        <w:t xml:space="preserve"> is the underline character '_'.</w:t>
      </w:r>
    </w:p>
    <w:p w:rsidR="00013609" w:rsidRPr="0073500C" w:rsidRDefault="00013609" w:rsidP="00013609">
      <w:pPr>
        <w:pStyle w:val="Standard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 xml:space="preserve">Note: If interfaces of </w:t>
      </w:r>
      <w:proofErr w:type="spellStart"/>
      <w:r w:rsidRPr="0073500C">
        <w:rPr>
          <w:rFonts w:ascii="PT Sans" w:hAnsi="PT Sans" w:cs="Arial"/>
          <w:color w:val="000000"/>
          <w:sz w:val="18"/>
          <w:szCs w:val="18"/>
        </w:rPr>
        <w:t>TcCOM</w:t>
      </w:r>
      <w:proofErr w:type="spellEnd"/>
      <w:r w:rsidRPr="0073500C">
        <w:rPr>
          <w:rFonts w:ascii="PT Sans" w:hAnsi="PT Sans" w:cs="Arial"/>
          <w:color w:val="000000"/>
          <w:sz w:val="18"/>
          <w:szCs w:val="18"/>
        </w:rPr>
        <w:t xml:space="preserve"> objects are directly implemented, they only have the prefix 'I'. </w:t>
      </w:r>
      <w:proofErr w:type="gramStart"/>
      <w:r w:rsidRPr="0073500C">
        <w:rPr>
          <w:rFonts w:ascii="PT Sans" w:hAnsi="PT Sans" w:cs="Arial"/>
          <w:color w:val="000000"/>
          <w:sz w:val="18"/>
          <w:szCs w:val="18"/>
        </w:rPr>
        <w:t>e</w:t>
      </w:r>
      <w:proofErr w:type="gramEnd"/>
      <w:r w:rsidRPr="0073500C">
        <w:rPr>
          <w:rFonts w:ascii="PT Sans" w:hAnsi="PT Sans" w:cs="Arial"/>
          <w:color w:val="000000"/>
          <w:sz w:val="18"/>
          <w:szCs w:val="18"/>
        </w:rPr>
        <w:t xml:space="preserve">. g..: </w:t>
      </w:r>
      <w:proofErr w:type="spellStart"/>
      <w:r w:rsidRPr="0073500C">
        <w:rPr>
          <w:rFonts w:ascii="PT Sans" w:hAnsi="PT Sans" w:cs="Arial"/>
          <w:color w:val="000000"/>
          <w:sz w:val="18"/>
          <w:szCs w:val="18"/>
        </w:rPr>
        <w:t>ITcUnknown</w:t>
      </w:r>
      <w:proofErr w:type="spellEnd"/>
    </w:p>
    <w:p w:rsidR="00013609" w:rsidRPr="0073500C" w:rsidRDefault="00013609" w:rsidP="00013609">
      <w:pPr>
        <w:pStyle w:val="berschrift40"/>
        <w:spacing w:before="240" w:after="144" w:line="300" w:lineRule="atLeast"/>
        <w:rPr>
          <w:rFonts w:cs="Arial"/>
          <w:color w:val="000000"/>
          <w:lang w:val="en-GB"/>
        </w:rPr>
      </w:pPr>
      <w:r w:rsidRPr="0073500C">
        <w:rPr>
          <w:rFonts w:cs="Arial"/>
          <w:color w:val="000000"/>
          <w:lang w:val="en-GB"/>
        </w:rPr>
        <w:t>Instances</w:t>
      </w:r>
    </w:p>
    <w:tbl>
      <w:tblPr>
        <w:tblW w:w="4750" w:type="pct"/>
        <w:tblBorders>
          <w:top w:val="single" w:sz="6" w:space="0" w:color="DDDDDD"/>
          <w:left w:val="single" w:sz="6" w:space="0" w:color="DDDDDD"/>
          <w:bottom w:val="single" w:sz="6" w:space="0" w:color="DDDDDD"/>
          <w:right w:val="single" w:sz="6" w:space="0" w:color="DDDDDD"/>
        </w:tblBorders>
        <w:shd w:val="clear" w:color="auto" w:fill="999999"/>
        <w:tblCellMar>
          <w:top w:w="15" w:type="dxa"/>
          <w:left w:w="15" w:type="dxa"/>
          <w:bottom w:w="15" w:type="dxa"/>
          <w:right w:w="15" w:type="dxa"/>
        </w:tblCellMar>
        <w:tblLook w:val="04A0" w:firstRow="1" w:lastRow="0" w:firstColumn="1" w:lastColumn="0" w:noHBand="0" w:noVBand="1"/>
      </w:tblPr>
      <w:tblGrid>
        <w:gridCol w:w="1682"/>
        <w:gridCol w:w="1284"/>
        <w:gridCol w:w="1281"/>
        <w:gridCol w:w="2484"/>
        <w:gridCol w:w="2384"/>
      </w:tblGrid>
      <w:tr w:rsidR="00013609" w:rsidRPr="0073500C" w:rsidTr="00013609">
        <w:tc>
          <w:tcPr>
            <w:tcW w:w="900" w:type="pct"/>
            <w:tcBorders>
              <w:top w:val="single" w:sz="6" w:space="0" w:color="CCCCCC"/>
              <w:left w:val="single" w:sz="6" w:space="0" w:color="CCCCCC"/>
              <w:bottom w:val="single" w:sz="6" w:space="0" w:color="CCCCCC"/>
              <w:right w:val="single" w:sz="6" w:space="0" w:color="CCCCCC"/>
            </w:tcBorders>
            <w:shd w:val="clear" w:color="auto" w:fill="DDDDDD"/>
            <w:tcMar>
              <w:top w:w="60" w:type="dxa"/>
              <w:left w:w="120" w:type="dxa"/>
              <w:bottom w:w="60" w:type="dxa"/>
              <w:right w:w="120" w:type="dxa"/>
            </w:tcMar>
            <w:vAlign w:val="bottom"/>
            <w:hideMark/>
          </w:tcPr>
          <w:p w:rsidR="00013609" w:rsidRPr="0073500C" w:rsidRDefault="00013609">
            <w:pPr>
              <w:spacing w:before="144" w:after="72"/>
              <w:rPr>
                <w:rFonts w:cs="Arial"/>
                <w:b/>
                <w:bCs/>
                <w:color w:val="000000"/>
                <w:szCs w:val="18"/>
              </w:rPr>
            </w:pPr>
            <w:r w:rsidRPr="0073500C">
              <w:rPr>
                <w:rFonts w:cs="Arial"/>
                <w:b/>
                <w:bCs/>
                <w:color w:val="000000"/>
                <w:szCs w:val="18"/>
              </w:rPr>
              <w:t>Type</w:t>
            </w:r>
          </w:p>
        </w:tc>
        <w:tc>
          <w:tcPr>
            <w:tcW w:w="400" w:type="pct"/>
            <w:tcBorders>
              <w:top w:val="single" w:sz="6" w:space="0" w:color="CCCCCC"/>
              <w:left w:val="single" w:sz="6" w:space="0" w:color="CCCCCC"/>
              <w:bottom w:val="single" w:sz="6" w:space="0" w:color="CCCCCC"/>
              <w:right w:val="single" w:sz="6" w:space="0" w:color="CCCCCC"/>
            </w:tcBorders>
            <w:shd w:val="clear" w:color="auto" w:fill="DDDDDD"/>
            <w:tcMar>
              <w:top w:w="60" w:type="dxa"/>
              <w:left w:w="120" w:type="dxa"/>
              <w:bottom w:w="60" w:type="dxa"/>
              <w:right w:w="120" w:type="dxa"/>
            </w:tcMar>
            <w:vAlign w:val="bottom"/>
            <w:hideMark/>
          </w:tcPr>
          <w:p w:rsidR="00013609" w:rsidRPr="0073500C" w:rsidRDefault="00013609">
            <w:pPr>
              <w:spacing w:before="144" w:after="72"/>
              <w:rPr>
                <w:rFonts w:cs="Arial"/>
                <w:b/>
                <w:bCs/>
                <w:color w:val="000000"/>
                <w:szCs w:val="18"/>
              </w:rPr>
            </w:pPr>
            <w:r w:rsidRPr="0073500C">
              <w:rPr>
                <w:rFonts w:cs="Arial"/>
                <w:b/>
                <w:bCs/>
                <w:color w:val="000000"/>
                <w:szCs w:val="18"/>
              </w:rPr>
              <w:t>Prefix</w:t>
            </w:r>
          </w:p>
        </w:tc>
        <w:tc>
          <w:tcPr>
            <w:tcW w:w="700" w:type="pct"/>
            <w:tcBorders>
              <w:top w:val="single" w:sz="6" w:space="0" w:color="CCCCCC"/>
              <w:left w:val="single" w:sz="6" w:space="0" w:color="CCCCCC"/>
              <w:bottom w:val="single" w:sz="6" w:space="0" w:color="CCCCCC"/>
              <w:right w:val="single" w:sz="6" w:space="0" w:color="CCCCCC"/>
            </w:tcBorders>
            <w:shd w:val="clear" w:color="auto" w:fill="DDDDDD"/>
            <w:tcMar>
              <w:top w:w="60" w:type="dxa"/>
              <w:left w:w="120" w:type="dxa"/>
              <w:bottom w:w="60" w:type="dxa"/>
              <w:right w:w="120" w:type="dxa"/>
            </w:tcMar>
            <w:vAlign w:val="bottom"/>
            <w:hideMark/>
          </w:tcPr>
          <w:p w:rsidR="00013609" w:rsidRPr="0073500C" w:rsidRDefault="00013609">
            <w:pPr>
              <w:spacing w:before="144" w:after="72"/>
              <w:rPr>
                <w:rFonts w:cs="Arial"/>
                <w:b/>
                <w:bCs/>
                <w:color w:val="000000"/>
                <w:szCs w:val="18"/>
              </w:rPr>
            </w:pPr>
            <w:r w:rsidRPr="0073500C">
              <w:rPr>
                <w:rFonts w:cs="Arial"/>
                <w:b/>
                <w:bCs/>
                <w:color w:val="000000"/>
                <w:szCs w:val="18"/>
              </w:rPr>
              <w:t>Description</w:t>
            </w:r>
          </w:p>
        </w:tc>
        <w:tc>
          <w:tcPr>
            <w:tcW w:w="1300" w:type="pct"/>
            <w:tcBorders>
              <w:top w:val="single" w:sz="6" w:space="0" w:color="CCCCCC"/>
              <w:left w:val="single" w:sz="6" w:space="0" w:color="CCCCCC"/>
              <w:bottom w:val="single" w:sz="6" w:space="0" w:color="CCCCCC"/>
              <w:right w:val="single" w:sz="6" w:space="0" w:color="CCCCCC"/>
            </w:tcBorders>
            <w:shd w:val="clear" w:color="auto" w:fill="DDDDDD"/>
            <w:tcMar>
              <w:top w:w="60" w:type="dxa"/>
              <w:left w:w="120" w:type="dxa"/>
              <w:bottom w:w="60" w:type="dxa"/>
              <w:right w:w="120" w:type="dxa"/>
            </w:tcMar>
            <w:vAlign w:val="bottom"/>
            <w:hideMark/>
          </w:tcPr>
          <w:p w:rsidR="00013609" w:rsidRPr="0073500C" w:rsidRDefault="00013609">
            <w:pPr>
              <w:spacing w:before="144" w:after="72"/>
              <w:rPr>
                <w:rFonts w:cs="Arial"/>
                <w:b/>
                <w:bCs/>
                <w:color w:val="000000"/>
                <w:szCs w:val="18"/>
              </w:rPr>
            </w:pPr>
            <w:r w:rsidRPr="0073500C">
              <w:rPr>
                <w:rFonts w:cs="Arial"/>
                <w:b/>
                <w:bCs/>
                <w:color w:val="000000"/>
                <w:szCs w:val="18"/>
              </w:rPr>
              <w:t>Declaration Sample</w:t>
            </w:r>
          </w:p>
        </w:tc>
        <w:tc>
          <w:tcPr>
            <w:tcW w:w="1250" w:type="pct"/>
            <w:tcBorders>
              <w:top w:val="single" w:sz="6" w:space="0" w:color="CCCCCC"/>
              <w:left w:val="single" w:sz="6" w:space="0" w:color="CCCCCC"/>
              <w:bottom w:val="single" w:sz="6" w:space="0" w:color="CCCCCC"/>
              <w:right w:val="single" w:sz="6" w:space="0" w:color="CCCCCC"/>
            </w:tcBorders>
            <w:shd w:val="clear" w:color="auto" w:fill="DDDDDD"/>
            <w:tcMar>
              <w:top w:w="60" w:type="dxa"/>
              <w:left w:w="120" w:type="dxa"/>
              <w:bottom w:w="60" w:type="dxa"/>
              <w:right w:w="120" w:type="dxa"/>
            </w:tcMar>
            <w:vAlign w:val="bottom"/>
            <w:hideMark/>
          </w:tcPr>
          <w:p w:rsidR="00013609" w:rsidRPr="0073500C" w:rsidRDefault="00013609">
            <w:pPr>
              <w:spacing w:before="144" w:after="72"/>
              <w:rPr>
                <w:rFonts w:cs="Arial"/>
                <w:b/>
                <w:bCs/>
                <w:color w:val="000000"/>
                <w:szCs w:val="18"/>
              </w:rPr>
            </w:pPr>
            <w:r w:rsidRPr="0073500C">
              <w:rPr>
                <w:rFonts w:cs="Arial"/>
                <w:b/>
                <w:bCs/>
                <w:color w:val="000000"/>
                <w:szCs w:val="18"/>
              </w:rPr>
              <w:t>Call Sample</w:t>
            </w: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SINT, USINT, INT, UINT, DINT, UDINT, LINT, ULINT,</w:t>
            </w:r>
            <w:r w:rsidRPr="0073500C">
              <w:rPr>
                <w:rFonts w:cs="Arial"/>
                <w:color w:val="000000"/>
                <w:szCs w:val="18"/>
              </w:rPr>
              <w:br/>
              <w:t>BYTE, WORD, DWORD, LWORD</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255F8" w:rsidP="000255F8">
            <w:pPr>
              <w:spacing w:before="144" w:after="72"/>
              <w:rPr>
                <w:rFonts w:cs="Arial"/>
                <w:color w:val="000000"/>
                <w:szCs w:val="18"/>
              </w:rPr>
            </w:pPr>
            <w:r w:rsidRPr="0073500C">
              <w:rPr>
                <w:rFonts w:cs="Arial"/>
                <w:color w:val="000000"/>
                <w:szCs w:val="18"/>
              </w:rPr>
              <w:t xml:space="preserve">n </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integer,</w:t>
            </w:r>
            <w:r w:rsidRPr="0073500C">
              <w:rPr>
                <w:rFonts w:cs="Arial"/>
                <w:color w:val="000000"/>
                <w:szCs w:val="18"/>
              </w:rPr>
              <w:br/>
              <w:t>bit based number</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n</w:t>
            </w:r>
            <w:r w:rsidRPr="0073500C">
              <w:rPr>
                <w:rStyle w:val="apple-converted-space"/>
                <w:rFonts w:cs="Arial"/>
                <w:color w:val="000000"/>
                <w:szCs w:val="18"/>
              </w:rPr>
              <w:t> </w:t>
            </w:r>
            <w:proofErr w:type="spellStart"/>
            <w:r w:rsidRPr="0073500C">
              <w:rPr>
                <w:rFonts w:cs="Arial"/>
                <w:color w:val="000000"/>
                <w:szCs w:val="18"/>
              </w:rPr>
              <w:t>ErrorId</w:t>
            </w:r>
            <w:proofErr w:type="spellEnd"/>
            <w:r w:rsidRPr="0073500C">
              <w:rPr>
                <w:rFonts w:cs="Arial"/>
                <w:color w:val="000000"/>
                <w:szCs w:val="18"/>
              </w:rPr>
              <w:t xml:space="preserve"> :UDINT;</w:t>
            </w:r>
            <w:r w:rsidRPr="0073500C">
              <w:rPr>
                <w:rFonts w:cs="Arial"/>
                <w:color w:val="000000"/>
                <w:szCs w:val="18"/>
              </w:rPr>
              <w:br/>
            </w:r>
            <w:proofErr w:type="spellStart"/>
            <w:r w:rsidRPr="0073500C">
              <w:rPr>
                <w:rFonts w:cs="Arial"/>
                <w:color w:val="000000"/>
                <w:szCs w:val="18"/>
              </w:rPr>
              <w:t>nSize</w:t>
            </w:r>
            <w:proofErr w:type="spellEnd"/>
            <w:r w:rsidRPr="0073500C">
              <w:rPr>
                <w:rFonts w:cs="Arial"/>
                <w:color w:val="000000"/>
                <w:szCs w:val="18"/>
              </w:rPr>
              <w:t xml:space="preserve"> :UINT;</w:t>
            </w:r>
            <w:r w:rsidRPr="0073500C">
              <w:rPr>
                <w:rFonts w:cs="Arial"/>
                <w:color w:val="000000"/>
                <w:szCs w:val="18"/>
              </w:rPr>
              <w:br/>
            </w:r>
            <w:proofErr w:type="spellStart"/>
            <w:r w:rsidRPr="0073500C">
              <w:rPr>
                <w:rFonts w:cs="Arial"/>
                <w:color w:val="000000"/>
                <w:szCs w:val="18"/>
              </w:rPr>
              <w:t>nMask</w:t>
            </w:r>
            <w:proofErr w:type="spellEnd"/>
            <w:r w:rsidRPr="0073500C">
              <w:rPr>
                <w:rFonts w:cs="Arial"/>
                <w:color w:val="000000"/>
                <w:szCs w:val="18"/>
              </w:rPr>
              <w:t xml:space="preserve"> : WORD;</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nErrorId</w:t>
            </w:r>
            <w:proofErr w:type="spellEnd"/>
            <w:r w:rsidRPr="0073500C">
              <w:rPr>
                <w:rFonts w:cs="Arial"/>
                <w:color w:val="000000"/>
                <w:szCs w:val="18"/>
              </w:rPr>
              <w:t xml:space="preserve"> := 16#745;</w:t>
            </w:r>
            <w:r w:rsidRPr="0073500C">
              <w:rPr>
                <w:rFonts w:cs="Arial"/>
                <w:color w:val="000000"/>
                <w:szCs w:val="18"/>
              </w:rPr>
              <w:br/>
            </w:r>
            <w:proofErr w:type="spellStart"/>
            <w:r w:rsidRPr="0073500C">
              <w:rPr>
                <w:rFonts w:cs="Arial"/>
                <w:color w:val="000000"/>
                <w:szCs w:val="18"/>
              </w:rPr>
              <w:t>nSize</w:t>
            </w:r>
            <w:proofErr w:type="spellEnd"/>
            <w:r w:rsidRPr="0073500C">
              <w:rPr>
                <w:rFonts w:cs="Arial"/>
                <w:color w:val="000000"/>
                <w:szCs w:val="18"/>
              </w:rPr>
              <w:t xml:space="preserve"> := SIZEOF();</w:t>
            </w:r>
            <w:r w:rsidRPr="0073500C">
              <w:rPr>
                <w:rFonts w:cs="Arial"/>
                <w:color w:val="000000"/>
                <w:szCs w:val="18"/>
              </w:rPr>
              <w:br/>
            </w:r>
            <w:proofErr w:type="spellStart"/>
            <w:r w:rsidRPr="0073500C">
              <w:rPr>
                <w:rFonts w:cs="Arial"/>
                <w:color w:val="000000"/>
                <w:szCs w:val="18"/>
              </w:rPr>
              <w:t>nMask</w:t>
            </w:r>
            <w:proofErr w:type="spellEnd"/>
            <w:r w:rsidRPr="0073500C">
              <w:rPr>
                <w:rFonts w:cs="Arial"/>
                <w:color w:val="000000"/>
                <w:szCs w:val="18"/>
              </w:rPr>
              <w:t xml:space="preserve"> := </w:t>
            </w:r>
            <w:proofErr w:type="spellStart"/>
            <w:r w:rsidRPr="0073500C">
              <w:rPr>
                <w:rFonts w:cs="Arial"/>
                <w:color w:val="000000"/>
                <w:szCs w:val="18"/>
              </w:rPr>
              <w:t>nMask</w:t>
            </w:r>
            <w:proofErr w:type="spellEnd"/>
            <w:r w:rsidRPr="0073500C">
              <w:rPr>
                <w:rFonts w:cs="Arial"/>
                <w:color w:val="000000"/>
                <w:szCs w:val="18"/>
              </w:rPr>
              <w:t xml:space="preserve"> &amp; 16#0FF0;</w:t>
            </w: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BOOL</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b</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boolean</w:t>
            </w:r>
            <w:proofErr w:type="spellEnd"/>
            <w:r w:rsidRPr="0073500C">
              <w:rPr>
                <w:rFonts w:cs="Arial"/>
                <w:color w:val="000000"/>
                <w:szCs w:val="18"/>
              </w:rPr>
              <w:t xml:space="preserve"> (bit)</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bSwitch</w:t>
            </w:r>
            <w:proofErr w:type="spellEnd"/>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REAL, LREAL</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f</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float</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fValue</w:t>
            </w:r>
            <w:proofErr w:type="spellEnd"/>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STRING</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s</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string</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sNetId</w:t>
            </w:r>
            <w:proofErr w:type="spellEnd"/>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WSTRING</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ws</w:t>
            </w:r>
            <w:proofErr w:type="spellEnd"/>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wide string (</w:t>
            </w:r>
            <w:proofErr w:type="spellStart"/>
            <w:r w:rsidRPr="0073500C">
              <w:rPr>
                <w:rFonts w:cs="Arial"/>
                <w:color w:val="000000"/>
                <w:szCs w:val="18"/>
              </w:rPr>
              <w:t>unicode</w:t>
            </w:r>
            <w:proofErr w:type="spellEnd"/>
            <w:r w:rsidRPr="0073500C">
              <w:rPr>
                <w:rFonts w:cs="Arial"/>
                <w:color w:val="000000"/>
                <w:szCs w:val="18"/>
              </w:rPr>
              <w:t>)</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wsName</w:t>
            </w:r>
            <w:proofErr w:type="spellEnd"/>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TIME, LTIME</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t</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time</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tDelay</w:t>
            </w:r>
            <w:proofErr w:type="spellEnd"/>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DATE</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d</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date</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dMonday</w:t>
            </w:r>
            <w:proofErr w:type="spellEnd"/>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DATE_AND_TIME</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dt</w:t>
            </w:r>
            <w:proofErr w:type="spellEnd"/>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date and time</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dtNewYear</w:t>
            </w:r>
            <w:proofErr w:type="spellEnd"/>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ARRAY[...] OF ...</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a</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array</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aMessages</w:t>
            </w:r>
            <w:proofErr w:type="spellEnd"/>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POINTER TO ...</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p</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pointer</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pData</w:t>
            </w:r>
            <w:proofErr w:type="spellEnd"/>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pData</w:t>
            </w:r>
            <w:proofErr w:type="spellEnd"/>
            <w:r w:rsidRPr="0073500C">
              <w:rPr>
                <w:rFonts w:cs="Arial"/>
                <w:color w:val="000000"/>
                <w:szCs w:val="18"/>
              </w:rPr>
              <w:t xml:space="preserve"> := ADR(</w:t>
            </w:r>
            <w:proofErr w:type="spellStart"/>
            <w:r w:rsidRPr="0073500C">
              <w:rPr>
                <w:rFonts w:cs="Arial"/>
                <w:color w:val="000000"/>
                <w:szCs w:val="18"/>
              </w:rPr>
              <w:t>aBuffer</w:t>
            </w:r>
            <w:proofErr w:type="spellEnd"/>
            <w:r w:rsidRPr="0073500C">
              <w:rPr>
                <w:rFonts w:cs="Arial"/>
                <w:color w:val="000000"/>
                <w:szCs w:val="18"/>
              </w:rPr>
              <w:t>);</w:t>
            </w: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REFERENCE TO ...</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ref</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reference</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refSize</w:t>
            </w:r>
            <w:proofErr w:type="spellEnd"/>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refSize</w:t>
            </w:r>
            <w:proofErr w:type="spellEnd"/>
            <w:r w:rsidRPr="0073500C">
              <w:rPr>
                <w:rFonts w:cs="Arial"/>
                <w:color w:val="000000"/>
                <w:szCs w:val="18"/>
              </w:rPr>
              <w:t xml:space="preserve"> REF= </w:t>
            </w:r>
            <w:proofErr w:type="spellStart"/>
            <w:r w:rsidRPr="0073500C">
              <w:rPr>
                <w:rFonts w:cs="Arial"/>
                <w:color w:val="000000"/>
                <w:szCs w:val="18"/>
              </w:rPr>
              <w:t>iSize</w:t>
            </w:r>
            <w:proofErr w:type="spellEnd"/>
            <w:r w:rsidRPr="0073500C">
              <w:rPr>
                <w:rFonts w:cs="Arial"/>
                <w:color w:val="000000"/>
                <w:szCs w:val="18"/>
              </w:rPr>
              <w:t>;</w:t>
            </w: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i/>
                <w:iCs/>
                <w:color w:val="000000"/>
                <w:szCs w:val="18"/>
              </w:rPr>
              <w:t>FUNCTION_BLOCK</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fb</w:t>
            </w:r>
            <w:proofErr w:type="spellEnd"/>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 xml:space="preserve">instance of </w:t>
            </w:r>
            <w:r w:rsidRPr="0073500C">
              <w:rPr>
                <w:rFonts w:cs="Arial"/>
                <w:color w:val="000000"/>
                <w:szCs w:val="18"/>
              </w:rPr>
              <w:lastRenderedPageBreak/>
              <w:t>function block</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lastRenderedPageBreak/>
              <w:t>fbGetData</w:t>
            </w:r>
            <w:proofErr w:type="spellEnd"/>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fbGetData</w:t>
            </w:r>
            <w:proofErr w:type="spellEnd"/>
            <w:r w:rsidRPr="0073500C">
              <w:rPr>
                <w:rFonts w:cs="Arial"/>
                <w:color w:val="000000"/>
                <w:szCs w:val="18"/>
              </w:rPr>
              <w:t>();</w:t>
            </w: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i/>
                <w:iCs/>
                <w:color w:val="000000"/>
                <w:szCs w:val="18"/>
              </w:rPr>
              <w:lastRenderedPageBreak/>
              <w:t>STRUCT</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st</w:t>
            </w:r>
            <w:proofErr w:type="spellEnd"/>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instance of structure</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stBufferEntry</w:t>
            </w:r>
            <w:proofErr w:type="spellEnd"/>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stBufferEntry.iCounter</w:t>
            </w:r>
            <w:proofErr w:type="spellEnd"/>
            <w:r w:rsidRPr="0073500C">
              <w:rPr>
                <w:rFonts w:cs="Arial"/>
                <w:color w:val="000000"/>
                <w:szCs w:val="18"/>
              </w:rPr>
              <w:t xml:space="preserve"> := 5;</w:t>
            </w: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i/>
                <w:iCs/>
                <w:color w:val="000000"/>
                <w:szCs w:val="18"/>
              </w:rPr>
              <w:t>ENUM</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e</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 xml:space="preserve">instance of </w:t>
            </w:r>
            <w:proofErr w:type="spellStart"/>
            <w:r w:rsidRPr="0073500C">
              <w:rPr>
                <w:rFonts w:cs="Arial"/>
                <w:color w:val="000000"/>
                <w:szCs w:val="18"/>
              </w:rPr>
              <w:t>enum</w:t>
            </w:r>
            <w:proofErr w:type="spellEnd"/>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eSignalState</w:t>
            </w:r>
            <w:proofErr w:type="spellEnd"/>
            <w:r w:rsidRPr="0073500C">
              <w:rPr>
                <w:rFonts w:cs="Arial"/>
                <w:color w:val="000000"/>
                <w:szCs w:val="18"/>
              </w:rPr>
              <w:t xml:space="preserve"> :</w:t>
            </w:r>
            <w:proofErr w:type="spellStart"/>
            <w:r w:rsidRPr="0073500C">
              <w:rPr>
                <w:rFonts w:cs="Arial"/>
                <w:color w:val="000000"/>
                <w:szCs w:val="18"/>
              </w:rPr>
              <w:t>E_SignalStates</w:t>
            </w:r>
            <w:proofErr w:type="spellEnd"/>
            <w:r w:rsidRPr="0073500C">
              <w:rPr>
                <w:rFonts w:cs="Arial"/>
                <w:color w:val="000000"/>
                <w:szCs w:val="18"/>
              </w:rPr>
              <w:t>;</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eSignalState</w:t>
            </w:r>
            <w:proofErr w:type="spellEnd"/>
            <w:r w:rsidRPr="0073500C">
              <w:rPr>
                <w:rFonts w:cs="Arial"/>
                <w:color w:val="000000"/>
                <w:szCs w:val="18"/>
              </w:rPr>
              <w:t xml:space="preserve"> := </w:t>
            </w:r>
            <w:proofErr w:type="spellStart"/>
            <w:r w:rsidRPr="0073500C">
              <w:rPr>
                <w:rFonts w:cs="Arial"/>
                <w:color w:val="000000"/>
                <w:szCs w:val="18"/>
              </w:rPr>
              <w:t>eSignal_Stop</w:t>
            </w:r>
            <w:proofErr w:type="spellEnd"/>
            <w:r w:rsidRPr="0073500C">
              <w:rPr>
                <w:rFonts w:cs="Arial"/>
                <w:color w:val="000000"/>
                <w:szCs w:val="18"/>
              </w:rPr>
              <w:t>;</w:t>
            </w: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i/>
                <w:iCs/>
                <w:color w:val="000000"/>
                <w:szCs w:val="18"/>
              </w:rPr>
              <w:t>TYPE</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entsprechend</w:t>
            </w:r>
            <w:proofErr w:type="spellEnd"/>
            <w:r w:rsidRPr="0073500C">
              <w:rPr>
                <w:rFonts w:cs="Arial"/>
                <w:color w:val="000000"/>
                <w:szCs w:val="18"/>
              </w:rPr>
              <w:t xml:space="preserve"> </w:t>
            </w:r>
            <w:proofErr w:type="spellStart"/>
            <w:r w:rsidRPr="0073500C">
              <w:rPr>
                <w:rFonts w:cs="Arial"/>
                <w:color w:val="000000"/>
                <w:szCs w:val="18"/>
              </w:rPr>
              <w:t>dem</w:t>
            </w:r>
            <w:proofErr w:type="spellEnd"/>
            <w:r w:rsidRPr="0073500C">
              <w:rPr>
                <w:rFonts w:cs="Arial"/>
                <w:color w:val="000000"/>
                <w:szCs w:val="18"/>
              </w:rPr>
              <w:t xml:space="preserve"> </w:t>
            </w:r>
            <w:proofErr w:type="spellStart"/>
            <w:r w:rsidRPr="0073500C">
              <w:rPr>
                <w:rFonts w:cs="Arial"/>
                <w:color w:val="000000"/>
                <w:szCs w:val="18"/>
              </w:rPr>
              <w:t>internen</w:t>
            </w:r>
            <w:proofErr w:type="spellEnd"/>
            <w:r w:rsidRPr="0073500C">
              <w:rPr>
                <w:rFonts w:cs="Arial"/>
                <w:color w:val="000000"/>
                <w:szCs w:val="18"/>
              </w:rPr>
              <w:t xml:space="preserve"> </w:t>
            </w:r>
            <w:proofErr w:type="spellStart"/>
            <w:r w:rsidRPr="0073500C">
              <w:rPr>
                <w:rFonts w:cs="Arial"/>
                <w:color w:val="000000"/>
                <w:szCs w:val="18"/>
              </w:rPr>
              <w:t>Typen</w:t>
            </w:r>
            <w:proofErr w:type="spellEnd"/>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instance of alias type</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6C3932" w:rsidRDefault="00013609">
            <w:pPr>
              <w:spacing w:before="144" w:after="72"/>
              <w:rPr>
                <w:rFonts w:cs="Arial"/>
                <w:color w:val="000000"/>
                <w:szCs w:val="18"/>
                <w:lang w:val="fr-CH"/>
                <w:rPrChange w:id="333" w:author="Michael Rütsche" w:date="2013-10-10T11:21:00Z">
                  <w:rPr>
                    <w:rFonts w:cs="Arial"/>
                    <w:color w:val="000000"/>
                    <w:szCs w:val="18"/>
                  </w:rPr>
                </w:rPrChange>
              </w:rPr>
            </w:pPr>
            <w:proofErr w:type="spellStart"/>
            <w:r w:rsidRPr="006C3932">
              <w:rPr>
                <w:rFonts w:cs="Arial"/>
                <w:color w:val="000000"/>
                <w:szCs w:val="18"/>
                <w:lang w:val="fr-CH"/>
                <w:rPrChange w:id="334" w:author="Michael Rütsche" w:date="2013-10-10T11:21:00Z">
                  <w:rPr>
                    <w:rFonts w:cs="Arial"/>
                    <w:color w:val="000000"/>
                    <w:szCs w:val="18"/>
                  </w:rPr>
                </w:rPrChange>
              </w:rPr>
              <w:t>nNibble</w:t>
            </w:r>
            <w:proofErr w:type="spellEnd"/>
            <w:r w:rsidRPr="006C3932">
              <w:rPr>
                <w:rFonts w:cs="Arial"/>
                <w:color w:val="000000"/>
                <w:szCs w:val="18"/>
                <w:lang w:val="fr-CH"/>
                <w:rPrChange w:id="335" w:author="Michael Rütsche" w:date="2013-10-10T11:21:00Z">
                  <w:rPr>
                    <w:rFonts w:cs="Arial"/>
                    <w:color w:val="000000"/>
                    <w:szCs w:val="18"/>
                  </w:rPr>
                </w:rPrChange>
              </w:rPr>
              <w:t xml:space="preserve"> </w:t>
            </w:r>
            <w:proofErr w:type="gramStart"/>
            <w:r w:rsidRPr="006C3932">
              <w:rPr>
                <w:rFonts w:cs="Arial"/>
                <w:color w:val="000000"/>
                <w:szCs w:val="18"/>
                <w:lang w:val="fr-CH"/>
                <w:rPrChange w:id="336" w:author="Michael Rütsche" w:date="2013-10-10T11:21:00Z">
                  <w:rPr>
                    <w:rFonts w:cs="Arial"/>
                    <w:color w:val="000000"/>
                    <w:szCs w:val="18"/>
                  </w:rPr>
                </w:rPrChange>
              </w:rPr>
              <w:t>:</w:t>
            </w:r>
            <w:proofErr w:type="spellStart"/>
            <w:r w:rsidRPr="006C3932">
              <w:rPr>
                <w:rFonts w:cs="Arial"/>
                <w:color w:val="000000"/>
                <w:szCs w:val="18"/>
                <w:lang w:val="fr-CH"/>
                <w:rPrChange w:id="337" w:author="Michael Rütsche" w:date="2013-10-10T11:21:00Z">
                  <w:rPr>
                    <w:rFonts w:cs="Arial"/>
                    <w:color w:val="000000"/>
                    <w:szCs w:val="18"/>
                  </w:rPr>
                </w:rPrChange>
              </w:rPr>
              <w:t>T</w:t>
            </w:r>
            <w:proofErr w:type="gramEnd"/>
            <w:r w:rsidRPr="006C3932">
              <w:rPr>
                <w:rFonts w:cs="Arial"/>
                <w:color w:val="000000"/>
                <w:szCs w:val="18"/>
                <w:lang w:val="fr-CH"/>
                <w:rPrChange w:id="338" w:author="Michael Rütsche" w:date="2013-10-10T11:21:00Z">
                  <w:rPr>
                    <w:rFonts w:cs="Arial"/>
                    <w:color w:val="000000"/>
                    <w:szCs w:val="18"/>
                  </w:rPr>
                </w:rPrChange>
              </w:rPr>
              <w:t>_Nibble</w:t>
            </w:r>
            <w:proofErr w:type="spellEnd"/>
            <w:r w:rsidRPr="006C3932">
              <w:rPr>
                <w:rFonts w:cs="Arial"/>
                <w:color w:val="000000"/>
                <w:szCs w:val="18"/>
                <w:lang w:val="fr-CH"/>
                <w:rPrChange w:id="339" w:author="Michael Rütsche" w:date="2013-10-10T11:21:00Z">
                  <w:rPr>
                    <w:rFonts w:cs="Arial"/>
                    <w:color w:val="000000"/>
                    <w:szCs w:val="18"/>
                  </w:rPr>
                </w:rPrChange>
              </w:rPr>
              <w:t>;</w:t>
            </w:r>
            <w:r w:rsidRPr="006C3932">
              <w:rPr>
                <w:rFonts w:cs="Arial"/>
                <w:color w:val="000000"/>
                <w:szCs w:val="18"/>
                <w:lang w:val="fr-CH"/>
                <w:rPrChange w:id="340" w:author="Michael Rütsche" w:date="2013-10-10T11:21:00Z">
                  <w:rPr>
                    <w:rFonts w:cs="Arial"/>
                    <w:color w:val="000000"/>
                    <w:szCs w:val="18"/>
                  </w:rPr>
                </w:rPrChange>
              </w:rPr>
              <w:br/>
            </w:r>
            <w:proofErr w:type="spellStart"/>
            <w:r w:rsidRPr="006C3932">
              <w:rPr>
                <w:rFonts w:cs="Arial"/>
                <w:color w:val="000000"/>
                <w:szCs w:val="18"/>
                <w:lang w:val="fr-CH"/>
                <w:rPrChange w:id="341" w:author="Michael Rütsche" w:date="2013-10-10T11:21:00Z">
                  <w:rPr>
                    <w:rFonts w:cs="Arial"/>
                    <w:color w:val="000000"/>
                    <w:szCs w:val="18"/>
                  </w:rPr>
                </w:rPrChange>
              </w:rPr>
              <w:t>sNetId</w:t>
            </w:r>
            <w:proofErr w:type="spellEnd"/>
            <w:r w:rsidRPr="006C3932">
              <w:rPr>
                <w:rFonts w:cs="Arial"/>
                <w:color w:val="000000"/>
                <w:szCs w:val="18"/>
                <w:lang w:val="fr-CH"/>
                <w:rPrChange w:id="342" w:author="Michael Rütsche" w:date="2013-10-10T11:21:00Z">
                  <w:rPr>
                    <w:rFonts w:cs="Arial"/>
                    <w:color w:val="000000"/>
                    <w:szCs w:val="18"/>
                  </w:rPr>
                </w:rPrChange>
              </w:rPr>
              <w:t xml:space="preserve"> :</w:t>
            </w:r>
            <w:proofErr w:type="spellStart"/>
            <w:r w:rsidRPr="006C3932">
              <w:rPr>
                <w:rFonts w:cs="Arial"/>
                <w:color w:val="000000"/>
                <w:szCs w:val="18"/>
                <w:lang w:val="fr-CH"/>
                <w:rPrChange w:id="343" w:author="Michael Rütsche" w:date="2013-10-10T11:21:00Z">
                  <w:rPr>
                    <w:rFonts w:cs="Arial"/>
                    <w:color w:val="000000"/>
                    <w:szCs w:val="18"/>
                  </w:rPr>
                </w:rPrChange>
              </w:rPr>
              <w:t>T_AmsNetId</w:t>
            </w:r>
            <w:proofErr w:type="spellEnd"/>
            <w:r w:rsidRPr="006C3932">
              <w:rPr>
                <w:rFonts w:cs="Arial"/>
                <w:color w:val="000000"/>
                <w:szCs w:val="18"/>
                <w:lang w:val="fr-CH"/>
                <w:rPrChange w:id="344" w:author="Michael Rütsche" w:date="2013-10-10T11:21:00Z">
                  <w:rPr>
                    <w:rFonts w:cs="Arial"/>
                    <w:color w:val="000000"/>
                    <w:szCs w:val="18"/>
                  </w:rPr>
                </w:rPrChange>
              </w:rPr>
              <w:t>;</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nNibble</w:t>
            </w:r>
            <w:proofErr w:type="spellEnd"/>
            <w:r w:rsidRPr="0073500C">
              <w:rPr>
                <w:rFonts w:cs="Arial"/>
                <w:color w:val="000000"/>
                <w:szCs w:val="18"/>
              </w:rPr>
              <w:t xml:space="preserve"> := 16#1;</w:t>
            </w:r>
            <w:r w:rsidRPr="0073500C">
              <w:rPr>
                <w:rFonts w:cs="Arial"/>
                <w:color w:val="000000"/>
                <w:szCs w:val="18"/>
              </w:rPr>
              <w:br/>
            </w:r>
            <w:proofErr w:type="spellStart"/>
            <w:r w:rsidRPr="0073500C">
              <w:rPr>
                <w:rFonts w:cs="Arial"/>
                <w:color w:val="000000"/>
                <w:szCs w:val="18"/>
              </w:rPr>
              <w:t>sNetId</w:t>
            </w:r>
            <w:proofErr w:type="spellEnd"/>
            <w:r w:rsidRPr="0073500C">
              <w:rPr>
                <w:rFonts w:cs="Arial"/>
                <w:color w:val="000000"/>
                <w:szCs w:val="18"/>
              </w:rPr>
              <w:t xml:space="preserve"> := '1.2.3.4.5.6';</w:t>
            </w: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i/>
                <w:iCs/>
                <w:color w:val="000000"/>
                <w:szCs w:val="18"/>
              </w:rPr>
              <w:t>INTERFACE</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ip</w:t>
            </w:r>
            <w:proofErr w:type="spellEnd"/>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interface pointer</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ipCylinder</w:t>
            </w:r>
            <w:proofErr w:type="spellEnd"/>
            <w:r w:rsidRPr="0073500C">
              <w:rPr>
                <w:rFonts w:cs="Arial"/>
                <w:color w:val="000000"/>
                <w:szCs w:val="18"/>
              </w:rPr>
              <w:t xml:space="preserve"> :</w:t>
            </w:r>
            <w:proofErr w:type="spellStart"/>
            <w:r w:rsidRPr="0073500C">
              <w:rPr>
                <w:rFonts w:cs="Arial"/>
                <w:color w:val="000000"/>
                <w:szCs w:val="18"/>
              </w:rPr>
              <w:t>I_Cylinder</w:t>
            </w:r>
            <w:proofErr w:type="spellEnd"/>
            <w:r w:rsidRPr="0073500C">
              <w:rPr>
                <w:rFonts w:cs="Arial"/>
                <w:color w:val="000000"/>
                <w:szCs w:val="18"/>
              </w:rPr>
              <w:t>;</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ipCylinder</w:t>
            </w:r>
            <w:proofErr w:type="spellEnd"/>
            <w:r w:rsidRPr="0073500C">
              <w:rPr>
                <w:rFonts w:cs="Arial"/>
                <w:color w:val="000000"/>
                <w:szCs w:val="18"/>
              </w:rPr>
              <w:t xml:space="preserve"> := </w:t>
            </w:r>
            <w:proofErr w:type="spellStart"/>
            <w:r w:rsidRPr="0073500C">
              <w:rPr>
                <w:rFonts w:cs="Arial"/>
                <w:color w:val="000000"/>
                <w:szCs w:val="18"/>
              </w:rPr>
              <w:t>fbCylinderBase</w:t>
            </w:r>
            <w:proofErr w:type="spellEnd"/>
            <w:r w:rsidRPr="0073500C">
              <w:rPr>
                <w:rFonts w:cs="Arial"/>
                <w:color w:val="000000"/>
                <w:szCs w:val="18"/>
              </w:rPr>
              <w:t>;</w:t>
            </w: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i/>
                <w:iCs/>
                <w:color w:val="000000"/>
                <w:szCs w:val="18"/>
              </w:rPr>
              <w:t>UNION</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u</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instance of union</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uConfig</w:t>
            </w:r>
            <w:proofErr w:type="spellEnd"/>
            <w:r w:rsidRPr="0073500C">
              <w:rPr>
                <w:rFonts w:cs="Arial"/>
                <w:color w:val="000000"/>
                <w:szCs w:val="18"/>
              </w:rPr>
              <w:t xml:space="preserve"> :</w:t>
            </w:r>
            <w:proofErr w:type="spellStart"/>
            <w:r w:rsidRPr="0073500C">
              <w:rPr>
                <w:rFonts w:cs="Arial"/>
                <w:color w:val="000000"/>
                <w:szCs w:val="18"/>
              </w:rPr>
              <w:t>U_NC_ConfigParam</w:t>
            </w:r>
            <w:proofErr w:type="spellEnd"/>
            <w:r w:rsidRPr="0073500C">
              <w:rPr>
                <w:rFonts w:cs="Arial"/>
                <w:color w:val="000000"/>
                <w:szCs w:val="18"/>
              </w:rPr>
              <w:t>;</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uConfig.sParam</w:t>
            </w:r>
            <w:proofErr w:type="spellEnd"/>
            <w:r w:rsidRPr="0073500C">
              <w:rPr>
                <w:rFonts w:cs="Arial"/>
                <w:color w:val="000000"/>
                <w:szCs w:val="18"/>
              </w:rPr>
              <w:t xml:space="preserve"> := '56.23.87';</w:t>
            </w:r>
          </w:p>
        </w:tc>
      </w:tr>
    </w:tbl>
    <w:p w:rsidR="00013609" w:rsidRPr="0073500C" w:rsidRDefault="00013609" w:rsidP="00013609">
      <w:pPr>
        <w:pStyle w:val="Standard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In names of variables and instances the prefix is always written in lower cases.</w:t>
      </w:r>
    </w:p>
    <w:p w:rsidR="00013609" w:rsidRPr="0073500C" w:rsidRDefault="00013609" w:rsidP="00013609">
      <w:pPr>
        <w:pStyle w:val="Standard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Instances of function blocks which are defined in the IEC 61131-norm and are of</w:t>
      </w:r>
      <w:r w:rsidR="008F4700" w:rsidRPr="0073500C">
        <w:rPr>
          <w:rFonts w:ascii="PT Sans" w:hAnsi="PT Sans" w:cs="Arial"/>
          <w:color w:val="000000"/>
          <w:sz w:val="18"/>
          <w:szCs w:val="18"/>
        </w:rPr>
        <w:t xml:space="preserve"> great importance (F_TRIG, TON,)</w:t>
      </w:r>
      <w:r w:rsidRPr="0073500C">
        <w:rPr>
          <w:rFonts w:ascii="PT Sans" w:hAnsi="PT Sans" w:cs="Arial"/>
          <w:color w:val="000000"/>
          <w:sz w:val="18"/>
          <w:szCs w:val="18"/>
        </w:rPr>
        <w:t>, have no other prefix.</w:t>
      </w:r>
      <w:r w:rsidRPr="0073500C">
        <w:rPr>
          <w:rFonts w:ascii="PT Sans" w:hAnsi="PT Sans" w:cs="Arial"/>
          <w:color w:val="000000"/>
          <w:sz w:val="18"/>
          <w:szCs w:val="18"/>
        </w:rPr>
        <w:br/>
        <w:t xml:space="preserve">e. g.: </w:t>
      </w:r>
      <w:proofErr w:type="spellStart"/>
      <w:proofErr w:type="gramStart"/>
      <w:r w:rsidRPr="0073500C">
        <w:rPr>
          <w:rFonts w:ascii="PT Sans" w:hAnsi="PT Sans" w:cs="Arial"/>
          <w:color w:val="000000"/>
          <w:sz w:val="18"/>
          <w:szCs w:val="18"/>
        </w:rPr>
        <w:t>fbAdsTimer</w:t>
      </w:r>
      <w:proofErr w:type="spellEnd"/>
      <w:r w:rsidRPr="0073500C">
        <w:rPr>
          <w:rFonts w:ascii="PT Sans" w:hAnsi="PT Sans" w:cs="Arial"/>
          <w:color w:val="000000"/>
          <w:sz w:val="18"/>
          <w:szCs w:val="18"/>
        </w:rPr>
        <w:t xml:space="preserve"> :TON</w:t>
      </w:r>
      <w:proofErr w:type="gramEnd"/>
      <w:r w:rsidRPr="0073500C">
        <w:rPr>
          <w:rFonts w:ascii="PT Sans" w:hAnsi="PT Sans" w:cs="Arial"/>
          <w:color w:val="000000"/>
          <w:sz w:val="18"/>
          <w:szCs w:val="18"/>
        </w:rPr>
        <w:t>;</w:t>
      </w:r>
    </w:p>
    <w:p w:rsidR="00013609" w:rsidRPr="0073500C" w:rsidRDefault="00013609" w:rsidP="00013609">
      <w:pPr>
        <w:pStyle w:val="StandardWeb"/>
        <w:spacing w:before="0" w:beforeAutospacing="0" w:after="144" w:afterAutospacing="0"/>
        <w:rPr>
          <w:rFonts w:ascii="PT Sans" w:hAnsi="PT Sans" w:cs="Arial"/>
          <w:sz w:val="18"/>
          <w:szCs w:val="18"/>
        </w:rPr>
      </w:pPr>
      <w:r w:rsidRPr="0073500C">
        <w:rPr>
          <w:rFonts w:ascii="PT Sans" w:hAnsi="PT Sans" w:cs="Arial"/>
          <w:b/>
          <w:bCs/>
          <w:sz w:val="18"/>
          <w:szCs w:val="18"/>
        </w:rPr>
        <w:t>Global variables</w:t>
      </w:r>
      <w:r w:rsidRPr="0073500C">
        <w:rPr>
          <w:rStyle w:val="apple-converted-space"/>
          <w:rFonts w:ascii="PT Sans" w:hAnsi="PT Sans" w:cs="Arial"/>
          <w:sz w:val="18"/>
          <w:szCs w:val="18"/>
        </w:rPr>
        <w:t> </w:t>
      </w:r>
      <w:r w:rsidRPr="0073500C">
        <w:rPr>
          <w:rFonts w:ascii="PT Sans" w:hAnsi="PT Sans" w:cs="Arial"/>
          <w:sz w:val="18"/>
          <w:szCs w:val="18"/>
        </w:rPr>
        <w:t>have the same naming rules, no second prefix is added.</w:t>
      </w:r>
    </w:p>
    <w:p w:rsidR="00013609" w:rsidRPr="0073500C" w:rsidRDefault="00013609" w:rsidP="00013609">
      <w:pPr>
        <w:pStyle w:val="StandardWeb"/>
        <w:spacing w:before="0" w:beforeAutospacing="0" w:after="144" w:afterAutospacing="0"/>
        <w:rPr>
          <w:rFonts w:ascii="PT Sans" w:hAnsi="PT Sans" w:cs="Arial"/>
          <w:color w:val="000000"/>
          <w:sz w:val="18"/>
          <w:szCs w:val="18"/>
        </w:rPr>
      </w:pPr>
      <w:r w:rsidRPr="0073500C">
        <w:rPr>
          <w:rFonts w:ascii="PT Sans" w:hAnsi="PT Sans" w:cs="Arial"/>
          <w:b/>
          <w:bCs/>
          <w:color w:val="000000"/>
          <w:sz w:val="18"/>
          <w:szCs w:val="18"/>
        </w:rPr>
        <w:t>Properties</w:t>
      </w:r>
      <w:r w:rsidRPr="0073500C">
        <w:rPr>
          <w:rStyle w:val="apple-converted-space"/>
          <w:rFonts w:ascii="PT Sans" w:hAnsi="PT Sans" w:cs="Arial"/>
          <w:color w:val="000000"/>
          <w:sz w:val="18"/>
          <w:szCs w:val="18"/>
        </w:rPr>
        <w:t> </w:t>
      </w:r>
      <w:r w:rsidRPr="0073500C">
        <w:rPr>
          <w:rFonts w:ascii="PT Sans" w:hAnsi="PT Sans" w:cs="Arial"/>
          <w:color w:val="000000"/>
          <w:sz w:val="18"/>
          <w:szCs w:val="18"/>
        </w:rPr>
        <w:t>have the same naming rules, no second prefix is added.</w:t>
      </w:r>
    </w:p>
    <w:p w:rsidR="00013609" w:rsidRPr="0073500C" w:rsidRDefault="00013609" w:rsidP="00013609">
      <w:pPr>
        <w:pStyle w:val="StandardWeb"/>
        <w:spacing w:before="0" w:beforeAutospacing="0" w:after="144" w:afterAutospacing="0"/>
        <w:rPr>
          <w:rFonts w:ascii="PT Sans" w:hAnsi="PT Sans" w:cs="Arial"/>
          <w:color w:val="000000"/>
          <w:sz w:val="18"/>
          <w:szCs w:val="18"/>
        </w:rPr>
      </w:pPr>
      <w:r w:rsidRPr="0073500C">
        <w:rPr>
          <w:rStyle w:val="Fett"/>
          <w:rFonts w:ascii="PT Sans" w:hAnsi="PT Sans" w:cs="Arial"/>
          <w:color w:val="000000"/>
          <w:sz w:val="18"/>
          <w:szCs w:val="18"/>
        </w:rPr>
        <w:t>Constants</w:t>
      </w:r>
      <w:r w:rsidRPr="0073500C">
        <w:rPr>
          <w:rStyle w:val="apple-converted-space"/>
          <w:rFonts w:ascii="PT Sans" w:hAnsi="PT Sans" w:cs="Arial"/>
          <w:color w:val="000000"/>
          <w:sz w:val="18"/>
          <w:szCs w:val="18"/>
        </w:rPr>
        <w:t> </w:t>
      </w:r>
      <w:r w:rsidRPr="0073500C">
        <w:rPr>
          <w:rFonts w:ascii="PT Sans" w:hAnsi="PT Sans" w:cs="Arial"/>
          <w:color w:val="000000"/>
          <w:sz w:val="18"/>
          <w:szCs w:val="18"/>
        </w:rPr>
        <w:t>(</w:t>
      </w:r>
      <w:proofErr w:type="spellStart"/>
      <w:r w:rsidRPr="0073500C">
        <w:rPr>
          <w:rFonts w:ascii="PT Sans" w:hAnsi="PT Sans" w:cs="Arial"/>
          <w:color w:val="000000"/>
          <w:sz w:val="18"/>
          <w:szCs w:val="18"/>
        </w:rPr>
        <w:t>lokal</w:t>
      </w:r>
      <w:proofErr w:type="spellEnd"/>
      <w:r w:rsidRPr="0073500C">
        <w:rPr>
          <w:rFonts w:ascii="PT Sans" w:hAnsi="PT Sans" w:cs="Arial"/>
          <w:color w:val="000000"/>
          <w:sz w:val="18"/>
          <w:szCs w:val="18"/>
        </w:rPr>
        <w:t xml:space="preserve"> and global) have the prefix 'c'.</w:t>
      </w:r>
      <w:r w:rsidRPr="0073500C">
        <w:rPr>
          <w:rFonts w:ascii="PT Sans" w:hAnsi="PT Sans" w:cs="Arial"/>
          <w:color w:val="000000"/>
          <w:sz w:val="18"/>
          <w:szCs w:val="18"/>
        </w:rPr>
        <w:br/>
        <w:t xml:space="preserve">e. g.: </w:t>
      </w:r>
      <w:proofErr w:type="spellStart"/>
      <w:proofErr w:type="gramStart"/>
      <w:r w:rsidRPr="0073500C">
        <w:rPr>
          <w:rFonts w:ascii="PT Sans" w:hAnsi="PT Sans" w:cs="Arial"/>
          <w:color w:val="000000"/>
          <w:sz w:val="18"/>
          <w:szCs w:val="18"/>
        </w:rPr>
        <w:t>cMaxVelo</w:t>
      </w:r>
      <w:proofErr w:type="spellEnd"/>
      <w:r w:rsidRPr="0073500C">
        <w:rPr>
          <w:rFonts w:ascii="PT Sans" w:hAnsi="PT Sans" w:cs="Arial"/>
          <w:color w:val="000000"/>
          <w:sz w:val="18"/>
          <w:szCs w:val="18"/>
        </w:rPr>
        <w:t xml:space="preserve"> :LREAL</w:t>
      </w:r>
      <w:proofErr w:type="gramEnd"/>
      <w:r w:rsidRPr="0073500C">
        <w:rPr>
          <w:rFonts w:ascii="PT Sans" w:hAnsi="PT Sans" w:cs="Arial"/>
          <w:color w:val="000000"/>
          <w:sz w:val="18"/>
          <w:szCs w:val="18"/>
        </w:rPr>
        <w:t>;</w:t>
      </w:r>
    </w:p>
    <w:p w:rsidR="00013609" w:rsidRPr="0073500C" w:rsidRDefault="00013609" w:rsidP="00013609">
      <w:pPr>
        <w:pStyle w:val="StandardWeb"/>
        <w:spacing w:before="0" w:beforeAutospacing="0" w:after="144" w:afterAutospacing="0"/>
        <w:rPr>
          <w:rFonts w:ascii="PT Sans" w:hAnsi="PT Sans" w:cs="Arial"/>
          <w:color w:val="000000"/>
          <w:sz w:val="18"/>
          <w:szCs w:val="18"/>
        </w:rPr>
      </w:pPr>
      <w:r w:rsidRPr="0073500C">
        <w:rPr>
          <w:rFonts w:ascii="PT Sans" w:hAnsi="PT Sans" w:cs="Arial"/>
          <w:b/>
          <w:bCs/>
          <w:color w:val="000000"/>
          <w:sz w:val="18"/>
          <w:szCs w:val="18"/>
        </w:rPr>
        <w:t>Values of enumerations</w:t>
      </w:r>
      <w:r w:rsidRPr="0073500C">
        <w:rPr>
          <w:rStyle w:val="apple-converted-space"/>
          <w:rFonts w:ascii="PT Sans" w:hAnsi="PT Sans" w:cs="Arial"/>
          <w:color w:val="000000"/>
          <w:sz w:val="18"/>
          <w:szCs w:val="18"/>
        </w:rPr>
        <w:t> </w:t>
      </w:r>
      <w:r w:rsidRPr="0073500C">
        <w:rPr>
          <w:rFonts w:ascii="PT Sans" w:hAnsi="PT Sans" w:cs="Arial"/>
          <w:color w:val="000000"/>
          <w:sz w:val="18"/>
          <w:szCs w:val="18"/>
        </w:rPr>
        <w:t>are named like enumeration instances. You should insert an abbreviation of the enumeration type.</w:t>
      </w:r>
      <w:r w:rsidRPr="0073500C">
        <w:rPr>
          <w:rFonts w:ascii="PT Sans" w:hAnsi="PT Sans" w:cs="Arial"/>
          <w:color w:val="000000"/>
          <w:sz w:val="18"/>
          <w:szCs w:val="18"/>
        </w:rPr>
        <w:br/>
        <w:t xml:space="preserve">e. g.: </w:t>
      </w:r>
      <w:proofErr w:type="spellStart"/>
      <w:r w:rsidRPr="0073500C">
        <w:rPr>
          <w:rFonts w:ascii="PT Sans" w:hAnsi="PT Sans" w:cs="Arial"/>
          <w:color w:val="000000"/>
          <w:sz w:val="18"/>
          <w:szCs w:val="18"/>
        </w:rPr>
        <w:t>eSignal_Red</w:t>
      </w:r>
      <w:proofErr w:type="spellEnd"/>
      <w:r w:rsidRPr="0073500C">
        <w:rPr>
          <w:rFonts w:ascii="PT Sans" w:hAnsi="PT Sans" w:cs="Arial"/>
          <w:color w:val="000000"/>
          <w:sz w:val="18"/>
          <w:szCs w:val="18"/>
        </w:rPr>
        <w:t>;</w:t>
      </w:r>
    </w:p>
    <w:p w:rsidR="00013609" w:rsidRPr="0073500C" w:rsidRDefault="00013609" w:rsidP="00013609">
      <w:pPr>
        <w:pStyle w:val="StandardWeb"/>
        <w:spacing w:before="0" w:beforeAutospacing="0" w:after="144" w:afterAutospacing="0"/>
        <w:rPr>
          <w:rFonts w:ascii="PT Sans" w:hAnsi="PT Sans" w:cs="Arial"/>
          <w:color w:val="000000"/>
          <w:sz w:val="18"/>
          <w:szCs w:val="18"/>
        </w:rPr>
      </w:pPr>
      <w:r w:rsidRPr="0073500C">
        <w:rPr>
          <w:rFonts w:ascii="PT Sans" w:hAnsi="PT Sans" w:cs="Arial"/>
          <w:b/>
          <w:bCs/>
          <w:color w:val="000000"/>
          <w:sz w:val="18"/>
          <w:szCs w:val="18"/>
        </w:rPr>
        <w:t>HRESULTs</w:t>
      </w:r>
      <w:r w:rsidRPr="0073500C">
        <w:rPr>
          <w:rStyle w:val="apple-converted-space"/>
          <w:rFonts w:ascii="PT Sans" w:hAnsi="PT Sans" w:cs="Arial"/>
          <w:color w:val="000000"/>
          <w:sz w:val="18"/>
          <w:szCs w:val="18"/>
        </w:rPr>
        <w:t> </w:t>
      </w:r>
      <w:r w:rsidRPr="0073500C">
        <w:rPr>
          <w:rFonts w:ascii="PT Sans" w:hAnsi="PT Sans" w:cs="Arial"/>
          <w:color w:val="000000"/>
          <w:sz w:val="18"/>
          <w:szCs w:val="18"/>
        </w:rPr>
        <w:t>are an exception and are called '</w:t>
      </w:r>
      <w:proofErr w:type="spellStart"/>
      <w:r w:rsidRPr="0073500C">
        <w:rPr>
          <w:rFonts w:ascii="PT Sans" w:hAnsi="PT Sans" w:cs="Arial"/>
          <w:color w:val="000000"/>
          <w:sz w:val="18"/>
          <w:szCs w:val="18"/>
        </w:rPr>
        <w:t>hr</w:t>
      </w:r>
      <w:proofErr w:type="spellEnd"/>
      <w:r w:rsidRPr="0073500C">
        <w:rPr>
          <w:rFonts w:ascii="PT Sans" w:hAnsi="PT Sans" w:cs="Arial"/>
          <w:color w:val="000000"/>
          <w:sz w:val="18"/>
          <w:szCs w:val="18"/>
        </w:rPr>
        <w:t>'.</w:t>
      </w:r>
      <w:r w:rsidRPr="0073500C">
        <w:rPr>
          <w:rFonts w:ascii="PT Sans" w:hAnsi="PT Sans" w:cs="Arial"/>
          <w:color w:val="000000"/>
          <w:sz w:val="18"/>
          <w:szCs w:val="18"/>
        </w:rPr>
        <w:br/>
        <w:t xml:space="preserve">e. g.: </w:t>
      </w:r>
      <w:proofErr w:type="spellStart"/>
      <w:proofErr w:type="gramStart"/>
      <w:r w:rsidRPr="0073500C">
        <w:rPr>
          <w:rFonts w:ascii="PT Sans" w:hAnsi="PT Sans" w:cs="Arial"/>
          <w:color w:val="000000"/>
          <w:sz w:val="18"/>
          <w:szCs w:val="18"/>
        </w:rPr>
        <w:t>hr</w:t>
      </w:r>
      <w:proofErr w:type="spellEnd"/>
      <w:r w:rsidRPr="0073500C">
        <w:rPr>
          <w:rFonts w:ascii="PT Sans" w:hAnsi="PT Sans" w:cs="Arial"/>
          <w:color w:val="000000"/>
          <w:sz w:val="18"/>
          <w:szCs w:val="18"/>
        </w:rPr>
        <w:t xml:space="preserve"> :HRESULT</w:t>
      </w:r>
      <w:proofErr w:type="gramEnd"/>
      <w:r w:rsidRPr="0073500C">
        <w:rPr>
          <w:rFonts w:ascii="PT Sans" w:hAnsi="PT Sans" w:cs="Arial"/>
          <w:color w:val="000000"/>
          <w:sz w:val="18"/>
          <w:szCs w:val="18"/>
        </w:rPr>
        <w:t>;</w:t>
      </w:r>
    </w:p>
    <w:p w:rsidR="00013609" w:rsidRPr="0073500C" w:rsidRDefault="00013609" w:rsidP="00013609">
      <w:pPr>
        <w:pStyle w:val="Standard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 xml:space="preserve">Note: Don't use the type DWORD for pointer, it is not allowed because of the 64bit-compatibility. </w:t>
      </w:r>
      <w:proofErr w:type="gramStart"/>
      <w:r w:rsidRPr="0073500C">
        <w:rPr>
          <w:rFonts w:ascii="PT Sans" w:hAnsi="PT Sans" w:cs="Arial"/>
          <w:color w:val="000000"/>
          <w:sz w:val="18"/>
          <w:szCs w:val="18"/>
        </w:rPr>
        <w:t>Instead of this use per default</w:t>
      </w:r>
      <w:r w:rsidR="008F4700" w:rsidRPr="0073500C">
        <w:rPr>
          <w:rFonts w:ascii="PT Sans" w:hAnsi="PT Sans" w:cs="Arial"/>
          <w:color w:val="000000"/>
          <w:sz w:val="18"/>
          <w:szCs w:val="18"/>
        </w:rPr>
        <w:t xml:space="preserve"> </w:t>
      </w:r>
      <w:r w:rsidRPr="0073500C">
        <w:rPr>
          <w:rFonts w:ascii="PT Sans" w:hAnsi="PT Sans" w:cs="Arial"/>
          <w:b/>
          <w:bCs/>
          <w:color w:val="000000"/>
          <w:sz w:val="18"/>
          <w:szCs w:val="18"/>
        </w:rPr>
        <w:t>POINTER TO BYTE</w:t>
      </w:r>
      <w:r w:rsidRPr="0073500C">
        <w:rPr>
          <w:rFonts w:ascii="PT Sans" w:hAnsi="PT Sans" w:cs="Arial"/>
          <w:color w:val="000000"/>
          <w:sz w:val="18"/>
          <w:szCs w:val="18"/>
        </w:rPr>
        <w:t>.</w:t>
      </w:r>
      <w:proofErr w:type="gramEnd"/>
      <w:r w:rsidRPr="0073500C">
        <w:rPr>
          <w:rFonts w:ascii="PT Sans" w:hAnsi="PT Sans" w:cs="Arial"/>
          <w:color w:val="000000"/>
          <w:sz w:val="18"/>
          <w:szCs w:val="18"/>
        </w:rPr>
        <w:t xml:space="preserve"> Alternatively you can use POINTER TO LREAL, if the pointer points to an </w:t>
      </w:r>
      <w:proofErr w:type="gramStart"/>
      <w:r w:rsidRPr="0073500C">
        <w:rPr>
          <w:rFonts w:ascii="PT Sans" w:hAnsi="PT Sans" w:cs="Arial"/>
          <w:color w:val="000000"/>
          <w:sz w:val="18"/>
          <w:szCs w:val="18"/>
        </w:rPr>
        <w:t>ARRAY[</w:t>
      </w:r>
      <w:proofErr w:type="gramEnd"/>
      <w:r w:rsidRPr="0073500C">
        <w:rPr>
          <w:rFonts w:ascii="PT Sans" w:hAnsi="PT Sans" w:cs="Arial"/>
          <w:color w:val="000000"/>
          <w:sz w:val="18"/>
          <w:szCs w:val="18"/>
        </w:rPr>
        <w:t>...] OF LREAL.</w:t>
      </w:r>
    </w:p>
    <w:p w:rsidR="00013609" w:rsidRPr="0073500C" w:rsidRDefault="00013609" w:rsidP="00013609">
      <w:pPr>
        <w:pStyle w:val="Standard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Note: In case of convolution of different types declare only the external prefix. Exception: '</w:t>
      </w:r>
      <w:proofErr w:type="spellStart"/>
      <w:r w:rsidRPr="0073500C">
        <w:rPr>
          <w:rFonts w:ascii="PT Sans" w:hAnsi="PT Sans" w:cs="Arial"/>
          <w:color w:val="000000"/>
          <w:sz w:val="18"/>
          <w:szCs w:val="18"/>
        </w:rPr>
        <w:t>pp</w:t>
      </w:r>
      <w:proofErr w:type="spellEnd"/>
      <w:r w:rsidRPr="0073500C">
        <w:rPr>
          <w:rFonts w:ascii="PT Sans" w:hAnsi="PT Sans" w:cs="Arial"/>
          <w:color w:val="000000"/>
          <w:sz w:val="18"/>
          <w:szCs w:val="18"/>
        </w:rPr>
        <w:t>' for POINTER TO POINTER TO ... and 'pip' for POINTER TO INTERFACE can be used.</w:t>
      </w:r>
    </w:p>
    <w:p w:rsidR="00013609" w:rsidRPr="0073500C" w:rsidRDefault="00013609" w:rsidP="00013609">
      <w:pPr>
        <w:pStyle w:val="berschrift3"/>
        <w:spacing w:before="240" w:after="144" w:line="300" w:lineRule="atLeast"/>
        <w:rPr>
          <w:rFonts w:cs="Arial"/>
          <w:color w:val="000000"/>
          <w:sz w:val="18"/>
          <w:szCs w:val="18"/>
        </w:rPr>
      </w:pPr>
      <w:bookmarkStart w:id="345" w:name="_Toc371519632"/>
      <w:r w:rsidRPr="0073500C">
        <w:rPr>
          <w:rFonts w:cs="Arial"/>
          <w:color w:val="000000"/>
          <w:sz w:val="18"/>
          <w:szCs w:val="18"/>
        </w:rPr>
        <w:t>Library Identifier</w:t>
      </w:r>
      <w:bookmarkEnd w:id="345"/>
    </w:p>
    <w:p w:rsidR="00013609" w:rsidRPr="0073500C" w:rsidRDefault="00013609" w:rsidP="00013609">
      <w:pPr>
        <w:pStyle w:val="StandardWeb"/>
        <w:spacing w:before="0" w:beforeAutospacing="0" w:after="144" w:afterAutospacing="0"/>
        <w:rPr>
          <w:rFonts w:ascii="PT Sans" w:hAnsi="PT Sans" w:cs="Arial"/>
          <w:color w:val="000000"/>
          <w:sz w:val="18"/>
          <w:szCs w:val="18"/>
        </w:rPr>
      </w:pPr>
      <w:proofErr w:type="spellStart"/>
      <w:r w:rsidRPr="0073500C">
        <w:rPr>
          <w:rFonts w:ascii="PT Sans" w:hAnsi="PT Sans" w:cs="Arial"/>
          <w:color w:val="000000"/>
          <w:sz w:val="18"/>
          <w:szCs w:val="18"/>
        </w:rPr>
        <w:t>Alle</w:t>
      </w:r>
      <w:proofErr w:type="spellEnd"/>
      <w:r w:rsidRPr="0073500C">
        <w:rPr>
          <w:rFonts w:ascii="PT Sans" w:hAnsi="PT Sans" w:cs="Arial"/>
          <w:color w:val="000000"/>
          <w:sz w:val="18"/>
          <w:szCs w:val="18"/>
        </w:rPr>
        <w:t xml:space="preserve"> declarations, global variables and constants in a library contain a short library identifier.</w:t>
      </w:r>
      <w:r w:rsidRPr="0073500C">
        <w:rPr>
          <w:rFonts w:ascii="PT Sans" w:hAnsi="PT Sans" w:cs="Arial"/>
          <w:color w:val="000000"/>
          <w:sz w:val="18"/>
          <w:szCs w:val="18"/>
        </w:rPr>
        <w:br/>
        <w:t xml:space="preserve">e. g.: </w:t>
      </w:r>
      <w:proofErr w:type="spellStart"/>
      <w:r w:rsidRPr="0073500C">
        <w:rPr>
          <w:rFonts w:ascii="PT Sans" w:hAnsi="PT Sans" w:cs="Arial"/>
          <w:color w:val="000000"/>
          <w:sz w:val="18"/>
          <w:szCs w:val="18"/>
        </w:rPr>
        <w:t>FB_CM_PowerSpectrum</w:t>
      </w:r>
      <w:proofErr w:type="spellEnd"/>
      <w:r w:rsidRPr="0073500C">
        <w:rPr>
          <w:rFonts w:ascii="PT Sans" w:hAnsi="PT Sans" w:cs="Arial"/>
          <w:color w:val="000000"/>
          <w:sz w:val="18"/>
          <w:szCs w:val="18"/>
        </w:rPr>
        <w:br/>
        <w:t>e. g</w:t>
      </w:r>
      <w:proofErr w:type="gramStart"/>
      <w:r w:rsidRPr="0073500C">
        <w:rPr>
          <w:rFonts w:ascii="PT Sans" w:hAnsi="PT Sans" w:cs="Arial"/>
          <w:color w:val="000000"/>
          <w:sz w:val="18"/>
          <w:szCs w:val="18"/>
        </w:rPr>
        <w:t>.(</w:t>
      </w:r>
      <w:proofErr w:type="gramEnd"/>
      <w:r w:rsidRPr="0073500C">
        <w:rPr>
          <w:rFonts w:ascii="PT Sans" w:hAnsi="PT Sans" w:cs="Arial"/>
          <w:color w:val="000000"/>
          <w:sz w:val="18"/>
          <w:szCs w:val="18"/>
        </w:rPr>
        <w:t>global constant): cCM_MinLog10Arg</w:t>
      </w:r>
      <w:r w:rsidRPr="0073500C">
        <w:rPr>
          <w:rFonts w:ascii="PT Sans" w:hAnsi="PT Sans" w:cs="Arial"/>
          <w:color w:val="000000"/>
          <w:sz w:val="18"/>
          <w:szCs w:val="18"/>
        </w:rPr>
        <w:br/>
        <w:t xml:space="preserve">e. g.(global variable): </w:t>
      </w:r>
      <w:proofErr w:type="spellStart"/>
      <w:r w:rsidRPr="0073500C">
        <w:rPr>
          <w:rFonts w:ascii="PT Sans" w:hAnsi="PT Sans" w:cs="Arial"/>
          <w:color w:val="000000"/>
          <w:sz w:val="18"/>
          <w:szCs w:val="18"/>
        </w:rPr>
        <w:t>iCM_FFTLen</w:t>
      </w:r>
      <w:proofErr w:type="spellEnd"/>
    </w:p>
    <w:p w:rsidR="00013609" w:rsidRPr="0073500C" w:rsidRDefault="00013609" w:rsidP="00013609">
      <w:pPr>
        <w:pStyle w:val="berschrift3"/>
        <w:spacing w:before="240" w:after="144" w:line="300" w:lineRule="atLeast"/>
        <w:rPr>
          <w:rFonts w:cs="Arial"/>
          <w:color w:val="000000"/>
          <w:sz w:val="18"/>
          <w:szCs w:val="18"/>
        </w:rPr>
      </w:pPr>
      <w:bookmarkStart w:id="346" w:name="_Toc371519633"/>
      <w:r w:rsidRPr="0073500C">
        <w:rPr>
          <w:rFonts w:cs="Arial"/>
          <w:color w:val="000000"/>
          <w:sz w:val="18"/>
          <w:szCs w:val="18"/>
        </w:rPr>
        <w:t>Error codes</w:t>
      </w:r>
      <w:bookmarkEnd w:id="346"/>
    </w:p>
    <w:p w:rsidR="00013609" w:rsidRPr="0073500C" w:rsidRDefault="00013609" w:rsidP="00013609">
      <w:pPr>
        <w:pStyle w:val="Standard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 xml:space="preserve">Error codes can be specified as </w:t>
      </w:r>
      <w:proofErr w:type="spellStart"/>
      <w:r w:rsidRPr="0073500C">
        <w:rPr>
          <w:rFonts w:ascii="PT Sans" w:hAnsi="PT Sans" w:cs="Arial"/>
          <w:color w:val="000000"/>
          <w:sz w:val="18"/>
          <w:szCs w:val="18"/>
        </w:rPr>
        <w:t>nErrorId</w:t>
      </w:r>
      <w:proofErr w:type="spellEnd"/>
      <w:r w:rsidRPr="0073500C">
        <w:rPr>
          <w:rFonts w:ascii="PT Sans" w:hAnsi="PT Sans" w:cs="Arial"/>
          <w:color w:val="000000"/>
          <w:sz w:val="18"/>
          <w:szCs w:val="18"/>
        </w:rPr>
        <w:t xml:space="preserve"> (</w:t>
      </w:r>
      <w:proofErr w:type="spellStart"/>
      <w:r w:rsidRPr="0073500C">
        <w:rPr>
          <w:rFonts w:ascii="PT Sans" w:hAnsi="PT Sans" w:cs="Arial"/>
          <w:color w:val="000000"/>
          <w:sz w:val="18"/>
          <w:szCs w:val="18"/>
        </w:rPr>
        <w:t>Typ</w:t>
      </w:r>
      <w:proofErr w:type="spellEnd"/>
      <w:r w:rsidRPr="0073500C">
        <w:rPr>
          <w:rFonts w:ascii="PT Sans" w:hAnsi="PT Sans" w:cs="Arial"/>
          <w:color w:val="000000"/>
          <w:sz w:val="18"/>
          <w:szCs w:val="18"/>
        </w:rPr>
        <w:t xml:space="preserve"> UDINT) or as </w:t>
      </w:r>
      <w:proofErr w:type="spellStart"/>
      <w:r w:rsidRPr="0073500C">
        <w:rPr>
          <w:rFonts w:ascii="PT Sans" w:hAnsi="PT Sans" w:cs="Arial"/>
          <w:color w:val="000000"/>
          <w:sz w:val="18"/>
          <w:szCs w:val="18"/>
        </w:rPr>
        <w:t>hr</w:t>
      </w:r>
      <w:proofErr w:type="spellEnd"/>
      <w:r w:rsidRPr="0073500C">
        <w:rPr>
          <w:rFonts w:ascii="PT Sans" w:hAnsi="PT Sans" w:cs="Arial"/>
          <w:color w:val="000000"/>
          <w:sz w:val="18"/>
          <w:szCs w:val="18"/>
        </w:rPr>
        <w:t xml:space="preserve"> (</w:t>
      </w:r>
      <w:proofErr w:type="spellStart"/>
      <w:r w:rsidRPr="0073500C">
        <w:rPr>
          <w:rFonts w:ascii="PT Sans" w:hAnsi="PT Sans" w:cs="Arial"/>
          <w:color w:val="000000"/>
          <w:sz w:val="18"/>
          <w:szCs w:val="18"/>
        </w:rPr>
        <w:t>Typ</w:t>
      </w:r>
      <w:proofErr w:type="spellEnd"/>
      <w:r w:rsidRPr="0073500C">
        <w:rPr>
          <w:rFonts w:ascii="PT Sans" w:hAnsi="PT Sans" w:cs="Arial"/>
          <w:color w:val="000000"/>
          <w:sz w:val="18"/>
          <w:szCs w:val="18"/>
        </w:rPr>
        <w:t xml:space="preserve"> HRESULT).</w:t>
      </w:r>
    </w:p>
    <w:tbl>
      <w:tblPr>
        <w:tblW w:w="5000" w:type="pct"/>
        <w:tblBorders>
          <w:top w:val="single" w:sz="6" w:space="0" w:color="DDDDDD"/>
          <w:left w:val="single" w:sz="6" w:space="0" w:color="DDDDDD"/>
          <w:bottom w:val="single" w:sz="6" w:space="0" w:color="DDDDDD"/>
          <w:right w:val="single" w:sz="6" w:space="0" w:color="DDDDDD"/>
        </w:tblBorders>
        <w:shd w:val="clear" w:color="auto" w:fill="999999"/>
        <w:tblCellMar>
          <w:top w:w="15" w:type="dxa"/>
          <w:left w:w="15" w:type="dxa"/>
          <w:bottom w:w="15" w:type="dxa"/>
          <w:right w:w="15" w:type="dxa"/>
        </w:tblCellMar>
        <w:tblLook w:val="04A0" w:firstRow="1" w:lastRow="0" w:firstColumn="1" w:lastColumn="0" w:noHBand="0" w:noVBand="1"/>
      </w:tblPr>
      <w:tblGrid>
        <w:gridCol w:w="2223"/>
        <w:gridCol w:w="1631"/>
        <w:gridCol w:w="1271"/>
        <w:gridCol w:w="1336"/>
        <w:gridCol w:w="3134"/>
      </w:tblGrid>
      <w:tr w:rsidR="00013609" w:rsidRPr="0073500C" w:rsidTr="00013609">
        <w:tc>
          <w:tcPr>
            <w:tcW w:w="0" w:type="auto"/>
            <w:tcBorders>
              <w:top w:val="single" w:sz="6" w:space="0" w:color="DDDDDD"/>
              <w:left w:val="single" w:sz="6" w:space="0" w:color="DDDDDD"/>
              <w:bottom w:val="single" w:sz="6" w:space="0" w:color="DDDDDD"/>
              <w:right w:val="single" w:sz="6" w:space="0" w:color="DDDDDD"/>
            </w:tcBorders>
            <w:shd w:val="clear" w:color="auto" w:fill="DDDDDD"/>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Style w:val="Fett"/>
                <w:rFonts w:cs="Arial"/>
                <w:color w:val="000000"/>
                <w:szCs w:val="18"/>
              </w:rPr>
              <w:t>Declaration</w:t>
            </w:r>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Style w:val="Fett"/>
                <w:rFonts w:cs="Arial"/>
                <w:color w:val="000000"/>
                <w:szCs w:val="18"/>
              </w:rPr>
              <w:t>Error range</w:t>
            </w:r>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Style w:val="Fett"/>
                <w:rFonts w:cs="Arial"/>
                <w:color w:val="000000"/>
                <w:szCs w:val="18"/>
              </w:rPr>
              <w:t>no Error</w:t>
            </w:r>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Style w:val="Fett"/>
                <w:rFonts w:cs="Arial"/>
                <w:color w:val="000000"/>
                <w:szCs w:val="18"/>
              </w:rPr>
              <w:t>Message</w:t>
            </w:r>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Style w:val="Fett"/>
                <w:rFonts w:cs="Arial"/>
                <w:color w:val="000000"/>
                <w:szCs w:val="18"/>
              </w:rPr>
              <w:t>Testfunctions</w:t>
            </w:r>
            <w:proofErr w:type="spellEnd"/>
          </w:p>
        </w:tc>
      </w:tr>
      <w:tr w:rsidR="00013609" w:rsidRPr="0073500C" w:rsidTr="00013609">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nErrorId</w:t>
            </w:r>
            <w:proofErr w:type="spellEnd"/>
            <w:r w:rsidRPr="0073500C">
              <w:rPr>
                <w:rFonts w:cs="Arial"/>
                <w:color w:val="000000"/>
                <w:szCs w:val="18"/>
              </w:rPr>
              <w:t xml:space="preserve"> :UDINT;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&gt; 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 xml:space="preserve">IF </w:t>
            </w:r>
            <w:proofErr w:type="spellStart"/>
            <w:r w:rsidRPr="0073500C">
              <w:rPr>
                <w:rFonts w:cs="Arial"/>
                <w:color w:val="000000"/>
                <w:szCs w:val="18"/>
              </w:rPr>
              <w:t>nErrorId</w:t>
            </w:r>
            <w:proofErr w:type="spellEnd"/>
            <w:r w:rsidRPr="0073500C">
              <w:rPr>
                <w:rFonts w:cs="Arial"/>
                <w:color w:val="000000"/>
                <w:szCs w:val="18"/>
              </w:rPr>
              <w:t xml:space="preserve"> = 0 THEN</w:t>
            </w:r>
            <w:r w:rsidRPr="0073500C">
              <w:rPr>
                <w:rFonts w:cs="Arial"/>
                <w:color w:val="000000"/>
                <w:szCs w:val="18"/>
              </w:rPr>
              <w:br/>
              <w:t>...</w:t>
            </w:r>
            <w:r w:rsidRPr="0073500C">
              <w:rPr>
                <w:rFonts w:cs="Arial"/>
                <w:color w:val="000000"/>
                <w:szCs w:val="18"/>
              </w:rPr>
              <w:br/>
            </w:r>
            <w:r w:rsidRPr="0073500C">
              <w:rPr>
                <w:rFonts w:cs="Arial"/>
                <w:color w:val="000000"/>
                <w:szCs w:val="18"/>
              </w:rPr>
              <w:lastRenderedPageBreak/>
              <w:t>END_IF</w:t>
            </w:r>
          </w:p>
          <w:p w:rsidR="00013609" w:rsidRPr="0073500C" w:rsidRDefault="00013609">
            <w:pPr>
              <w:pStyle w:val="Standard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 xml:space="preserve">IF </w:t>
            </w:r>
            <w:proofErr w:type="spellStart"/>
            <w:r w:rsidRPr="0073500C">
              <w:rPr>
                <w:rFonts w:ascii="PT Sans" w:hAnsi="PT Sans" w:cs="Arial"/>
                <w:color w:val="000000"/>
                <w:sz w:val="18"/>
                <w:szCs w:val="18"/>
              </w:rPr>
              <w:t>nErrorId</w:t>
            </w:r>
            <w:proofErr w:type="spellEnd"/>
            <w:r w:rsidRPr="0073500C">
              <w:rPr>
                <w:rFonts w:ascii="PT Sans" w:hAnsi="PT Sans" w:cs="Arial"/>
                <w:color w:val="000000"/>
                <w:sz w:val="18"/>
                <w:szCs w:val="18"/>
              </w:rPr>
              <w:t xml:space="preserve"> &lt;&gt; 0 THEN</w:t>
            </w:r>
            <w:r w:rsidRPr="0073500C">
              <w:rPr>
                <w:rFonts w:ascii="PT Sans" w:hAnsi="PT Sans" w:cs="Arial"/>
                <w:color w:val="000000"/>
                <w:sz w:val="18"/>
                <w:szCs w:val="18"/>
              </w:rPr>
              <w:br/>
              <w:t>...</w:t>
            </w:r>
            <w:r w:rsidRPr="0073500C">
              <w:rPr>
                <w:rFonts w:ascii="PT Sans" w:hAnsi="PT Sans" w:cs="Arial"/>
                <w:color w:val="000000"/>
                <w:sz w:val="18"/>
                <w:szCs w:val="18"/>
              </w:rPr>
              <w:br/>
              <w:t>END_IF</w:t>
            </w:r>
          </w:p>
        </w:tc>
      </w:tr>
      <w:tr w:rsidR="00013609" w:rsidRPr="0073500C" w:rsidTr="00013609">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rPr>
                <w:rFonts w:cs="Arial"/>
                <w:color w:val="000000"/>
                <w:szCs w:val="18"/>
              </w:rPr>
            </w:pPr>
            <w:proofErr w:type="spellStart"/>
            <w:r w:rsidRPr="0073500C">
              <w:rPr>
                <w:rFonts w:cs="Arial"/>
                <w:color w:val="000000"/>
                <w:szCs w:val="18"/>
              </w:rPr>
              <w:lastRenderedPageBreak/>
              <w:t>hr</w:t>
            </w:r>
            <w:proofErr w:type="spellEnd"/>
            <w:r w:rsidRPr="0073500C">
              <w:rPr>
                <w:rFonts w:cs="Arial"/>
                <w:color w:val="000000"/>
                <w:szCs w:val="18"/>
              </w:rPr>
              <w:t xml:space="preserve"> :HRESULT;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rPr>
                <w:rFonts w:cs="Arial"/>
                <w:color w:val="000000"/>
                <w:szCs w:val="18"/>
              </w:rPr>
            </w:pPr>
            <w:r w:rsidRPr="0073500C">
              <w:rPr>
                <w:rFonts w:cs="Arial"/>
                <w:color w:val="000000"/>
                <w:szCs w:val="18"/>
              </w:rPr>
              <w:t>&lt; 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rPr>
                <w:rFonts w:cs="Arial"/>
                <w:color w:val="000000"/>
                <w:szCs w:val="18"/>
              </w:rPr>
            </w:pPr>
            <w:r w:rsidRPr="0073500C">
              <w:rPr>
                <w:rFonts w:cs="Arial"/>
                <w:color w:val="000000"/>
                <w:szCs w:val="18"/>
              </w:rPr>
              <w:t>&gt;= 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rPr>
                <w:rFonts w:cs="Arial"/>
                <w:color w:val="000000"/>
                <w:szCs w:val="18"/>
              </w:rPr>
            </w:pPr>
            <w:r w:rsidRPr="0073500C">
              <w:rPr>
                <w:rFonts w:cs="Arial"/>
                <w:color w:val="000000"/>
                <w:szCs w:val="18"/>
              </w:rPr>
              <w:t>&gt; 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rPr>
                <w:rFonts w:cs="Arial"/>
                <w:color w:val="000000"/>
                <w:szCs w:val="18"/>
              </w:rPr>
            </w:pPr>
            <w:r w:rsidRPr="0073500C">
              <w:rPr>
                <w:rFonts w:cs="Arial"/>
                <w:color w:val="000000"/>
                <w:szCs w:val="18"/>
              </w:rPr>
              <w:t>IF SUCCEEDED(</w:t>
            </w:r>
            <w:proofErr w:type="spellStart"/>
            <w:r w:rsidRPr="0073500C">
              <w:rPr>
                <w:rFonts w:cs="Arial"/>
                <w:color w:val="000000"/>
                <w:szCs w:val="18"/>
              </w:rPr>
              <w:t>hr</w:t>
            </w:r>
            <w:proofErr w:type="spellEnd"/>
            <w:r w:rsidRPr="0073500C">
              <w:rPr>
                <w:rFonts w:cs="Arial"/>
                <w:color w:val="000000"/>
                <w:szCs w:val="18"/>
              </w:rPr>
              <w:t>) THEN</w:t>
            </w:r>
            <w:r w:rsidRPr="0073500C">
              <w:rPr>
                <w:rFonts w:cs="Arial"/>
                <w:color w:val="000000"/>
                <w:szCs w:val="18"/>
              </w:rPr>
              <w:br/>
              <w:t>...</w:t>
            </w:r>
            <w:r w:rsidRPr="0073500C">
              <w:rPr>
                <w:rFonts w:cs="Arial"/>
                <w:color w:val="000000"/>
                <w:szCs w:val="18"/>
              </w:rPr>
              <w:br/>
              <w:t>END_IF</w:t>
            </w:r>
          </w:p>
          <w:p w:rsidR="00013609" w:rsidRPr="0073500C" w:rsidRDefault="00013609">
            <w:pPr>
              <w:pStyle w:val="Standard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IF FAILED(</w:t>
            </w:r>
            <w:proofErr w:type="spellStart"/>
            <w:r w:rsidRPr="0073500C">
              <w:rPr>
                <w:rFonts w:ascii="PT Sans" w:hAnsi="PT Sans" w:cs="Arial"/>
                <w:color w:val="000000"/>
                <w:sz w:val="18"/>
                <w:szCs w:val="18"/>
              </w:rPr>
              <w:t>hr</w:t>
            </w:r>
            <w:proofErr w:type="spellEnd"/>
            <w:r w:rsidRPr="0073500C">
              <w:rPr>
                <w:rFonts w:ascii="PT Sans" w:hAnsi="PT Sans" w:cs="Arial"/>
                <w:color w:val="000000"/>
                <w:sz w:val="18"/>
                <w:szCs w:val="18"/>
              </w:rPr>
              <w:t>) THEN</w:t>
            </w:r>
            <w:r w:rsidRPr="0073500C">
              <w:rPr>
                <w:rFonts w:ascii="PT Sans" w:hAnsi="PT Sans" w:cs="Arial"/>
                <w:color w:val="000000"/>
                <w:sz w:val="18"/>
                <w:szCs w:val="18"/>
              </w:rPr>
              <w:br/>
              <w:t>...</w:t>
            </w:r>
            <w:r w:rsidRPr="0073500C">
              <w:rPr>
                <w:rFonts w:ascii="PT Sans" w:hAnsi="PT Sans" w:cs="Arial"/>
                <w:color w:val="000000"/>
                <w:sz w:val="18"/>
                <w:szCs w:val="18"/>
              </w:rPr>
              <w:br/>
              <w:t>END_IF</w:t>
            </w:r>
          </w:p>
        </w:tc>
      </w:tr>
    </w:tbl>
    <w:p w:rsidR="008F4700" w:rsidRPr="0073500C" w:rsidRDefault="008F4700" w:rsidP="00D2342D">
      <w:pPr>
        <w:widowControl w:val="0"/>
        <w:ind w:left="709"/>
        <w:rPr>
          <w:rFonts w:eastAsiaTheme="majorEastAsia"/>
        </w:rPr>
      </w:pPr>
    </w:p>
    <w:p w:rsidR="008F4700" w:rsidRPr="0073500C" w:rsidRDefault="00CE23EE" w:rsidP="008F4700">
      <w:pPr>
        <w:pStyle w:val="berschrift2"/>
      </w:pPr>
      <w:bookmarkStart w:id="347" w:name="_Toc371519634"/>
      <w:r w:rsidRPr="0073500C">
        <w:t>Programming c</w:t>
      </w:r>
      <w:r w:rsidR="008F4700" w:rsidRPr="0073500C">
        <w:t>onventions overrule</w:t>
      </w:r>
      <w:r w:rsidRPr="0073500C">
        <w:t xml:space="preserve"> the</w:t>
      </w:r>
      <w:r w:rsidR="008F4700" w:rsidRPr="0073500C">
        <w:t xml:space="preserve"> </w:t>
      </w:r>
      <w:proofErr w:type="spellStart"/>
      <w:r w:rsidR="008F4700" w:rsidRPr="0073500C">
        <w:t>TwinCat</w:t>
      </w:r>
      <w:proofErr w:type="spellEnd"/>
      <w:r w:rsidR="008F4700" w:rsidRPr="0073500C">
        <w:t xml:space="preserve"> notification</w:t>
      </w:r>
      <w:bookmarkEnd w:id="347"/>
    </w:p>
    <w:p w:rsidR="008F4700" w:rsidRPr="0073500C" w:rsidRDefault="008F4700" w:rsidP="008F4700">
      <w:pPr>
        <w:widowControl w:val="0"/>
      </w:pPr>
    </w:p>
    <w:p w:rsidR="008F4700" w:rsidRPr="0073500C" w:rsidRDefault="008F4700" w:rsidP="008F4700">
      <w:pPr>
        <w:pStyle w:val="berschrift3"/>
      </w:pPr>
      <w:bookmarkStart w:id="348" w:name="_Toc371519635"/>
      <w:r w:rsidRPr="0073500C">
        <w:t>Type Prefix</w:t>
      </w:r>
      <w:bookmarkEnd w:id="348"/>
    </w:p>
    <w:tbl>
      <w:tblPr>
        <w:tblStyle w:val="HelleListe-Akzent1"/>
        <w:tblpPr w:leftFromText="141" w:rightFromText="141" w:vertAnchor="text" w:horzAnchor="margin" w:tblpX="108" w:tblpY="76"/>
        <w:tblW w:w="45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693"/>
        <w:gridCol w:w="1567"/>
        <w:gridCol w:w="1243"/>
      </w:tblGrid>
      <w:tr w:rsidR="0085639A" w:rsidRPr="0073500C" w:rsidTr="00856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shd w:val="clear" w:color="auto" w:fill="808080" w:themeFill="background1" w:themeFillShade="80"/>
          </w:tcPr>
          <w:p w:rsidR="0085639A" w:rsidRPr="0073500C" w:rsidRDefault="0085639A" w:rsidP="0085639A">
            <w:pPr>
              <w:widowControl w:val="0"/>
              <w:ind w:right="26"/>
              <w:rPr>
                <w:b w:val="0"/>
                <w:bCs w:val="0"/>
                <w:color w:val="auto"/>
              </w:rPr>
            </w:pPr>
            <w:r w:rsidRPr="0073500C">
              <w:rPr>
                <w:color w:val="auto"/>
              </w:rPr>
              <w:t>Type</w:t>
            </w:r>
          </w:p>
        </w:tc>
        <w:tc>
          <w:tcPr>
            <w:tcW w:w="1567" w:type="dxa"/>
            <w:shd w:val="clear" w:color="auto" w:fill="808080" w:themeFill="background1" w:themeFillShade="80"/>
          </w:tcPr>
          <w:p w:rsidR="0085639A" w:rsidRPr="0073500C" w:rsidRDefault="0085639A" w:rsidP="0085639A">
            <w:pPr>
              <w:widowControl w:val="0"/>
              <w:ind w:right="151"/>
              <w:cnfStyle w:val="100000000000" w:firstRow="1" w:lastRow="0" w:firstColumn="0" w:lastColumn="0" w:oddVBand="0" w:evenVBand="0" w:oddHBand="0" w:evenHBand="0" w:firstRowFirstColumn="0" w:firstRowLastColumn="0" w:lastRowFirstColumn="0" w:lastRowLastColumn="0"/>
              <w:rPr>
                <w:bCs w:val="0"/>
                <w:color w:val="auto"/>
              </w:rPr>
            </w:pPr>
            <w:r w:rsidRPr="0073500C">
              <w:rPr>
                <w:color w:val="auto"/>
              </w:rPr>
              <w:t>IEC</w:t>
            </w:r>
          </w:p>
        </w:tc>
        <w:tc>
          <w:tcPr>
            <w:tcW w:w="1243" w:type="dxa"/>
            <w:shd w:val="clear" w:color="auto" w:fill="808080" w:themeFill="background1" w:themeFillShade="80"/>
          </w:tcPr>
          <w:p w:rsidR="0085639A" w:rsidRPr="0073500C" w:rsidRDefault="0085639A" w:rsidP="0085639A">
            <w:pPr>
              <w:widowControl w:val="0"/>
              <w:ind w:right="151"/>
              <w:cnfStyle w:val="100000000000" w:firstRow="1" w:lastRow="0" w:firstColumn="0" w:lastColumn="0" w:oddVBand="0" w:evenVBand="0" w:oddHBand="0" w:evenHBand="0" w:firstRowFirstColumn="0" w:firstRowLastColumn="0" w:lastRowFirstColumn="0" w:lastRowLastColumn="0"/>
              <w:rPr>
                <w:bCs w:val="0"/>
                <w:color w:val="auto"/>
              </w:rPr>
            </w:pPr>
            <w:proofErr w:type="spellStart"/>
            <w:r w:rsidRPr="0073500C">
              <w:rPr>
                <w:color w:val="auto"/>
              </w:rPr>
              <w:t>Präfix</w:t>
            </w:r>
            <w:proofErr w:type="spellEnd"/>
            <w:r w:rsidRPr="0073500C">
              <w:rPr>
                <w:color w:val="auto"/>
              </w:rPr>
              <w:t xml:space="preserve"> IEC</w:t>
            </w:r>
          </w:p>
        </w:tc>
      </w:tr>
      <w:tr w:rsidR="0085639A" w:rsidRPr="0073500C" w:rsidTr="00856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shd w:val="clear" w:color="auto" w:fill="FFFFFF" w:themeFill="background1"/>
          </w:tcPr>
          <w:p w:rsidR="0085639A" w:rsidRPr="0073500C" w:rsidRDefault="0085639A" w:rsidP="0085639A">
            <w:pPr>
              <w:widowControl w:val="0"/>
              <w:ind w:right="26"/>
            </w:pPr>
            <w:r w:rsidRPr="0073500C">
              <w:t>1 Bit</w:t>
            </w:r>
          </w:p>
        </w:tc>
        <w:tc>
          <w:tcPr>
            <w:tcW w:w="1567" w:type="dxa"/>
            <w:shd w:val="clear" w:color="auto" w:fill="FFFFFF" w:themeFill="background1"/>
          </w:tcPr>
          <w:p w:rsidR="0085639A" w:rsidRPr="0073500C" w:rsidRDefault="0085639A" w:rsidP="0085639A">
            <w:pPr>
              <w:widowControl w:val="0"/>
              <w:ind w:right="33"/>
              <w:cnfStyle w:val="000000100000" w:firstRow="0" w:lastRow="0" w:firstColumn="0" w:lastColumn="0" w:oddVBand="0" w:evenVBand="0" w:oddHBand="1" w:evenHBand="0" w:firstRowFirstColumn="0" w:firstRowLastColumn="0" w:lastRowFirstColumn="0" w:lastRowLastColumn="0"/>
            </w:pPr>
            <w:r w:rsidRPr="0073500C">
              <w:t>BOOL</w:t>
            </w:r>
          </w:p>
        </w:tc>
        <w:tc>
          <w:tcPr>
            <w:tcW w:w="1243" w:type="dxa"/>
            <w:shd w:val="clear" w:color="auto" w:fill="FFFFFF" w:themeFill="background1"/>
          </w:tcPr>
          <w:p w:rsidR="0085639A" w:rsidRPr="0073500C" w:rsidRDefault="0085639A" w:rsidP="0085639A">
            <w:pPr>
              <w:widowControl w:val="0"/>
              <w:ind w:right="34"/>
              <w:cnfStyle w:val="000000100000" w:firstRow="0" w:lastRow="0" w:firstColumn="0" w:lastColumn="0" w:oddVBand="0" w:evenVBand="0" w:oddHBand="1" w:evenHBand="0" w:firstRowFirstColumn="0" w:firstRowLastColumn="0" w:lastRowFirstColumn="0" w:lastRowLastColumn="0"/>
            </w:pPr>
            <w:proofErr w:type="spellStart"/>
            <w:r w:rsidRPr="0073500C">
              <w:t>bol</w:t>
            </w:r>
            <w:proofErr w:type="spellEnd"/>
          </w:p>
        </w:tc>
      </w:tr>
      <w:tr w:rsidR="0085639A" w:rsidRPr="0073500C" w:rsidTr="0085639A">
        <w:tc>
          <w:tcPr>
            <w:cnfStyle w:val="001000000000" w:firstRow="0" w:lastRow="0" w:firstColumn="1" w:lastColumn="0" w:oddVBand="0" w:evenVBand="0" w:oddHBand="0" w:evenHBand="0" w:firstRowFirstColumn="0" w:firstRowLastColumn="0" w:lastRowFirstColumn="0" w:lastRowLastColumn="0"/>
            <w:tcW w:w="1693" w:type="dxa"/>
            <w:shd w:val="clear" w:color="auto" w:fill="FFFFFF" w:themeFill="background1"/>
          </w:tcPr>
          <w:p w:rsidR="0085639A" w:rsidRPr="0073500C" w:rsidRDefault="0085639A" w:rsidP="0085639A">
            <w:pPr>
              <w:widowControl w:val="0"/>
              <w:ind w:right="26"/>
            </w:pPr>
            <w:r w:rsidRPr="0073500C">
              <w:t>8 Bit signed</w:t>
            </w:r>
          </w:p>
        </w:tc>
        <w:tc>
          <w:tcPr>
            <w:tcW w:w="1567" w:type="dxa"/>
            <w:shd w:val="clear" w:color="auto" w:fill="FFFFFF" w:themeFill="background1"/>
          </w:tcPr>
          <w:p w:rsidR="0085639A" w:rsidRPr="0073500C" w:rsidRDefault="0085639A" w:rsidP="0085639A">
            <w:pPr>
              <w:widowControl w:val="0"/>
              <w:ind w:right="33"/>
              <w:cnfStyle w:val="000000000000" w:firstRow="0" w:lastRow="0" w:firstColumn="0" w:lastColumn="0" w:oddVBand="0" w:evenVBand="0" w:oddHBand="0" w:evenHBand="0" w:firstRowFirstColumn="0" w:firstRowLastColumn="0" w:lastRowFirstColumn="0" w:lastRowLastColumn="0"/>
            </w:pPr>
            <w:r w:rsidRPr="0073500C">
              <w:t>SINT</w:t>
            </w:r>
          </w:p>
        </w:tc>
        <w:tc>
          <w:tcPr>
            <w:tcW w:w="1243" w:type="dxa"/>
            <w:shd w:val="clear" w:color="auto" w:fill="FFFFFF" w:themeFill="background1"/>
          </w:tcPr>
          <w:p w:rsidR="0085639A" w:rsidRPr="0073500C" w:rsidRDefault="0085639A" w:rsidP="0085639A">
            <w:pPr>
              <w:widowControl w:val="0"/>
              <w:ind w:right="34"/>
              <w:cnfStyle w:val="000000000000" w:firstRow="0" w:lastRow="0" w:firstColumn="0" w:lastColumn="0" w:oddVBand="0" w:evenVBand="0" w:oddHBand="0" w:evenHBand="0" w:firstRowFirstColumn="0" w:firstRowLastColumn="0" w:lastRowFirstColumn="0" w:lastRowLastColumn="0"/>
            </w:pPr>
            <w:r w:rsidRPr="0073500C">
              <w:t>sin</w:t>
            </w:r>
          </w:p>
        </w:tc>
      </w:tr>
      <w:tr w:rsidR="0085639A" w:rsidRPr="0073500C" w:rsidTr="00856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shd w:val="clear" w:color="auto" w:fill="FFFFFF" w:themeFill="background1"/>
          </w:tcPr>
          <w:p w:rsidR="0085639A" w:rsidRPr="0073500C" w:rsidRDefault="0085639A" w:rsidP="0085639A">
            <w:pPr>
              <w:widowControl w:val="0"/>
              <w:ind w:right="26"/>
            </w:pPr>
            <w:r w:rsidRPr="0073500C">
              <w:t>8 Bit unsigned</w:t>
            </w:r>
          </w:p>
        </w:tc>
        <w:tc>
          <w:tcPr>
            <w:tcW w:w="1567" w:type="dxa"/>
            <w:shd w:val="clear" w:color="auto" w:fill="FFFFFF" w:themeFill="background1"/>
          </w:tcPr>
          <w:p w:rsidR="0085639A" w:rsidRPr="0073500C" w:rsidRDefault="0085639A" w:rsidP="0085639A">
            <w:pPr>
              <w:widowControl w:val="0"/>
              <w:ind w:right="33"/>
              <w:cnfStyle w:val="000000100000" w:firstRow="0" w:lastRow="0" w:firstColumn="0" w:lastColumn="0" w:oddVBand="0" w:evenVBand="0" w:oddHBand="1" w:evenHBand="0" w:firstRowFirstColumn="0" w:firstRowLastColumn="0" w:lastRowFirstColumn="0" w:lastRowLastColumn="0"/>
            </w:pPr>
            <w:r w:rsidRPr="0073500C">
              <w:t>USINT</w:t>
            </w:r>
          </w:p>
        </w:tc>
        <w:tc>
          <w:tcPr>
            <w:tcW w:w="1243" w:type="dxa"/>
            <w:shd w:val="clear" w:color="auto" w:fill="FFFFFF" w:themeFill="background1"/>
          </w:tcPr>
          <w:p w:rsidR="0085639A" w:rsidRPr="0073500C" w:rsidRDefault="0085639A" w:rsidP="0085639A">
            <w:pPr>
              <w:widowControl w:val="0"/>
              <w:ind w:right="34"/>
              <w:cnfStyle w:val="000000100000" w:firstRow="0" w:lastRow="0" w:firstColumn="0" w:lastColumn="0" w:oddVBand="0" w:evenVBand="0" w:oddHBand="1" w:evenHBand="0" w:firstRowFirstColumn="0" w:firstRowLastColumn="0" w:lastRowFirstColumn="0" w:lastRowLastColumn="0"/>
            </w:pPr>
            <w:proofErr w:type="spellStart"/>
            <w:r w:rsidRPr="0073500C">
              <w:t>usi</w:t>
            </w:r>
            <w:proofErr w:type="spellEnd"/>
          </w:p>
        </w:tc>
      </w:tr>
      <w:tr w:rsidR="0085639A" w:rsidRPr="0073500C" w:rsidTr="0085639A">
        <w:tc>
          <w:tcPr>
            <w:cnfStyle w:val="001000000000" w:firstRow="0" w:lastRow="0" w:firstColumn="1" w:lastColumn="0" w:oddVBand="0" w:evenVBand="0" w:oddHBand="0" w:evenHBand="0" w:firstRowFirstColumn="0" w:firstRowLastColumn="0" w:lastRowFirstColumn="0" w:lastRowLastColumn="0"/>
            <w:tcW w:w="1693" w:type="dxa"/>
            <w:shd w:val="clear" w:color="auto" w:fill="FFFFFF" w:themeFill="background1"/>
          </w:tcPr>
          <w:p w:rsidR="0085639A" w:rsidRPr="0073500C" w:rsidRDefault="0085639A" w:rsidP="0085639A">
            <w:pPr>
              <w:widowControl w:val="0"/>
              <w:ind w:right="26"/>
            </w:pPr>
            <w:r w:rsidRPr="0073500C">
              <w:t>16 Bit signed</w:t>
            </w:r>
          </w:p>
        </w:tc>
        <w:tc>
          <w:tcPr>
            <w:tcW w:w="1567" w:type="dxa"/>
            <w:shd w:val="clear" w:color="auto" w:fill="FFFFFF" w:themeFill="background1"/>
          </w:tcPr>
          <w:p w:rsidR="0085639A" w:rsidRPr="0073500C" w:rsidRDefault="0085639A" w:rsidP="0085639A">
            <w:pPr>
              <w:widowControl w:val="0"/>
              <w:ind w:right="33"/>
              <w:cnfStyle w:val="000000000000" w:firstRow="0" w:lastRow="0" w:firstColumn="0" w:lastColumn="0" w:oddVBand="0" w:evenVBand="0" w:oddHBand="0" w:evenHBand="0" w:firstRowFirstColumn="0" w:firstRowLastColumn="0" w:lastRowFirstColumn="0" w:lastRowLastColumn="0"/>
            </w:pPr>
            <w:r w:rsidRPr="0073500C">
              <w:t>INT</w:t>
            </w:r>
          </w:p>
        </w:tc>
        <w:tc>
          <w:tcPr>
            <w:tcW w:w="1243" w:type="dxa"/>
            <w:shd w:val="clear" w:color="auto" w:fill="FFFFFF" w:themeFill="background1"/>
          </w:tcPr>
          <w:p w:rsidR="0085639A" w:rsidRPr="0073500C" w:rsidRDefault="0085639A" w:rsidP="0085639A">
            <w:pPr>
              <w:widowControl w:val="0"/>
              <w:ind w:right="34"/>
              <w:cnfStyle w:val="000000000000" w:firstRow="0" w:lastRow="0" w:firstColumn="0" w:lastColumn="0" w:oddVBand="0" w:evenVBand="0" w:oddHBand="0" w:evenHBand="0" w:firstRowFirstColumn="0" w:firstRowLastColumn="0" w:lastRowFirstColumn="0" w:lastRowLastColumn="0"/>
            </w:pPr>
            <w:proofErr w:type="spellStart"/>
            <w:r w:rsidRPr="0073500C">
              <w:t>int</w:t>
            </w:r>
            <w:proofErr w:type="spellEnd"/>
          </w:p>
        </w:tc>
      </w:tr>
      <w:tr w:rsidR="0085639A" w:rsidRPr="0073500C" w:rsidTr="00856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shd w:val="clear" w:color="auto" w:fill="FFFFFF" w:themeFill="background1"/>
          </w:tcPr>
          <w:p w:rsidR="0085639A" w:rsidRPr="0073500C" w:rsidRDefault="0085639A" w:rsidP="0085639A">
            <w:pPr>
              <w:widowControl w:val="0"/>
              <w:ind w:right="26"/>
            </w:pPr>
            <w:r w:rsidRPr="0073500C">
              <w:t>16 Bit unsigned</w:t>
            </w:r>
          </w:p>
        </w:tc>
        <w:tc>
          <w:tcPr>
            <w:tcW w:w="1567" w:type="dxa"/>
            <w:shd w:val="clear" w:color="auto" w:fill="FFFFFF" w:themeFill="background1"/>
          </w:tcPr>
          <w:p w:rsidR="0085639A" w:rsidRPr="0073500C" w:rsidRDefault="0085639A" w:rsidP="0085639A">
            <w:pPr>
              <w:widowControl w:val="0"/>
              <w:ind w:right="33"/>
              <w:cnfStyle w:val="000000100000" w:firstRow="0" w:lastRow="0" w:firstColumn="0" w:lastColumn="0" w:oddVBand="0" w:evenVBand="0" w:oddHBand="1" w:evenHBand="0" w:firstRowFirstColumn="0" w:firstRowLastColumn="0" w:lastRowFirstColumn="0" w:lastRowLastColumn="0"/>
            </w:pPr>
            <w:r w:rsidRPr="0073500C">
              <w:t>UINT</w:t>
            </w:r>
          </w:p>
        </w:tc>
        <w:tc>
          <w:tcPr>
            <w:tcW w:w="1243" w:type="dxa"/>
            <w:shd w:val="clear" w:color="auto" w:fill="FFFFFF" w:themeFill="background1"/>
          </w:tcPr>
          <w:p w:rsidR="0085639A" w:rsidRPr="0073500C" w:rsidRDefault="0085639A" w:rsidP="0085639A">
            <w:pPr>
              <w:widowControl w:val="0"/>
              <w:ind w:right="34"/>
              <w:cnfStyle w:val="000000100000" w:firstRow="0" w:lastRow="0" w:firstColumn="0" w:lastColumn="0" w:oddVBand="0" w:evenVBand="0" w:oddHBand="1" w:evenHBand="0" w:firstRowFirstColumn="0" w:firstRowLastColumn="0" w:lastRowFirstColumn="0" w:lastRowLastColumn="0"/>
            </w:pPr>
            <w:proofErr w:type="spellStart"/>
            <w:r w:rsidRPr="0073500C">
              <w:t>uin</w:t>
            </w:r>
            <w:proofErr w:type="spellEnd"/>
          </w:p>
        </w:tc>
      </w:tr>
      <w:tr w:rsidR="0085639A" w:rsidRPr="0073500C" w:rsidTr="0085639A">
        <w:tc>
          <w:tcPr>
            <w:cnfStyle w:val="001000000000" w:firstRow="0" w:lastRow="0" w:firstColumn="1" w:lastColumn="0" w:oddVBand="0" w:evenVBand="0" w:oddHBand="0" w:evenHBand="0" w:firstRowFirstColumn="0" w:firstRowLastColumn="0" w:lastRowFirstColumn="0" w:lastRowLastColumn="0"/>
            <w:tcW w:w="1693" w:type="dxa"/>
            <w:shd w:val="clear" w:color="auto" w:fill="FFFFFF" w:themeFill="background1"/>
          </w:tcPr>
          <w:p w:rsidR="0085639A" w:rsidRPr="0073500C" w:rsidRDefault="0085639A" w:rsidP="0085639A">
            <w:pPr>
              <w:widowControl w:val="0"/>
              <w:ind w:right="26"/>
            </w:pPr>
            <w:r w:rsidRPr="0073500C">
              <w:t>32 Bit signed</w:t>
            </w:r>
          </w:p>
        </w:tc>
        <w:tc>
          <w:tcPr>
            <w:tcW w:w="1567" w:type="dxa"/>
            <w:shd w:val="clear" w:color="auto" w:fill="FFFFFF" w:themeFill="background1"/>
          </w:tcPr>
          <w:p w:rsidR="0085639A" w:rsidRPr="0073500C" w:rsidRDefault="0085639A" w:rsidP="0085639A">
            <w:pPr>
              <w:widowControl w:val="0"/>
              <w:ind w:right="33"/>
              <w:cnfStyle w:val="000000000000" w:firstRow="0" w:lastRow="0" w:firstColumn="0" w:lastColumn="0" w:oddVBand="0" w:evenVBand="0" w:oddHBand="0" w:evenHBand="0" w:firstRowFirstColumn="0" w:firstRowLastColumn="0" w:lastRowFirstColumn="0" w:lastRowLastColumn="0"/>
            </w:pPr>
            <w:r w:rsidRPr="0073500C">
              <w:t>DINT</w:t>
            </w:r>
          </w:p>
        </w:tc>
        <w:tc>
          <w:tcPr>
            <w:tcW w:w="1243" w:type="dxa"/>
            <w:shd w:val="clear" w:color="auto" w:fill="FFFFFF" w:themeFill="background1"/>
          </w:tcPr>
          <w:p w:rsidR="0085639A" w:rsidRPr="0073500C" w:rsidRDefault="0085639A" w:rsidP="0085639A">
            <w:pPr>
              <w:widowControl w:val="0"/>
              <w:ind w:right="34"/>
              <w:cnfStyle w:val="000000000000" w:firstRow="0" w:lastRow="0" w:firstColumn="0" w:lastColumn="0" w:oddVBand="0" w:evenVBand="0" w:oddHBand="0" w:evenHBand="0" w:firstRowFirstColumn="0" w:firstRowLastColumn="0" w:lastRowFirstColumn="0" w:lastRowLastColumn="0"/>
            </w:pPr>
            <w:r w:rsidRPr="0073500C">
              <w:t>din</w:t>
            </w:r>
          </w:p>
        </w:tc>
      </w:tr>
      <w:tr w:rsidR="0085639A" w:rsidRPr="0073500C" w:rsidTr="00856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shd w:val="clear" w:color="auto" w:fill="FFFFFF" w:themeFill="background1"/>
          </w:tcPr>
          <w:p w:rsidR="0085639A" w:rsidRPr="0073500C" w:rsidRDefault="0085639A" w:rsidP="0085639A">
            <w:pPr>
              <w:widowControl w:val="0"/>
              <w:ind w:right="26"/>
            </w:pPr>
            <w:r w:rsidRPr="0073500C">
              <w:t>32 Bit unsigned</w:t>
            </w:r>
          </w:p>
        </w:tc>
        <w:tc>
          <w:tcPr>
            <w:tcW w:w="1567" w:type="dxa"/>
            <w:shd w:val="clear" w:color="auto" w:fill="FFFFFF" w:themeFill="background1"/>
          </w:tcPr>
          <w:p w:rsidR="0085639A" w:rsidRPr="0073500C" w:rsidRDefault="0085639A" w:rsidP="0085639A">
            <w:pPr>
              <w:widowControl w:val="0"/>
              <w:ind w:right="33"/>
              <w:cnfStyle w:val="000000100000" w:firstRow="0" w:lastRow="0" w:firstColumn="0" w:lastColumn="0" w:oddVBand="0" w:evenVBand="0" w:oddHBand="1" w:evenHBand="0" w:firstRowFirstColumn="0" w:firstRowLastColumn="0" w:lastRowFirstColumn="0" w:lastRowLastColumn="0"/>
            </w:pPr>
            <w:r w:rsidRPr="0073500C">
              <w:t>UDINT</w:t>
            </w:r>
          </w:p>
        </w:tc>
        <w:tc>
          <w:tcPr>
            <w:tcW w:w="1243" w:type="dxa"/>
            <w:shd w:val="clear" w:color="auto" w:fill="FFFFFF" w:themeFill="background1"/>
          </w:tcPr>
          <w:p w:rsidR="0085639A" w:rsidRPr="0073500C" w:rsidRDefault="0085639A" w:rsidP="0085639A">
            <w:pPr>
              <w:widowControl w:val="0"/>
              <w:ind w:right="34"/>
              <w:cnfStyle w:val="000000100000" w:firstRow="0" w:lastRow="0" w:firstColumn="0" w:lastColumn="0" w:oddVBand="0" w:evenVBand="0" w:oddHBand="1" w:evenHBand="0" w:firstRowFirstColumn="0" w:firstRowLastColumn="0" w:lastRowFirstColumn="0" w:lastRowLastColumn="0"/>
            </w:pPr>
            <w:proofErr w:type="spellStart"/>
            <w:r w:rsidRPr="0073500C">
              <w:t>udi</w:t>
            </w:r>
            <w:proofErr w:type="spellEnd"/>
          </w:p>
        </w:tc>
      </w:tr>
      <w:tr w:rsidR="0085639A" w:rsidRPr="0073500C" w:rsidTr="0085639A">
        <w:tc>
          <w:tcPr>
            <w:cnfStyle w:val="001000000000" w:firstRow="0" w:lastRow="0" w:firstColumn="1" w:lastColumn="0" w:oddVBand="0" w:evenVBand="0" w:oddHBand="0" w:evenHBand="0" w:firstRowFirstColumn="0" w:firstRowLastColumn="0" w:lastRowFirstColumn="0" w:lastRowLastColumn="0"/>
            <w:tcW w:w="1693" w:type="dxa"/>
            <w:shd w:val="clear" w:color="auto" w:fill="FFFFFF" w:themeFill="background1"/>
          </w:tcPr>
          <w:p w:rsidR="0085639A" w:rsidRPr="0073500C" w:rsidRDefault="0085639A" w:rsidP="0085639A">
            <w:pPr>
              <w:widowControl w:val="0"/>
              <w:ind w:right="26"/>
            </w:pPr>
            <w:r w:rsidRPr="0073500C">
              <w:t>Floating Point 32 Bit</w:t>
            </w:r>
          </w:p>
        </w:tc>
        <w:tc>
          <w:tcPr>
            <w:tcW w:w="1567" w:type="dxa"/>
            <w:shd w:val="clear" w:color="auto" w:fill="FFFFFF" w:themeFill="background1"/>
          </w:tcPr>
          <w:p w:rsidR="0085639A" w:rsidRPr="0073500C" w:rsidRDefault="0085639A" w:rsidP="0085639A">
            <w:pPr>
              <w:widowControl w:val="0"/>
              <w:ind w:right="33"/>
              <w:cnfStyle w:val="000000000000" w:firstRow="0" w:lastRow="0" w:firstColumn="0" w:lastColumn="0" w:oddVBand="0" w:evenVBand="0" w:oddHBand="0" w:evenHBand="0" w:firstRowFirstColumn="0" w:firstRowLastColumn="0" w:lastRowFirstColumn="0" w:lastRowLastColumn="0"/>
            </w:pPr>
            <w:r w:rsidRPr="0073500C">
              <w:t>REAL</w:t>
            </w:r>
          </w:p>
        </w:tc>
        <w:tc>
          <w:tcPr>
            <w:tcW w:w="1243" w:type="dxa"/>
            <w:shd w:val="clear" w:color="auto" w:fill="FFFFFF" w:themeFill="background1"/>
          </w:tcPr>
          <w:p w:rsidR="0085639A" w:rsidRPr="0073500C" w:rsidRDefault="0085639A" w:rsidP="0085639A">
            <w:pPr>
              <w:widowControl w:val="0"/>
              <w:ind w:right="34"/>
              <w:cnfStyle w:val="000000000000" w:firstRow="0" w:lastRow="0" w:firstColumn="0" w:lastColumn="0" w:oddVBand="0" w:evenVBand="0" w:oddHBand="0" w:evenHBand="0" w:firstRowFirstColumn="0" w:firstRowLastColumn="0" w:lastRowFirstColumn="0" w:lastRowLastColumn="0"/>
            </w:pPr>
            <w:proofErr w:type="spellStart"/>
            <w:r w:rsidRPr="0073500C">
              <w:t>rea</w:t>
            </w:r>
            <w:proofErr w:type="spellEnd"/>
          </w:p>
        </w:tc>
      </w:tr>
      <w:tr w:rsidR="0085639A" w:rsidRPr="0073500C" w:rsidTr="00856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shd w:val="clear" w:color="auto" w:fill="FFFFFF" w:themeFill="background1"/>
          </w:tcPr>
          <w:p w:rsidR="0085639A" w:rsidRPr="0073500C" w:rsidRDefault="0085639A" w:rsidP="0085639A">
            <w:pPr>
              <w:widowControl w:val="0"/>
              <w:ind w:right="26"/>
            </w:pPr>
            <w:r w:rsidRPr="0073500C">
              <w:t>String (zero term.)</w:t>
            </w:r>
          </w:p>
        </w:tc>
        <w:tc>
          <w:tcPr>
            <w:tcW w:w="1567" w:type="dxa"/>
            <w:shd w:val="clear" w:color="auto" w:fill="FFFFFF" w:themeFill="background1"/>
          </w:tcPr>
          <w:p w:rsidR="0085639A" w:rsidRPr="0073500C" w:rsidRDefault="0085639A" w:rsidP="0085639A">
            <w:pPr>
              <w:widowControl w:val="0"/>
              <w:ind w:right="33"/>
              <w:cnfStyle w:val="000000100000" w:firstRow="0" w:lastRow="0" w:firstColumn="0" w:lastColumn="0" w:oddVBand="0" w:evenVBand="0" w:oddHBand="1" w:evenHBand="0" w:firstRowFirstColumn="0" w:firstRowLastColumn="0" w:lastRowFirstColumn="0" w:lastRowLastColumn="0"/>
            </w:pPr>
            <w:r w:rsidRPr="0073500C">
              <w:t>String</w:t>
            </w:r>
          </w:p>
        </w:tc>
        <w:tc>
          <w:tcPr>
            <w:tcW w:w="1243" w:type="dxa"/>
            <w:shd w:val="clear" w:color="auto" w:fill="FFFFFF" w:themeFill="background1"/>
          </w:tcPr>
          <w:p w:rsidR="0085639A" w:rsidRPr="0073500C" w:rsidRDefault="0085639A" w:rsidP="0085639A">
            <w:pPr>
              <w:widowControl w:val="0"/>
              <w:ind w:right="34"/>
              <w:cnfStyle w:val="000000100000" w:firstRow="0" w:lastRow="0" w:firstColumn="0" w:lastColumn="0" w:oddVBand="0" w:evenVBand="0" w:oddHBand="1" w:evenHBand="0" w:firstRowFirstColumn="0" w:firstRowLastColumn="0" w:lastRowFirstColumn="0" w:lastRowLastColumn="0"/>
            </w:pPr>
            <w:proofErr w:type="spellStart"/>
            <w:r w:rsidRPr="0073500C">
              <w:t>str</w:t>
            </w:r>
            <w:proofErr w:type="spellEnd"/>
            <w:r w:rsidRPr="0073500C">
              <w:t xml:space="preserve"> </w:t>
            </w:r>
          </w:p>
        </w:tc>
      </w:tr>
      <w:tr w:rsidR="0085639A" w:rsidRPr="0073500C" w:rsidTr="0085639A">
        <w:tc>
          <w:tcPr>
            <w:cnfStyle w:val="001000000000" w:firstRow="0" w:lastRow="0" w:firstColumn="1" w:lastColumn="0" w:oddVBand="0" w:evenVBand="0" w:oddHBand="0" w:evenHBand="0" w:firstRowFirstColumn="0" w:firstRowLastColumn="0" w:lastRowFirstColumn="0" w:lastRowLastColumn="0"/>
            <w:tcW w:w="1693" w:type="dxa"/>
            <w:shd w:val="clear" w:color="auto" w:fill="FFFFFF" w:themeFill="background1"/>
          </w:tcPr>
          <w:p w:rsidR="0085639A" w:rsidRPr="0073500C" w:rsidRDefault="0085639A" w:rsidP="0085639A">
            <w:pPr>
              <w:widowControl w:val="0"/>
              <w:ind w:right="26"/>
            </w:pPr>
            <w:proofErr w:type="spellStart"/>
            <w:r w:rsidRPr="0073500C">
              <w:t>DateTime</w:t>
            </w:r>
            <w:proofErr w:type="spellEnd"/>
          </w:p>
        </w:tc>
        <w:tc>
          <w:tcPr>
            <w:tcW w:w="1567" w:type="dxa"/>
            <w:shd w:val="clear" w:color="auto" w:fill="FFFFFF" w:themeFill="background1"/>
          </w:tcPr>
          <w:p w:rsidR="0085639A" w:rsidRPr="0073500C" w:rsidRDefault="0085639A" w:rsidP="0085639A">
            <w:pPr>
              <w:widowControl w:val="0"/>
              <w:ind w:right="33"/>
              <w:cnfStyle w:val="000000000000" w:firstRow="0" w:lastRow="0" w:firstColumn="0" w:lastColumn="0" w:oddVBand="0" w:evenVBand="0" w:oddHBand="0" w:evenHBand="0" w:firstRowFirstColumn="0" w:firstRowLastColumn="0" w:lastRowFirstColumn="0" w:lastRowLastColumn="0"/>
            </w:pPr>
            <w:r w:rsidRPr="0073500C">
              <w:t>DATE_TIME</w:t>
            </w:r>
          </w:p>
        </w:tc>
        <w:tc>
          <w:tcPr>
            <w:tcW w:w="1243" w:type="dxa"/>
            <w:shd w:val="clear" w:color="auto" w:fill="FFFFFF" w:themeFill="background1"/>
          </w:tcPr>
          <w:p w:rsidR="0085639A" w:rsidRPr="0073500C" w:rsidRDefault="0085639A" w:rsidP="0085639A">
            <w:pPr>
              <w:widowControl w:val="0"/>
              <w:ind w:right="34"/>
              <w:cnfStyle w:val="000000000000" w:firstRow="0" w:lastRow="0" w:firstColumn="0" w:lastColumn="0" w:oddVBand="0" w:evenVBand="0" w:oddHBand="0" w:evenHBand="0" w:firstRowFirstColumn="0" w:firstRowLastColumn="0" w:lastRowFirstColumn="0" w:lastRowLastColumn="0"/>
            </w:pPr>
            <w:proofErr w:type="spellStart"/>
            <w:r w:rsidRPr="0073500C">
              <w:t>dt</w:t>
            </w:r>
            <w:proofErr w:type="spellEnd"/>
          </w:p>
        </w:tc>
      </w:tr>
    </w:tbl>
    <w:p w:rsidR="008F4700" w:rsidRPr="0073500C" w:rsidRDefault="008F4700" w:rsidP="008F4700">
      <w:pPr>
        <w:widowControl w:val="0"/>
      </w:pPr>
    </w:p>
    <w:p w:rsidR="008F4700" w:rsidRPr="0073500C" w:rsidRDefault="008F4700" w:rsidP="008F4700">
      <w:pPr>
        <w:widowControl w:val="0"/>
      </w:pPr>
    </w:p>
    <w:p w:rsidR="008F4700" w:rsidRPr="0073500C" w:rsidRDefault="008F4700" w:rsidP="008F4700">
      <w:pPr>
        <w:widowControl w:val="0"/>
      </w:pPr>
    </w:p>
    <w:p w:rsidR="008F4700" w:rsidRPr="0073500C" w:rsidRDefault="008F4700" w:rsidP="008F4700">
      <w:pPr>
        <w:widowControl w:val="0"/>
      </w:pPr>
    </w:p>
    <w:p w:rsidR="008F4700" w:rsidRPr="0073500C" w:rsidRDefault="008F4700" w:rsidP="008F4700">
      <w:pPr>
        <w:widowControl w:val="0"/>
      </w:pPr>
    </w:p>
    <w:p w:rsidR="008F4700" w:rsidRPr="0073500C" w:rsidRDefault="008F4700" w:rsidP="008F4700">
      <w:pPr>
        <w:widowControl w:val="0"/>
      </w:pPr>
    </w:p>
    <w:p w:rsidR="008F4700" w:rsidRPr="0073500C" w:rsidRDefault="008F4700" w:rsidP="008F4700">
      <w:pPr>
        <w:widowControl w:val="0"/>
      </w:pPr>
    </w:p>
    <w:p w:rsidR="008F4700" w:rsidRPr="0073500C" w:rsidRDefault="008F4700" w:rsidP="008F4700">
      <w:pPr>
        <w:widowControl w:val="0"/>
      </w:pPr>
    </w:p>
    <w:p w:rsidR="008F4700" w:rsidRPr="0073500C" w:rsidRDefault="008F4700" w:rsidP="008F4700">
      <w:pPr>
        <w:widowControl w:val="0"/>
      </w:pPr>
    </w:p>
    <w:p w:rsidR="008F4700" w:rsidRPr="0073500C" w:rsidRDefault="008F4700" w:rsidP="008F4700">
      <w:pPr>
        <w:widowControl w:val="0"/>
      </w:pPr>
    </w:p>
    <w:p w:rsidR="008F4700" w:rsidRPr="0073500C" w:rsidRDefault="008F4700" w:rsidP="008F4700">
      <w:pPr>
        <w:widowControl w:val="0"/>
      </w:pPr>
    </w:p>
    <w:p w:rsidR="008F4700" w:rsidRPr="0073500C" w:rsidRDefault="008F4700" w:rsidP="008F4700">
      <w:pPr>
        <w:widowControl w:val="0"/>
      </w:pPr>
    </w:p>
    <w:p w:rsidR="008F4700" w:rsidRPr="0073500C" w:rsidRDefault="008F4700" w:rsidP="008F4700">
      <w:pPr>
        <w:widowControl w:val="0"/>
      </w:pPr>
    </w:p>
    <w:p w:rsidR="008F4700" w:rsidRPr="0073500C" w:rsidRDefault="008F4700" w:rsidP="008F4700">
      <w:pPr>
        <w:widowControl w:val="0"/>
      </w:pPr>
    </w:p>
    <w:p w:rsidR="008F4700" w:rsidRPr="0073500C" w:rsidRDefault="008F4700" w:rsidP="008F4700">
      <w:pPr>
        <w:widowControl w:val="0"/>
        <w:rPr>
          <w:rFonts w:eastAsiaTheme="majorEastAsia"/>
        </w:rPr>
      </w:pPr>
    </w:p>
    <w:p w:rsidR="00D2342D" w:rsidRPr="0073500C" w:rsidRDefault="00CE23EE" w:rsidP="00CE23EE">
      <w:pPr>
        <w:pStyle w:val="berschrift3"/>
      </w:pPr>
      <w:bookmarkStart w:id="349" w:name="_Toc371519636"/>
      <w:r w:rsidRPr="0073500C">
        <w:t>Constants</w:t>
      </w:r>
      <w:bookmarkEnd w:id="349"/>
    </w:p>
    <w:p w:rsidR="00CE23EE" w:rsidRPr="0073500C" w:rsidRDefault="00CE23EE" w:rsidP="00CE23EE">
      <w:r w:rsidRPr="0073500C">
        <w:t>Constants</w:t>
      </w:r>
      <w:r w:rsidR="00D2342D" w:rsidRPr="0073500C">
        <w:t xml:space="preserve"> </w:t>
      </w:r>
      <w:r w:rsidRPr="0073500C">
        <w:t xml:space="preserve">have a “c_” prefix before the </w:t>
      </w:r>
      <w:proofErr w:type="spellStart"/>
      <w:r w:rsidRPr="0073500C">
        <w:t>datatyp</w:t>
      </w:r>
      <w:bookmarkStart w:id="350" w:name="_Toc328394777"/>
      <w:proofErr w:type="spellEnd"/>
      <w:r w:rsidRPr="0073500C">
        <w:t>.</w:t>
      </w:r>
    </w:p>
    <w:p w:rsidR="00C07EA0" w:rsidRPr="0073500C" w:rsidRDefault="00C07EA0" w:rsidP="00C07EA0">
      <w:pPr>
        <w:pStyle w:val="berschrift3"/>
      </w:pPr>
      <w:bookmarkStart w:id="351" w:name="_Toc371519637"/>
      <w:r w:rsidRPr="0073500C">
        <w:t>Unit Suffix</w:t>
      </w:r>
      <w:bookmarkEnd w:id="351"/>
    </w:p>
    <w:p w:rsidR="00C07EA0" w:rsidRPr="0073500C" w:rsidRDefault="00C07EA0" w:rsidP="00CE23EE">
      <w:r w:rsidRPr="0073500C">
        <w:t xml:space="preserve">The </w:t>
      </w:r>
      <w:proofErr w:type="spellStart"/>
      <w:r w:rsidRPr="0073500C">
        <w:t>plc</w:t>
      </w:r>
      <w:proofErr w:type="spellEnd"/>
      <w:r w:rsidRPr="0073500C">
        <w:t xml:space="preserve"> unit of a variable has to be added at the end. Normally t</w:t>
      </w:r>
      <w:r w:rsidR="006E31D3" w:rsidRPr="0073500C">
        <w:t xml:space="preserve">he </w:t>
      </w:r>
      <w:proofErr w:type="spellStart"/>
      <w:r w:rsidR="006E31D3" w:rsidRPr="0073500C">
        <w:t>si</w:t>
      </w:r>
      <w:proofErr w:type="spellEnd"/>
      <w:r w:rsidR="006E31D3" w:rsidRPr="0073500C">
        <w:t xml:space="preserve"> base units has to be used and their prefixes.</w:t>
      </w:r>
    </w:p>
    <w:p w:rsidR="00CE23EE" w:rsidRPr="0073500C" w:rsidRDefault="006E31D3" w:rsidP="00CE23EE">
      <w:r w:rsidRPr="0073500C">
        <w:rPr>
          <w:noProof/>
          <w:lang w:val="de-CH" w:eastAsia="de-CH"/>
        </w:rPr>
        <w:drawing>
          <wp:inline distT="0" distB="0" distL="0" distR="0" wp14:anchorId="5F2A1028" wp14:editId="6BBABF98">
            <wp:extent cx="2620915" cy="792480"/>
            <wp:effectExtent l="0" t="0" r="8255"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25720" cy="793933"/>
                    </a:xfrm>
                    <a:prstGeom prst="rect">
                      <a:avLst/>
                    </a:prstGeom>
                  </pic:spPr>
                </pic:pic>
              </a:graphicData>
            </a:graphic>
          </wp:inline>
        </w:drawing>
      </w:r>
    </w:p>
    <w:p w:rsidR="00AF687F" w:rsidRPr="0073500C" w:rsidRDefault="00AF687F" w:rsidP="00CE23EE"/>
    <w:p w:rsidR="00AF687F" w:rsidRPr="0073500C" w:rsidRDefault="00AF687F" w:rsidP="00AF687F">
      <w:pPr>
        <w:pStyle w:val="berschrift3"/>
      </w:pPr>
      <w:bookmarkStart w:id="352" w:name="_Toc371519638"/>
      <w:r w:rsidRPr="0073500C">
        <w:t>IO Suffix</w:t>
      </w:r>
      <w:bookmarkEnd w:id="352"/>
    </w:p>
    <w:p w:rsidR="00AF687F" w:rsidRPr="0073500C" w:rsidRDefault="00AF687F" w:rsidP="00AF687F">
      <w:r w:rsidRPr="0073500C">
        <w:t xml:space="preserve">For </w:t>
      </w:r>
      <w:proofErr w:type="spellStart"/>
      <w:proofErr w:type="gramStart"/>
      <w:r w:rsidRPr="0073500C">
        <w:t>io</w:t>
      </w:r>
      <w:proofErr w:type="spellEnd"/>
      <w:proofErr w:type="gramEnd"/>
      <w:r w:rsidRPr="0073500C">
        <w:t xml:space="preserve"> input variables a suffix for normally open (_NO) or normally closed (_NC) should be added.</w:t>
      </w:r>
    </w:p>
    <w:p w:rsidR="00D2342D" w:rsidRPr="0073500C" w:rsidRDefault="00CE23EE" w:rsidP="00CE23EE">
      <w:pPr>
        <w:pStyle w:val="berschrift2"/>
      </w:pPr>
      <w:bookmarkStart w:id="353" w:name="_Toc371519639"/>
      <w:r w:rsidRPr="0073500C">
        <w:t>Global</w:t>
      </w:r>
      <w:r w:rsidR="00D2342D" w:rsidRPr="0073500C">
        <w:t xml:space="preserve"> </w:t>
      </w:r>
      <w:bookmarkEnd w:id="350"/>
      <w:r w:rsidRPr="0073500C">
        <w:t>variables</w:t>
      </w:r>
      <w:bookmarkEnd w:id="353"/>
    </w:p>
    <w:p w:rsidR="00D2342D" w:rsidRPr="0073500C" w:rsidRDefault="00CE23EE" w:rsidP="00CE23EE">
      <w:pPr>
        <w:rPr>
          <w:color w:val="FF0000"/>
        </w:rPr>
      </w:pPr>
      <w:r w:rsidRPr="0073500C">
        <w:t>Global variables will be written like local</w:t>
      </w:r>
      <w:bookmarkStart w:id="354" w:name="_Toc328394778"/>
      <w:r w:rsidRPr="0073500C">
        <w:t>. Only a prefix “g_” shows the different. The usage of global variables should be minimalized so far as possible.</w:t>
      </w:r>
    </w:p>
    <w:p w:rsidR="00D2342D" w:rsidRPr="0073500C" w:rsidRDefault="00D2342D" w:rsidP="00CE23EE">
      <w:pPr>
        <w:rPr>
          <w:color w:val="FF0000"/>
        </w:rPr>
      </w:pPr>
    </w:p>
    <w:p w:rsidR="00D2342D" w:rsidRPr="0073500C" w:rsidRDefault="00CE23EE" w:rsidP="007F25D3">
      <w:pPr>
        <w:pStyle w:val="berschrift3"/>
      </w:pPr>
      <w:bookmarkStart w:id="355" w:name="_Toc371519640"/>
      <w:bookmarkEnd w:id="354"/>
      <w:r w:rsidRPr="0073500C">
        <w:t>Examples</w:t>
      </w:r>
      <w:bookmarkEnd w:id="355"/>
    </w:p>
    <w:p w:rsidR="00D2342D" w:rsidRPr="0073500C" w:rsidRDefault="00010D3E" w:rsidP="00CE23EE">
      <w:proofErr w:type="spellStart"/>
      <w:r w:rsidRPr="0073500C">
        <w:t>g_udi</w:t>
      </w:r>
      <w:r w:rsidR="00D2342D" w:rsidRPr="0073500C">
        <w:t>VarInfo</w:t>
      </w:r>
      <w:proofErr w:type="spellEnd"/>
      <w:r w:rsidR="00CE23EE" w:rsidRPr="0073500C">
        <w:t xml:space="preserve"> </w:t>
      </w:r>
      <w:r w:rsidR="00CE23EE" w:rsidRPr="0073500C">
        <w:tab/>
      </w:r>
      <w:r w:rsidR="00CE23EE" w:rsidRPr="0073500C">
        <w:tab/>
      </w:r>
      <w:r w:rsidR="00CE23EE" w:rsidRPr="0073500C">
        <w:tab/>
        <w:t>(global variable)</w:t>
      </w:r>
    </w:p>
    <w:p w:rsidR="00D2342D" w:rsidRPr="0073500C" w:rsidRDefault="00010D3E" w:rsidP="00CE23EE">
      <w:proofErr w:type="spellStart"/>
      <w:proofErr w:type="gramStart"/>
      <w:r w:rsidRPr="0073500C">
        <w:t>bol</w:t>
      </w:r>
      <w:r w:rsidR="00D2342D" w:rsidRPr="0073500C">
        <w:t>EnableHeating</w:t>
      </w:r>
      <w:proofErr w:type="spellEnd"/>
      <w:proofErr w:type="gramEnd"/>
      <w:r w:rsidR="00CE23EE" w:rsidRPr="0073500C">
        <w:t xml:space="preserve"> </w:t>
      </w:r>
      <w:r w:rsidR="00CE23EE" w:rsidRPr="0073500C">
        <w:tab/>
      </w:r>
      <w:r w:rsidR="00CE23EE" w:rsidRPr="0073500C">
        <w:tab/>
        <w:t>(local bool)</w:t>
      </w:r>
    </w:p>
    <w:p w:rsidR="00D2342D" w:rsidRPr="0073500C" w:rsidRDefault="00D2342D" w:rsidP="00CE23EE">
      <w:proofErr w:type="spellStart"/>
      <w:proofErr w:type="gramStart"/>
      <w:r w:rsidRPr="0073500C">
        <w:t>pstConfig</w:t>
      </w:r>
      <w:proofErr w:type="spellEnd"/>
      <w:proofErr w:type="gramEnd"/>
      <w:r w:rsidRPr="0073500C">
        <w:t>^.</w:t>
      </w:r>
      <w:proofErr w:type="spellStart"/>
      <w:r w:rsidRPr="0073500C">
        <w:t>stFeeder.uinType</w:t>
      </w:r>
      <w:proofErr w:type="spellEnd"/>
      <w:r w:rsidR="00CE23EE" w:rsidRPr="0073500C">
        <w:tab/>
        <w:t>(dereferenced pointer)</w:t>
      </w:r>
    </w:p>
    <w:p w:rsidR="00D2342D" w:rsidRPr="0073500C" w:rsidRDefault="00010D3E" w:rsidP="00CE23EE">
      <w:proofErr w:type="spellStart"/>
      <w:proofErr w:type="gramStart"/>
      <w:r w:rsidRPr="0073500C">
        <w:t>st</w:t>
      </w:r>
      <w:r w:rsidR="00D2342D" w:rsidRPr="0073500C">
        <w:t>ButtonColor</w:t>
      </w:r>
      <w:proofErr w:type="spellEnd"/>
      <w:proofErr w:type="gramEnd"/>
      <w:r w:rsidR="00CE23EE" w:rsidRPr="0073500C">
        <w:tab/>
      </w:r>
      <w:r w:rsidR="00CE23EE" w:rsidRPr="0073500C">
        <w:tab/>
      </w:r>
      <w:r w:rsidR="00CE23EE" w:rsidRPr="0073500C">
        <w:tab/>
        <w:t>(structure)</w:t>
      </w:r>
    </w:p>
    <w:p w:rsidR="00D2342D" w:rsidRPr="0073500C" w:rsidRDefault="00CE23EE" w:rsidP="00CE23EE">
      <w:proofErr w:type="spellStart"/>
      <w:r w:rsidRPr="0073500C">
        <w:t>c_SignalDelay</w:t>
      </w:r>
      <w:proofErr w:type="spellEnd"/>
      <w:r w:rsidRPr="0073500C">
        <w:tab/>
      </w:r>
      <w:r w:rsidRPr="0073500C">
        <w:tab/>
      </w:r>
      <w:r w:rsidRPr="0073500C">
        <w:tab/>
        <w:t>(constants)</w:t>
      </w:r>
    </w:p>
    <w:p w:rsidR="00D2342D" w:rsidRPr="0073500C" w:rsidRDefault="00D2342D" w:rsidP="0085639A">
      <w:pPr>
        <w:pStyle w:val="berschrift3"/>
        <w:keepNext w:val="0"/>
        <w:keepLines w:val="0"/>
        <w:widowControl w:val="0"/>
        <w:tabs>
          <w:tab w:val="clear" w:pos="567"/>
        </w:tabs>
        <w:spacing w:after="200"/>
        <w:ind w:left="0" w:hanging="11"/>
      </w:pPr>
      <w:bookmarkStart w:id="356" w:name="_Toc328394779"/>
      <w:bookmarkStart w:id="357" w:name="_Toc371519641"/>
      <w:r w:rsidRPr="0073500C">
        <w:lastRenderedPageBreak/>
        <w:t>Header</w:t>
      </w:r>
      <w:bookmarkEnd w:id="356"/>
      <w:bookmarkEnd w:id="357"/>
    </w:p>
    <w:p w:rsidR="00680B93" w:rsidRPr="006C3932" w:rsidRDefault="0085639A" w:rsidP="00680B93">
      <w:pPr>
        <w:widowControl w:val="0"/>
        <w:rPr>
          <w:rFonts w:eastAsia="Calibri"/>
          <w:lang w:val="de-CH"/>
          <w:rPrChange w:id="358" w:author="Michael Rütsche" w:date="2013-10-10T11:21:00Z">
            <w:rPr>
              <w:rFonts w:eastAsia="Calibri"/>
            </w:rPr>
          </w:rPrChange>
        </w:rPr>
      </w:pPr>
      <w:r w:rsidRPr="0073500C">
        <w:rPr>
          <w:rFonts w:eastAsia="Calibri"/>
        </w:rPr>
        <w:t>In every program, function block or function it has to be inserted a header</w:t>
      </w:r>
      <w:r w:rsidR="00D2342D" w:rsidRPr="0073500C">
        <w:rPr>
          <w:rFonts w:eastAsia="Calibri"/>
        </w:rPr>
        <w:t xml:space="preserve">. </w:t>
      </w:r>
      <w:r w:rsidRPr="0073500C">
        <w:rPr>
          <w:rFonts w:eastAsia="Calibri"/>
        </w:rPr>
        <w:t>Important is to write a short function description and a version history with changes</w:t>
      </w:r>
      <w:r w:rsidR="00CB3D22" w:rsidRPr="0073500C">
        <w:rPr>
          <w:rFonts w:eastAsia="Calibri"/>
        </w:rPr>
        <w:t xml:space="preserve"> made</w:t>
      </w:r>
      <w:r w:rsidRPr="0073500C">
        <w:rPr>
          <w:rFonts w:eastAsia="Calibri"/>
        </w:rPr>
        <w:t>.</w:t>
      </w:r>
      <w:r w:rsidR="00D2342D" w:rsidRPr="0073500C">
        <w:rPr>
          <w:rFonts w:eastAsia="Calibri"/>
        </w:rPr>
        <w:t xml:space="preserve"> </w:t>
      </w:r>
      <w:r w:rsidR="00680B93" w:rsidRPr="006C3932">
        <w:rPr>
          <w:rFonts w:eastAsia="Calibri"/>
          <w:lang w:val="de-CH"/>
          <w:rPrChange w:id="359" w:author="Michael Rütsche" w:date="2013-10-10T11:21:00Z">
            <w:rPr>
              <w:rFonts w:eastAsia="Calibri"/>
            </w:rPr>
          </w:rPrChange>
        </w:rPr>
        <w:t>(*__________________________________________________________________________________________________</w:t>
      </w:r>
    </w:p>
    <w:p w:rsidR="00680B93" w:rsidRPr="006C3932" w:rsidRDefault="00680B93" w:rsidP="00680B93">
      <w:pPr>
        <w:widowControl w:val="0"/>
        <w:rPr>
          <w:rFonts w:eastAsia="Calibri"/>
          <w:lang w:val="de-CH"/>
          <w:rPrChange w:id="360" w:author="Michael Rütsche" w:date="2013-10-10T11:21:00Z">
            <w:rPr>
              <w:rFonts w:eastAsia="Calibri"/>
            </w:rPr>
          </w:rPrChange>
        </w:rPr>
      </w:pPr>
      <w:r w:rsidRPr="006C3932">
        <w:rPr>
          <w:rFonts w:eastAsia="Calibri"/>
          <w:lang w:val="de-CH"/>
          <w:rPrChange w:id="361" w:author="Michael Rütsche" w:date="2013-10-10T11:21:00Z">
            <w:rPr>
              <w:rFonts w:eastAsia="Calibri"/>
            </w:rPr>
          </w:rPrChange>
        </w:rPr>
        <w:t>¦</w:t>
      </w:r>
      <w:r w:rsidRPr="006C3932">
        <w:rPr>
          <w:rFonts w:eastAsia="Calibri"/>
          <w:lang w:val="de-CH"/>
          <w:rPrChange w:id="362" w:author="Michael Rütsche" w:date="2013-10-10T11:21:00Z">
            <w:rPr>
              <w:rFonts w:eastAsia="Calibri"/>
            </w:rPr>
          </w:rPrChange>
        </w:rPr>
        <w:tab/>
      </w:r>
    </w:p>
    <w:p w:rsidR="00680B93" w:rsidRPr="006C3932" w:rsidRDefault="00680B93" w:rsidP="00680B93">
      <w:pPr>
        <w:widowControl w:val="0"/>
        <w:rPr>
          <w:rFonts w:eastAsia="Calibri"/>
          <w:lang w:val="de-CH"/>
          <w:rPrChange w:id="363" w:author="Michael Rütsche" w:date="2013-10-10T11:21:00Z">
            <w:rPr>
              <w:rFonts w:eastAsia="Calibri"/>
            </w:rPr>
          </w:rPrChange>
        </w:rPr>
      </w:pPr>
      <w:r w:rsidRPr="006C3932">
        <w:rPr>
          <w:rFonts w:eastAsia="Calibri"/>
          <w:lang w:val="de-CH"/>
          <w:rPrChange w:id="364" w:author="Michael Rütsche" w:date="2013-10-10T11:21:00Z">
            <w:rPr>
              <w:rFonts w:eastAsia="Calibri"/>
            </w:rPr>
          </w:rPrChange>
        </w:rPr>
        <w:t>¦</w:t>
      </w:r>
      <w:r w:rsidRPr="006C3932">
        <w:rPr>
          <w:rFonts w:eastAsia="Calibri"/>
          <w:lang w:val="de-CH"/>
          <w:rPrChange w:id="365" w:author="Michael Rütsche" w:date="2013-10-10T11:21:00Z">
            <w:rPr>
              <w:rFonts w:eastAsia="Calibri"/>
            </w:rPr>
          </w:rPrChange>
        </w:rPr>
        <w:tab/>
        <w:t>Vistaprint Schweiz GmbH</w:t>
      </w:r>
    </w:p>
    <w:p w:rsidR="00680B93" w:rsidRPr="006C3932" w:rsidRDefault="00680B93" w:rsidP="00680B93">
      <w:pPr>
        <w:widowControl w:val="0"/>
        <w:rPr>
          <w:rFonts w:eastAsia="Calibri"/>
          <w:lang w:val="de-CH"/>
          <w:rPrChange w:id="366" w:author="Michael Rütsche" w:date="2013-10-10T11:21:00Z">
            <w:rPr>
              <w:rFonts w:eastAsia="Calibri"/>
            </w:rPr>
          </w:rPrChange>
        </w:rPr>
      </w:pPr>
      <w:r w:rsidRPr="006C3932">
        <w:rPr>
          <w:rFonts w:eastAsia="Calibri"/>
          <w:lang w:val="de-CH"/>
          <w:rPrChange w:id="367" w:author="Michael Rütsche" w:date="2013-10-10T11:21:00Z">
            <w:rPr>
              <w:rFonts w:eastAsia="Calibri"/>
            </w:rPr>
          </w:rPrChange>
        </w:rPr>
        <w:t>¦</w:t>
      </w:r>
      <w:r w:rsidRPr="006C3932">
        <w:rPr>
          <w:rFonts w:eastAsia="Calibri"/>
          <w:lang w:val="de-CH"/>
          <w:rPrChange w:id="368" w:author="Michael Rütsche" w:date="2013-10-10T11:21:00Z">
            <w:rPr>
              <w:rFonts w:eastAsia="Calibri"/>
            </w:rPr>
          </w:rPrChange>
        </w:rPr>
        <w:tab/>
        <w:t>CH - 8401 Winterthur</w:t>
      </w:r>
    </w:p>
    <w:p w:rsidR="00680B93" w:rsidRPr="006C3932" w:rsidRDefault="00680B93" w:rsidP="00680B93">
      <w:pPr>
        <w:widowControl w:val="0"/>
        <w:rPr>
          <w:rFonts w:eastAsia="Calibri"/>
          <w:lang w:val="de-CH"/>
          <w:rPrChange w:id="369" w:author="Michael Rütsche" w:date="2013-10-10T11:21:00Z">
            <w:rPr>
              <w:rFonts w:eastAsia="Calibri"/>
            </w:rPr>
          </w:rPrChange>
        </w:rPr>
      </w:pPr>
      <w:r w:rsidRPr="006C3932">
        <w:rPr>
          <w:rFonts w:eastAsia="Calibri"/>
          <w:lang w:val="de-CH"/>
          <w:rPrChange w:id="370" w:author="Michael Rütsche" w:date="2013-10-10T11:21:00Z">
            <w:rPr>
              <w:rFonts w:eastAsia="Calibri"/>
            </w:rPr>
          </w:rPrChange>
        </w:rPr>
        <w:t>¦</w:t>
      </w:r>
    </w:p>
    <w:p w:rsidR="00680B93" w:rsidRPr="006C3932" w:rsidRDefault="00680B93" w:rsidP="00680B93">
      <w:pPr>
        <w:widowControl w:val="0"/>
        <w:rPr>
          <w:rFonts w:eastAsia="Calibri"/>
          <w:lang w:val="de-CH"/>
          <w:rPrChange w:id="371" w:author="Michael Rütsche" w:date="2013-10-10T11:21:00Z">
            <w:rPr>
              <w:rFonts w:eastAsia="Calibri"/>
            </w:rPr>
          </w:rPrChange>
        </w:rPr>
      </w:pPr>
      <w:r w:rsidRPr="006C3932">
        <w:rPr>
          <w:rFonts w:eastAsia="Calibri"/>
          <w:lang w:val="de-CH"/>
          <w:rPrChange w:id="372" w:author="Michael Rütsche" w:date="2013-10-10T11:21:00Z">
            <w:rPr>
              <w:rFonts w:eastAsia="Calibri"/>
            </w:rPr>
          </w:rPrChange>
        </w:rPr>
        <w:t>¦</w:t>
      </w:r>
      <w:r w:rsidRPr="006C3932">
        <w:rPr>
          <w:rFonts w:eastAsia="Calibri"/>
          <w:lang w:val="de-CH"/>
          <w:rPrChange w:id="373" w:author="Michael Rütsche" w:date="2013-10-10T11:21:00Z">
            <w:rPr>
              <w:rFonts w:eastAsia="Calibri"/>
            </w:rPr>
          </w:rPrChange>
        </w:rPr>
        <w:tab/>
        <w:t>www.vistaprint.ch - info@vistaprint.ch</w:t>
      </w:r>
    </w:p>
    <w:p w:rsidR="00680B93" w:rsidRPr="0073500C" w:rsidRDefault="00680B93" w:rsidP="00680B93">
      <w:pPr>
        <w:widowControl w:val="0"/>
        <w:rPr>
          <w:rFonts w:eastAsia="Calibri"/>
        </w:rPr>
      </w:pPr>
      <w:r w:rsidRPr="0073500C">
        <w:rPr>
          <w:rFonts w:eastAsia="Calibri"/>
        </w:rPr>
        <w:t>¦___________________________________________________________________________________________________</w:t>
      </w:r>
    </w:p>
    <w:p w:rsidR="00680B93" w:rsidRPr="0073500C" w:rsidRDefault="00680B93" w:rsidP="00680B93">
      <w:pPr>
        <w:widowControl w:val="0"/>
        <w:rPr>
          <w:rFonts w:eastAsia="Calibri"/>
        </w:rPr>
      </w:pPr>
    </w:p>
    <w:p w:rsidR="00680B93" w:rsidRPr="0073500C" w:rsidRDefault="00680B93" w:rsidP="00680B93">
      <w:pPr>
        <w:widowControl w:val="0"/>
        <w:rPr>
          <w:rFonts w:eastAsia="Calibri"/>
        </w:rPr>
      </w:pPr>
      <w:r w:rsidRPr="0073500C">
        <w:rPr>
          <w:rFonts w:eastAsia="Calibri"/>
        </w:rPr>
        <w:t xml:space="preserve">Function </w:t>
      </w:r>
      <w:proofErr w:type="spellStart"/>
      <w:r w:rsidRPr="0073500C">
        <w:rPr>
          <w:rFonts w:eastAsia="Calibri"/>
        </w:rPr>
        <w:t>desription</w:t>
      </w:r>
      <w:proofErr w:type="spellEnd"/>
      <w:r w:rsidRPr="0073500C">
        <w:rPr>
          <w:rFonts w:eastAsia="Calibri"/>
        </w:rPr>
        <w:t>:</w:t>
      </w:r>
    </w:p>
    <w:p w:rsidR="00680B93" w:rsidRPr="0073500C" w:rsidRDefault="00680B93" w:rsidP="00680B93">
      <w:pPr>
        <w:widowControl w:val="0"/>
        <w:rPr>
          <w:rFonts w:eastAsia="Calibri"/>
        </w:rPr>
      </w:pPr>
      <w:proofErr w:type="gramStart"/>
      <w:r w:rsidRPr="0073500C">
        <w:rPr>
          <w:rFonts w:eastAsia="Calibri"/>
        </w:rPr>
        <w:t>Basic controller implementation.</w:t>
      </w:r>
      <w:proofErr w:type="gramEnd"/>
      <w:r w:rsidRPr="0073500C">
        <w:rPr>
          <w:rFonts w:eastAsia="Calibri"/>
        </w:rPr>
        <w:t xml:space="preserve"> This Controller should be the base father controller for all in the</w:t>
      </w:r>
    </w:p>
    <w:p w:rsidR="00680B93" w:rsidRPr="0073500C" w:rsidRDefault="00493DB6" w:rsidP="00680B93">
      <w:pPr>
        <w:widowControl w:val="0"/>
        <w:rPr>
          <w:rFonts w:eastAsia="Calibri"/>
        </w:rPr>
      </w:pPr>
      <w:proofErr w:type="gramStart"/>
      <w:r>
        <w:rPr>
          <w:rFonts w:eastAsia="Calibri"/>
        </w:rPr>
        <w:t>feature</w:t>
      </w:r>
      <w:proofErr w:type="gramEnd"/>
      <w:r>
        <w:rPr>
          <w:rFonts w:eastAsia="Calibri"/>
        </w:rPr>
        <w:t xml:space="preserve"> implemented c</w:t>
      </w:r>
      <w:r w:rsidR="00680B93" w:rsidRPr="0073500C">
        <w:rPr>
          <w:rFonts w:eastAsia="Calibri"/>
        </w:rPr>
        <w:t>ontroller classes.</w:t>
      </w:r>
    </w:p>
    <w:p w:rsidR="00680B93" w:rsidRPr="0073500C" w:rsidRDefault="00680B93" w:rsidP="00680B93">
      <w:pPr>
        <w:widowControl w:val="0"/>
        <w:rPr>
          <w:rFonts w:eastAsia="Calibri"/>
        </w:rPr>
      </w:pPr>
    </w:p>
    <w:p w:rsidR="00680B93" w:rsidRPr="0073500C" w:rsidRDefault="00680B93" w:rsidP="00680B93">
      <w:pPr>
        <w:widowControl w:val="0"/>
        <w:rPr>
          <w:rFonts w:eastAsia="Calibri"/>
        </w:rPr>
      </w:pPr>
    </w:p>
    <w:p w:rsidR="00680B93" w:rsidRPr="0073500C" w:rsidRDefault="00680B93" w:rsidP="00680B93">
      <w:pPr>
        <w:widowControl w:val="0"/>
        <w:rPr>
          <w:rFonts w:eastAsia="Calibri"/>
        </w:rPr>
      </w:pPr>
      <w:r w:rsidRPr="0073500C">
        <w:rPr>
          <w:rFonts w:eastAsia="Calibri"/>
        </w:rPr>
        <w:t>History:</w:t>
      </w:r>
    </w:p>
    <w:p w:rsidR="00680B93" w:rsidRPr="0073500C" w:rsidRDefault="00680B93" w:rsidP="00680B93">
      <w:pPr>
        <w:widowControl w:val="0"/>
        <w:rPr>
          <w:rFonts w:eastAsia="Calibri"/>
        </w:rPr>
      </w:pPr>
      <w:r w:rsidRPr="0073500C">
        <w:rPr>
          <w:rFonts w:eastAsia="Calibri"/>
        </w:rPr>
        <w:t>Version</w:t>
      </w:r>
      <w:r w:rsidRPr="0073500C">
        <w:rPr>
          <w:rFonts w:eastAsia="Calibri"/>
        </w:rPr>
        <w:tab/>
      </w:r>
      <w:r w:rsidRPr="0073500C">
        <w:rPr>
          <w:rFonts w:eastAsia="Calibri"/>
        </w:rPr>
        <w:tab/>
        <w:t>Date</w:t>
      </w:r>
      <w:r w:rsidRPr="0073500C">
        <w:rPr>
          <w:rFonts w:eastAsia="Calibri"/>
        </w:rPr>
        <w:tab/>
      </w:r>
      <w:r w:rsidRPr="0073500C">
        <w:rPr>
          <w:rFonts w:eastAsia="Calibri"/>
        </w:rPr>
        <w:tab/>
      </w:r>
      <w:r w:rsidRPr="0073500C">
        <w:rPr>
          <w:rFonts w:eastAsia="Calibri"/>
        </w:rPr>
        <w:tab/>
        <w:t>Author</w:t>
      </w:r>
      <w:r w:rsidRPr="0073500C">
        <w:rPr>
          <w:rFonts w:eastAsia="Calibri"/>
        </w:rPr>
        <w:tab/>
      </w:r>
      <w:r w:rsidRPr="0073500C">
        <w:rPr>
          <w:rFonts w:eastAsia="Calibri"/>
        </w:rPr>
        <w:tab/>
        <w:t>Comment</w:t>
      </w:r>
    </w:p>
    <w:p w:rsidR="00680B93" w:rsidRPr="0073500C" w:rsidRDefault="00680B93" w:rsidP="00680B93">
      <w:pPr>
        <w:widowControl w:val="0"/>
        <w:rPr>
          <w:rFonts w:eastAsia="Calibri"/>
        </w:rPr>
      </w:pPr>
      <w:r w:rsidRPr="0073500C">
        <w:rPr>
          <w:rFonts w:eastAsia="Calibri"/>
        </w:rPr>
        <w:t>---------------------------------------------------------------------------------------------------</w:t>
      </w:r>
    </w:p>
    <w:p w:rsidR="00680B93" w:rsidRPr="0073500C" w:rsidRDefault="00680B93" w:rsidP="00680B93">
      <w:pPr>
        <w:widowControl w:val="0"/>
        <w:rPr>
          <w:rFonts w:eastAsia="Calibri"/>
        </w:rPr>
      </w:pPr>
      <w:r w:rsidRPr="0073500C">
        <w:rPr>
          <w:rFonts w:eastAsia="Calibri"/>
        </w:rPr>
        <w:t>0.00.1</w:t>
      </w:r>
      <w:r w:rsidRPr="0073500C">
        <w:rPr>
          <w:rFonts w:eastAsia="Calibri"/>
        </w:rPr>
        <w:tab/>
      </w:r>
      <w:r w:rsidRPr="0073500C">
        <w:rPr>
          <w:rFonts w:eastAsia="Calibri"/>
        </w:rPr>
        <w:tab/>
        <w:t>25.04.2013</w:t>
      </w:r>
      <w:r w:rsidRPr="0073500C">
        <w:rPr>
          <w:rFonts w:eastAsia="Calibri"/>
        </w:rPr>
        <w:tab/>
      </w:r>
      <w:r w:rsidRPr="0073500C">
        <w:rPr>
          <w:rFonts w:eastAsia="Calibri"/>
        </w:rPr>
        <w:tab/>
        <w:t>AVME/KVO</w:t>
      </w:r>
      <w:r w:rsidRPr="0073500C">
        <w:rPr>
          <w:rFonts w:eastAsia="Calibri"/>
        </w:rPr>
        <w:tab/>
        <w:t>Start history</w:t>
      </w:r>
    </w:p>
    <w:p w:rsidR="00680B93" w:rsidRPr="0073500C" w:rsidRDefault="00680B93" w:rsidP="00680B93">
      <w:pPr>
        <w:widowControl w:val="0"/>
        <w:rPr>
          <w:rFonts w:eastAsia="Calibri"/>
        </w:rPr>
      </w:pPr>
    </w:p>
    <w:p w:rsidR="00680B93" w:rsidRPr="0073500C" w:rsidRDefault="00680B93" w:rsidP="00680B93">
      <w:pPr>
        <w:widowControl w:val="0"/>
        <w:rPr>
          <w:rFonts w:eastAsia="Calibri"/>
        </w:rPr>
      </w:pPr>
    </w:p>
    <w:p w:rsidR="00D2342D" w:rsidRPr="0073500C" w:rsidRDefault="00680B93" w:rsidP="00680B93">
      <w:pPr>
        <w:widowControl w:val="0"/>
        <w:rPr>
          <w:rFonts w:eastAsia="Calibri"/>
        </w:rPr>
      </w:pPr>
      <w:r w:rsidRPr="0073500C">
        <w:rPr>
          <w:rFonts w:eastAsia="Calibri"/>
        </w:rPr>
        <w:t>___________________________________________________________________________________________________*)</w:t>
      </w:r>
    </w:p>
    <w:p w:rsidR="000255F8" w:rsidRPr="0073500C" w:rsidRDefault="000255F8" w:rsidP="0085639A"/>
    <w:p w:rsidR="00926A86" w:rsidRPr="0073500C" w:rsidRDefault="001238E5" w:rsidP="00926A86">
      <w:pPr>
        <w:pStyle w:val="berschrift1"/>
      </w:pPr>
      <w:bookmarkStart w:id="374" w:name="_Toc371519642"/>
      <w:r w:rsidRPr="0073500C">
        <w:t>Designed structure</w:t>
      </w:r>
      <w:r w:rsidR="00B91C5F" w:rsidRPr="0073500C">
        <w:t xml:space="preserve"> of PLC-s</w:t>
      </w:r>
      <w:r w:rsidR="00926A86" w:rsidRPr="0073500C">
        <w:t>oftware</w:t>
      </w:r>
      <w:bookmarkEnd w:id="374"/>
    </w:p>
    <w:p w:rsidR="00926A86" w:rsidRPr="0073500C" w:rsidRDefault="009D572D" w:rsidP="00926A86">
      <w:pPr>
        <w:pStyle w:val="berschrift2"/>
      </w:pPr>
      <w:bookmarkStart w:id="375" w:name="_Toc371519643"/>
      <w:r w:rsidRPr="0073500C">
        <w:t>Controller-tree</w:t>
      </w:r>
      <w:bookmarkEnd w:id="375"/>
    </w:p>
    <w:p w:rsidR="009D572D" w:rsidRPr="0073500C" w:rsidRDefault="00926A86" w:rsidP="00F42D78">
      <w:r w:rsidRPr="0073500C">
        <w:t xml:space="preserve">For the different machine / facilities, options and enhancements </w:t>
      </w:r>
      <w:r w:rsidR="008E5E92" w:rsidRPr="0073500C">
        <w:t>a modularized SW-design is a must.</w:t>
      </w:r>
      <w:r w:rsidR="00EF2152" w:rsidRPr="0073500C">
        <w:t xml:space="preserve"> </w:t>
      </w:r>
      <w:r w:rsidR="008E5E92" w:rsidRPr="0073500C">
        <w:t xml:space="preserve">There are different ways to get such a software design. </w:t>
      </w:r>
      <w:r w:rsidR="00F42D78" w:rsidRPr="0073500C">
        <w:t>To design we</w:t>
      </w:r>
      <w:r w:rsidR="008E5E92" w:rsidRPr="0073500C">
        <w:t xml:space="preserve"> use a diagram style after Jackson. But not the program design is made in this diagram only the </w:t>
      </w:r>
      <w:r w:rsidR="00F42D78" w:rsidRPr="0073500C">
        <w:t xml:space="preserve">hierarchically </w:t>
      </w:r>
      <w:r w:rsidR="008E5E92" w:rsidRPr="0073500C">
        <w:t xml:space="preserve">modulation of the different </w:t>
      </w:r>
      <w:proofErr w:type="spellStart"/>
      <w:r w:rsidR="008E5E92" w:rsidRPr="0073500C">
        <w:t>sw</w:t>
      </w:r>
      <w:proofErr w:type="spellEnd"/>
      <w:r w:rsidR="008E5E92" w:rsidRPr="0073500C">
        <w:t xml:space="preserve">-packages. A </w:t>
      </w:r>
      <w:proofErr w:type="spellStart"/>
      <w:r w:rsidR="008E5E92" w:rsidRPr="0073500C">
        <w:t>sw</w:t>
      </w:r>
      <w:proofErr w:type="spellEnd"/>
      <w:r w:rsidR="008E5E92" w:rsidRPr="0073500C">
        <w:t xml:space="preserve">-package in this drawing is called controller. </w:t>
      </w:r>
      <w:r w:rsidR="00F42D78" w:rsidRPr="0073500C">
        <w:t xml:space="preserve">Every controller is implemented as a state machine which is controlled by a standard commando interface. In the level 0 also called element level the controllers are placed with direct </w:t>
      </w:r>
      <w:proofErr w:type="spellStart"/>
      <w:r w:rsidR="00F42D78" w:rsidRPr="0073500C">
        <w:t>io</w:t>
      </w:r>
      <w:proofErr w:type="spellEnd"/>
      <w:r w:rsidR="00F42D78" w:rsidRPr="0073500C">
        <w:t>-connection (per example a cylinder or a motor). The parent (the controller</w:t>
      </w:r>
      <w:r w:rsidR="009D572D" w:rsidRPr="0073500C">
        <w:t>s above) could be placed in l</w:t>
      </w:r>
      <w:r w:rsidR="00F42D78" w:rsidRPr="0073500C">
        <w:t xml:space="preserve">evel 1, 2, 3 or 4 this depends from the design respective from the functionality. </w:t>
      </w:r>
      <w:r w:rsidR="009D572D" w:rsidRPr="0073500C">
        <w:t xml:space="preserve">Not every hierarchy level has to be used. Basically there could be more or fewer levels but in automatic software until now with this levels a good </w:t>
      </w:r>
      <w:hyperlink r:id="rId15" w:anchor="/search=degree&amp;searchLoc=0&amp;resultOrder=basic&amp;multiwordShowSingle=on" w:history="1">
        <w:r w:rsidR="009D572D" w:rsidRPr="0073500C">
          <w:t>degree</w:t>
        </w:r>
      </w:hyperlink>
      <w:r w:rsidR="009D572D" w:rsidRPr="0073500C">
        <w:t> </w:t>
      </w:r>
      <w:hyperlink r:id="rId16" w:anchor="/search=of&amp;searchLoc=0&amp;resultOrder=basic&amp;multiwordShowSingle=on" w:history="1">
        <w:r w:rsidR="009D572D" w:rsidRPr="0073500C">
          <w:t>of</w:t>
        </w:r>
      </w:hyperlink>
      <w:r w:rsidR="009D572D" w:rsidRPr="0073500C">
        <w:t> </w:t>
      </w:r>
      <w:hyperlink r:id="rId17" w:anchor="/search=abstraction&amp;searchLoc=0&amp;resultOrder=basic&amp;multiwordShowSingle=on" w:history="1">
        <w:r w:rsidR="009D572D" w:rsidRPr="0073500C">
          <w:t>abstraction</w:t>
        </w:r>
      </w:hyperlink>
      <w:r w:rsidR="009D572D" w:rsidRPr="0073500C">
        <w:t xml:space="preserve"> is possible.</w:t>
      </w:r>
    </w:p>
    <w:p w:rsidR="009D572D" w:rsidRPr="0073500C" w:rsidRDefault="009D572D" w:rsidP="00F42D78"/>
    <w:p w:rsidR="00F42D78" w:rsidRPr="0073500C" w:rsidRDefault="00F42D78" w:rsidP="00F42D78">
      <w:r w:rsidRPr="0073500C">
        <w:t>The modulation of a new machine or line software normally is made in compliance with the followed rules:</w:t>
      </w:r>
    </w:p>
    <w:p w:rsidR="00F42D78" w:rsidRPr="0073500C" w:rsidRDefault="00F42D78" w:rsidP="00F42D78"/>
    <w:p w:rsidR="00946BF2" w:rsidRPr="0073500C" w:rsidRDefault="00946BF2" w:rsidP="00F42D78">
      <w:r w:rsidRPr="0073500C">
        <w:t>Level -1 (Driver):</w:t>
      </w:r>
    </w:p>
    <w:p w:rsidR="00F42D78" w:rsidRPr="0073500C" w:rsidRDefault="00946BF2" w:rsidP="00F42D78">
      <w:pPr>
        <w:pStyle w:val="Listenabsatz"/>
        <w:numPr>
          <w:ilvl w:val="0"/>
          <w:numId w:val="10"/>
        </w:numPr>
      </w:pPr>
      <w:r w:rsidRPr="0073500C">
        <w:t>Device</w:t>
      </w:r>
      <w:r w:rsidR="00F42D78" w:rsidRPr="0073500C">
        <w:t xml:space="preserve"> with bus protocols, sequences </w:t>
      </w:r>
      <w:r w:rsidRPr="0073500C">
        <w:t>and other complex component</w:t>
      </w:r>
    </w:p>
    <w:p w:rsidR="00946BF2" w:rsidRPr="0073500C" w:rsidRDefault="00946BF2" w:rsidP="00F42D78">
      <w:pPr>
        <w:pStyle w:val="Listenabsatz"/>
        <w:numPr>
          <w:ilvl w:val="0"/>
          <w:numId w:val="10"/>
        </w:numPr>
      </w:pPr>
      <w:r w:rsidRPr="0073500C">
        <w:t>No application logic</w:t>
      </w:r>
    </w:p>
    <w:p w:rsidR="00946BF2" w:rsidRPr="0073500C" w:rsidRDefault="00946BF2" w:rsidP="00F42D78">
      <w:pPr>
        <w:pStyle w:val="Listenabsatz"/>
        <w:numPr>
          <w:ilvl w:val="0"/>
          <w:numId w:val="10"/>
        </w:numPr>
      </w:pPr>
      <w:r w:rsidRPr="0073500C">
        <w:t>Usable for all automation software which is using this device</w:t>
      </w:r>
    </w:p>
    <w:p w:rsidR="00926A86" w:rsidRPr="0073500C" w:rsidRDefault="00946BF2" w:rsidP="00946BF2">
      <w:pPr>
        <w:ind w:left="360"/>
      </w:pPr>
      <w:proofErr w:type="spellStart"/>
      <w:r w:rsidRPr="0073500C">
        <w:t>p.e.</w:t>
      </w:r>
      <w:proofErr w:type="spellEnd"/>
      <w:r w:rsidRPr="0073500C">
        <w:t xml:space="preserve">:  TCP-communication to a device, servo drive </w:t>
      </w:r>
      <w:proofErr w:type="spellStart"/>
      <w:r w:rsidRPr="0073500C">
        <w:t>siemens</w:t>
      </w:r>
      <w:proofErr w:type="spellEnd"/>
      <w:r w:rsidRPr="0073500C">
        <w:t>, servo drive SEW, USB device</w:t>
      </w:r>
    </w:p>
    <w:p w:rsidR="00946BF2" w:rsidRPr="0073500C" w:rsidRDefault="00946BF2" w:rsidP="00946BF2">
      <w:pPr>
        <w:ind w:left="360"/>
      </w:pPr>
    </w:p>
    <w:p w:rsidR="00946BF2" w:rsidRPr="0073500C" w:rsidRDefault="00946BF2" w:rsidP="00946BF2">
      <w:r w:rsidRPr="0073500C">
        <w:t>Level 0 (Element):</w:t>
      </w:r>
    </w:p>
    <w:p w:rsidR="00946BF2" w:rsidRPr="0073500C" w:rsidRDefault="00946BF2" w:rsidP="00946BF2">
      <w:pPr>
        <w:pStyle w:val="Listenabsatz"/>
        <w:numPr>
          <w:ilvl w:val="0"/>
          <w:numId w:val="10"/>
        </w:numPr>
      </w:pPr>
      <w:r w:rsidRPr="0073500C">
        <w:t>Functional actor-/sensor group</w:t>
      </w:r>
      <w:r w:rsidR="00CB798F" w:rsidRPr="0073500C">
        <w:t xml:space="preserve"> (mechanical and electrical)</w:t>
      </w:r>
    </w:p>
    <w:p w:rsidR="00946BF2" w:rsidRPr="0073500C" w:rsidRDefault="00946BF2" w:rsidP="00946BF2">
      <w:pPr>
        <w:pStyle w:val="Listenabsatz"/>
        <w:numPr>
          <w:ilvl w:val="0"/>
          <w:numId w:val="10"/>
        </w:numPr>
      </w:pPr>
      <w:r w:rsidRPr="0073500C">
        <w:t>Application logic to control driver</w:t>
      </w:r>
    </w:p>
    <w:p w:rsidR="00946BF2" w:rsidRPr="0073500C" w:rsidRDefault="00946BF2" w:rsidP="00946BF2">
      <w:pPr>
        <w:pStyle w:val="Listenabsatz"/>
        <w:numPr>
          <w:ilvl w:val="0"/>
          <w:numId w:val="10"/>
        </w:numPr>
      </w:pPr>
      <w:r w:rsidRPr="0073500C">
        <w:t>Manual commands for single movement or other action needed</w:t>
      </w:r>
    </w:p>
    <w:p w:rsidR="00946BF2" w:rsidRPr="0073500C" w:rsidRDefault="00946BF2" w:rsidP="00946BF2">
      <w:pPr>
        <w:ind w:left="360"/>
      </w:pPr>
      <w:proofErr w:type="spellStart"/>
      <w:r w:rsidRPr="0073500C">
        <w:t>p.e.</w:t>
      </w:r>
      <w:proofErr w:type="spellEnd"/>
      <w:r w:rsidRPr="0073500C">
        <w:t xml:space="preserve">: </w:t>
      </w:r>
      <w:r w:rsidR="00CB798F" w:rsidRPr="0073500C">
        <w:t>cylinder (</w:t>
      </w:r>
      <w:r w:rsidRPr="0073500C">
        <w:t xml:space="preserve">2 end switch, 2 pneumatic valve), motor (overload feedback, contact feedback, main contact), servo </w:t>
      </w:r>
      <w:r w:rsidR="00CB798F" w:rsidRPr="0073500C">
        <w:t>axis (</w:t>
      </w:r>
      <w:r w:rsidRPr="0073500C">
        <w:t>control driver, home sequence, parameter settings, jog, positioning</w:t>
      </w:r>
      <w:r w:rsidR="00EF2152" w:rsidRPr="0073500C">
        <w:t>, error</w:t>
      </w:r>
      <w:r w:rsidR="00CB798F" w:rsidRPr="0073500C">
        <w:t xml:space="preserve"> </w:t>
      </w:r>
      <w:r w:rsidR="00EF2152" w:rsidRPr="0073500C">
        <w:t>handling</w:t>
      </w:r>
      <w:r w:rsidRPr="0073500C">
        <w:t>)</w:t>
      </w:r>
    </w:p>
    <w:p w:rsidR="00946BF2" w:rsidRPr="0073500C" w:rsidRDefault="00946BF2" w:rsidP="000902F8"/>
    <w:p w:rsidR="00946BF2" w:rsidRPr="0073500C" w:rsidRDefault="00946BF2" w:rsidP="00946BF2">
      <w:r w:rsidRPr="0073500C">
        <w:t xml:space="preserve">Level </w:t>
      </w:r>
      <w:r w:rsidR="00EF2152" w:rsidRPr="0073500C">
        <w:t>1</w:t>
      </w:r>
      <w:r w:rsidRPr="0073500C">
        <w:t xml:space="preserve"> (Element</w:t>
      </w:r>
      <w:r w:rsidR="00EF2152" w:rsidRPr="0073500C">
        <w:t xml:space="preserve"> group</w:t>
      </w:r>
      <w:r w:rsidRPr="0073500C">
        <w:t>):</w:t>
      </w:r>
    </w:p>
    <w:p w:rsidR="00946BF2" w:rsidRPr="0073500C" w:rsidRDefault="00EF2152" w:rsidP="00946BF2">
      <w:pPr>
        <w:pStyle w:val="Listenabsatz"/>
        <w:numPr>
          <w:ilvl w:val="0"/>
          <w:numId w:val="10"/>
        </w:numPr>
      </w:pPr>
      <w:r w:rsidRPr="0073500C">
        <w:t>Sequence controlling of elements</w:t>
      </w:r>
    </w:p>
    <w:p w:rsidR="00946BF2" w:rsidRPr="0073500C" w:rsidRDefault="00EF2152" w:rsidP="00946BF2">
      <w:pPr>
        <w:pStyle w:val="Listenabsatz"/>
        <w:numPr>
          <w:ilvl w:val="0"/>
          <w:numId w:val="10"/>
        </w:numPr>
      </w:pPr>
      <w:r w:rsidRPr="0073500C">
        <w:t xml:space="preserve">Abstract simple sequences </w:t>
      </w:r>
    </w:p>
    <w:p w:rsidR="00946BF2" w:rsidRPr="0073500C" w:rsidRDefault="00EF2152" w:rsidP="00946BF2">
      <w:pPr>
        <w:pStyle w:val="Listenabsatz"/>
        <w:numPr>
          <w:ilvl w:val="0"/>
          <w:numId w:val="10"/>
        </w:numPr>
      </w:pPr>
      <w:r w:rsidRPr="0073500C">
        <w:t>Semiautomatic or manual commands for tests</w:t>
      </w:r>
    </w:p>
    <w:p w:rsidR="00EF2152" w:rsidRPr="0073500C" w:rsidRDefault="00EF2152" w:rsidP="00946BF2">
      <w:pPr>
        <w:pStyle w:val="Listenabsatz"/>
        <w:numPr>
          <w:ilvl w:val="0"/>
          <w:numId w:val="10"/>
        </w:numPr>
      </w:pPr>
      <w:r w:rsidRPr="0073500C">
        <w:t>Reduces number of interfaces to control from module controller (divide and conquer)</w:t>
      </w:r>
    </w:p>
    <w:p w:rsidR="00EF2152" w:rsidRPr="0073500C" w:rsidRDefault="00EF2152" w:rsidP="00EF2152">
      <w:pPr>
        <w:ind w:left="360"/>
      </w:pPr>
      <w:proofErr w:type="spellStart"/>
      <w:r w:rsidRPr="0073500C">
        <w:t>p.e.</w:t>
      </w:r>
      <w:proofErr w:type="spellEnd"/>
      <w:r w:rsidRPr="0073500C">
        <w:t>: pick and place</w:t>
      </w:r>
      <w:r w:rsidR="00CB798F" w:rsidRPr="0073500C">
        <w:t xml:space="preserve"> sequences</w:t>
      </w:r>
    </w:p>
    <w:p w:rsidR="00946BF2" w:rsidRPr="0073500C" w:rsidRDefault="00946BF2" w:rsidP="000902F8"/>
    <w:p w:rsidR="00EF2152" w:rsidRPr="0073500C" w:rsidRDefault="00EF2152" w:rsidP="00EF2152">
      <w:r w:rsidRPr="0073500C">
        <w:t>Level 2 (Module):</w:t>
      </w:r>
    </w:p>
    <w:p w:rsidR="00CB798F" w:rsidRPr="0073500C" w:rsidRDefault="00CB798F" w:rsidP="00CB798F">
      <w:pPr>
        <w:pStyle w:val="Listenabsatz"/>
        <w:numPr>
          <w:ilvl w:val="0"/>
          <w:numId w:val="11"/>
        </w:numPr>
      </w:pPr>
      <w:r w:rsidRPr="0073500C">
        <w:t>Functional part of machine or line</w:t>
      </w:r>
    </w:p>
    <w:p w:rsidR="00CB798F" w:rsidRPr="0073500C" w:rsidRDefault="00CB798F" w:rsidP="00CB798F">
      <w:pPr>
        <w:pStyle w:val="Listenabsatz"/>
        <w:numPr>
          <w:ilvl w:val="0"/>
          <w:numId w:val="11"/>
        </w:numPr>
      </w:pPr>
      <w:r w:rsidRPr="0073500C">
        <w:t>Semiautomatic local functionality</w:t>
      </w:r>
    </w:p>
    <w:p w:rsidR="00CB798F" w:rsidRPr="0073500C" w:rsidRDefault="00CB798F" w:rsidP="00CB798F">
      <w:pPr>
        <w:ind w:left="360"/>
      </w:pPr>
      <w:proofErr w:type="spellStart"/>
      <w:r w:rsidRPr="0073500C">
        <w:t>p.e.</w:t>
      </w:r>
      <w:proofErr w:type="spellEnd"/>
      <w:r w:rsidRPr="0073500C">
        <w:t>: loading station, UV-device, inlet transport system</w:t>
      </w:r>
    </w:p>
    <w:p w:rsidR="00CB798F" w:rsidRPr="0073500C" w:rsidRDefault="00CB798F" w:rsidP="00CB798F"/>
    <w:p w:rsidR="00CB798F" w:rsidRPr="0073500C" w:rsidRDefault="00CB798F" w:rsidP="00CB798F">
      <w:r w:rsidRPr="0073500C">
        <w:t>Level 3 (Module group):</w:t>
      </w:r>
    </w:p>
    <w:p w:rsidR="00CB798F" w:rsidRPr="0073500C" w:rsidRDefault="00CB798F" w:rsidP="00CB798F">
      <w:pPr>
        <w:pStyle w:val="Listenabsatz"/>
        <w:numPr>
          <w:ilvl w:val="0"/>
          <w:numId w:val="11"/>
        </w:numPr>
      </w:pPr>
      <w:r w:rsidRPr="0073500C">
        <w:t>Functional part of machine or line</w:t>
      </w:r>
    </w:p>
    <w:p w:rsidR="00CB798F" w:rsidRPr="0073500C" w:rsidRDefault="00CB798F" w:rsidP="00CB798F">
      <w:pPr>
        <w:pStyle w:val="Listenabsatz"/>
        <w:numPr>
          <w:ilvl w:val="0"/>
          <w:numId w:val="11"/>
        </w:numPr>
      </w:pPr>
      <w:r w:rsidRPr="0073500C">
        <w:t>Semiautomatic local functionality</w:t>
      </w:r>
    </w:p>
    <w:p w:rsidR="00CB798F" w:rsidRPr="0073500C" w:rsidRDefault="00CB798F" w:rsidP="00CB798F">
      <w:pPr>
        <w:ind w:left="360"/>
      </w:pPr>
      <w:proofErr w:type="spellStart"/>
      <w:r w:rsidRPr="0073500C">
        <w:t>p.e.</w:t>
      </w:r>
      <w:proofErr w:type="spellEnd"/>
      <w:r w:rsidRPr="0073500C">
        <w:t>: transport system, in line machine 1</w:t>
      </w:r>
    </w:p>
    <w:p w:rsidR="00CB798F" w:rsidRPr="0073500C" w:rsidRDefault="00CB798F" w:rsidP="00CB798F"/>
    <w:p w:rsidR="00CB798F" w:rsidRPr="0073500C" w:rsidRDefault="00CB798F" w:rsidP="00CB798F">
      <w:r w:rsidRPr="0073500C">
        <w:t>Level 4</w:t>
      </w:r>
      <w:r w:rsidR="009D572D" w:rsidRPr="0073500C">
        <w:t xml:space="preserve"> </w:t>
      </w:r>
      <w:r w:rsidRPr="0073500C">
        <w:t>(</w:t>
      </w:r>
      <w:r w:rsidR="006F494B" w:rsidRPr="0073500C">
        <w:t>Main</w:t>
      </w:r>
      <w:r w:rsidRPr="0073500C">
        <w:t>)</w:t>
      </w:r>
    </w:p>
    <w:p w:rsidR="006F494B" w:rsidRPr="0073500C" w:rsidRDefault="009D572D" w:rsidP="006F494B">
      <w:pPr>
        <w:pStyle w:val="Listenabsatz"/>
        <w:numPr>
          <w:ilvl w:val="0"/>
          <w:numId w:val="12"/>
        </w:numPr>
      </w:pPr>
      <w:r w:rsidRPr="0073500C">
        <w:t>Master controller (top of hierarchy)</w:t>
      </w:r>
    </w:p>
    <w:p w:rsidR="009D572D" w:rsidRPr="0073500C" w:rsidRDefault="009D572D" w:rsidP="009D572D">
      <w:pPr>
        <w:pStyle w:val="Listenabsatz"/>
        <w:numPr>
          <w:ilvl w:val="0"/>
          <w:numId w:val="12"/>
        </w:numPr>
      </w:pPr>
      <w:r w:rsidRPr="0073500C">
        <w:t>Handles start/stop in automatic mode</w:t>
      </w:r>
    </w:p>
    <w:p w:rsidR="00EF2152" w:rsidRPr="0073500C" w:rsidRDefault="00CB798F" w:rsidP="00CB798F">
      <w:r w:rsidRPr="0073500C">
        <w:t xml:space="preserve"> </w:t>
      </w:r>
    </w:p>
    <w:p w:rsidR="005C37C8" w:rsidRDefault="005C37C8" w:rsidP="00CB798F">
      <w:r w:rsidRPr="0073500C">
        <w:t>Example of a controller tree drawing:</w:t>
      </w:r>
    </w:p>
    <w:p w:rsidR="00C25A27" w:rsidRPr="0073500C" w:rsidRDefault="00C25A27" w:rsidP="00CB798F"/>
    <w:p w:rsidR="009D572D" w:rsidRPr="0073500C" w:rsidRDefault="00C25A27" w:rsidP="00CB798F">
      <w:r>
        <w:object w:dxaOrig="14198" w:dyaOrig="84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pt;height:278.85pt" o:ole="">
            <v:imagedata r:id="rId18" o:title=""/>
          </v:shape>
          <o:OLEObject Type="Embed" ProgID="Visio.Drawing.11" ShapeID="_x0000_i1025" DrawAspect="Content" ObjectID="_1445261719" r:id="rId19"/>
        </w:object>
      </w:r>
    </w:p>
    <w:p w:rsidR="005C37C8" w:rsidRPr="0073500C" w:rsidRDefault="005C37C8" w:rsidP="00CB798F"/>
    <w:p w:rsidR="005C37C8" w:rsidRPr="0073500C" w:rsidRDefault="005C37C8" w:rsidP="005C37C8">
      <w:pPr>
        <w:pStyle w:val="berschrift2"/>
      </w:pPr>
      <w:bookmarkStart w:id="376" w:name="_Toc371519644"/>
      <w:r w:rsidRPr="0073500C">
        <w:t>Controller</w:t>
      </w:r>
      <w:bookmarkEnd w:id="376"/>
    </w:p>
    <w:p w:rsidR="005C37C8" w:rsidRPr="0073500C" w:rsidRDefault="006B3DAF" w:rsidP="005C37C8">
      <w:r w:rsidRPr="0073500C">
        <w:t>Every</w:t>
      </w:r>
      <w:r w:rsidR="005C37C8" w:rsidRPr="0073500C">
        <w:t xml:space="preserve"> controller has a fix interface </w:t>
      </w:r>
      <w:r w:rsidRPr="0073500C">
        <w:t>structure</w:t>
      </w:r>
      <w:r w:rsidR="005C37C8" w:rsidRPr="0073500C">
        <w:t xml:space="preserve"> which is common. So it is possible to access this interface from everywhere to send commands or </w:t>
      </w:r>
      <w:r w:rsidR="007F25D3" w:rsidRPr="0073500C">
        <w:t xml:space="preserve">to </w:t>
      </w:r>
      <w:r w:rsidR="005C37C8" w:rsidRPr="0073500C">
        <w:t xml:space="preserve">get the actual state of a controller. </w:t>
      </w:r>
    </w:p>
    <w:p w:rsidR="0032462A" w:rsidRPr="0073500C" w:rsidRDefault="0032462A" w:rsidP="0032462A">
      <w:pPr>
        <w:rPr>
          <w:color w:val="1F497D"/>
        </w:rPr>
      </w:pPr>
    </w:p>
    <w:p w:rsidR="0032462A" w:rsidRPr="0073500C" w:rsidRDefault="007F25D3" w:rsidP="007F25D3">
      <w:r w:rsidRPr="0073500C">
        <w:t>Controllers are implemented as</w:t>
      </w:r>
      <w:r w:rsidR="0032462A" w:rsidRPr="0073500C">
        <w:t xml:space="preserve"> FUB’s</w:t>
      </w:r>
      <w:r w:rsidRPr="0073500C">
        <w:t>. A FUB represent a class of a controller typ. The FUB instance called in a program represents the final implementation of a controller.</w:t>
      </w:r>
      <w:r w:rsidR="00670FBC" w:rsidRPr="0073500C">
        <w:t xml:space="preserve"> The definition of a base controller (</w:t>
      </w:r>
      <w:proofErr w:type="spellStart"/>
      <w:r w:rsidR="00670FBC" w:rsidRPr="0073500C">
        <w:t>FB_CtrlBase</w:t>
      </w:r>
      <w:proofErr w:type="spellEnd"/>
      <w:r w:rsidR="00670FBC" w:rsidRPr="0073500C">
        <w:t>) allows defining the principal structure and implementation of a controller. A new controller is always inherited from the base controller or one of his Inheritances. So basic changes in command handling per example will only be changed in the base controller.</w:t>
      </w:r>
      <w:r w:rsidR="00393B62" w:rsidRPr="0073500C">
        <w:t xml:space="preserve"> To get the possibility to override and exceed the functionality of the base controller most of the functions are in methods resolved.</w:t>
      </w:r>
    </w:p>
    <w:p w:rsidR="00B10DFC" w:rsidRPr="0073500C" w:rsidRDefault="00B10DFC" w:rsidP="007F25D3"/>
    <w:p w:rsidR="00B10DFC" w:rsidRPr="0073500C" w:rsidRDefault="00B10DFC" w:rsidP="007F25D3">
      <w:r w:rsidRPr="0073500C">
        <w:t>Basic concept:</w:t>
      </w:r>
    </w:p>
    <w:p w:rsidR="00B10DFC" w:rsidRPr="0073500C" w:rsidRDefault="00B10DFC" w:rsidP="007F25D3">
      <w:r w:rsidRPr="0073500C">
        <w:t xml:space="preserve">The </w:t>
      </w:r>
      <w:proofErr w:type="spellStart"/>
      <w:r w:rsidRPr="0073500C">
        <w:t>FB_Ctrl_Base</w:t>
      </w:r>
      <w:proofErr w:type="spellEnd"/>
      <w:r w:rsidRPr="0073500C">
        <w:t xml:space="preserve"> imple</w:t>
      </w:r>
      <w:r w:rsidR="006B3DAF" w:rsidRPr="0073500C">
        <w:t xml:space="preserve">ments the Interface </w:t>
      </w:r>
      <w:proofErr w:type="spellStart"/>
      <w:r w:rsidR="006B3DAF" w:rsidRPr="0073500C">
        <w:t>I_CtrlBase</w:t>
      </w:r>
      <w:proofErr w:type="spellEnd"/>
      <w:r w:rsidR="006B3DAF" w:rsidRPr="0073500C">
        <w:t xml:space="preserve">. </w:t>
      </w:r>
      <w:r w:rsidRPr="0073500C">
        <w:t>In the followed overview the most important methods and their call</w:t>
      </w:r>
      <w:r w:rsidR="006B3DAF" w:rsidRPr="0073500C">
        <w:t>s</w:t>
      </w:r>
      <w:r w:rsidRPr="0073500C">
        <w:t xml:space="preserve"> are designed. The blue ones are protected</w:t>
      </w:r>
      <w:r w:rsidR="006B3DAF" w:rsidRPr="0073500C">
        <w:t>. S</w:t>
      </w:r>
      <w:r w:rsidRPr="0073500C">
        <w:t>o no public access is possible, but overload after inherits is possible. The green methods are for public call</w:t>
      </w:r>
      <w:r w:rsidR="006B3DAF" w:rsidRPr="0073500C">
        <w:t>s</w:t>
      </w:r>
      <w:r w:rsidRPr="0073500C">
        <w:t xml:space="preserve"> </w:t>
      </w:r>
      <w:r w:rsidR="006B3DAF" w:rsidRPr="0073500C">
        <w:t>on this way</w:t>
      </w:r>
      <w:r w:rsidRPr="0073500C">
        <w:t xml:space="preserve"> it’s possible to read out </w:t>
      </w:r>
      <w:r w:rsidR="006B3DAF" w:rsidRPr="0073500C">
        <w:t xml:space="preserve">the </w:t>
      </w:r>
      <w:r w:rsidRPr="0073500C">
        <w:t xml:space="preserve">FUB instance or common interface for public accessible arrays. </w:t>
      </w:r>
      <w:r w:rsidR="006E31D3" w:rsidRPr="0073500C">
        <w:t xml:space="preserve">The state methods have the fix prefix </w:t>
      </w:r>
      <w:proofErr w:type="spellStart"/>
      <w:r w:rsidR="006E31D3" w:rsidRPr="0073500C">
        <w:t>sta</w:t>
      </w:r>
      <w:proofErr w:type="spellEnd"/>
      <w:r w:rsidR="006E31D3" w:rsidRPr="0073500C">
        <w:t>_.</w:t>
      </w:r>
    </w:p>
    <w:p w:rsidR="00B10DFC" w:rsidRPr="0073500C" w:rsidRDefault="00A4382C" w:rsidP="007F25D3">
      <w:r w:rsidRPr="0073500C">
        <w:object w:dxaOrig="18045" w:dyaOrig="12263">
          <v:shape id="_x0000_i1026" type="#_x0000_t75" style="width:467.35pt;height:317.6pt" o:ole="">
            <v:imagedata r:id="rId20" o:title=""/>
          </v:shape>
          <o:OLEObject Type="Embed" ProgID="Visio.Drawing.11" ShapeID="_x0000_i1026" DrawAspect="Content" ObjectID="_1445261720" r:id="rId21"/>
        </w:object>
      </w:r>
    </w:p>
    <w:p w:rsidR="00572BD2" w:rsidRPr="0073500C" w:rsidRDefault="00572BD2" w:rsidP="007F25D3"/>
    <w:p w:rsidR="00670FBC" w:rsidRPr="0073500C" w:rsidRDefault="00670FBC" w:rsidP="00670FBC">
      <w:pPr>
        <w:pStyle w:val="berschrift3"/>
      </w:pPr>
      <w:bookmarkStart w:id="377" w:name="_Toc371519645"/>
      <w:r w:rsidRPr="0073500C">
        <w:t>Common Interface (</w:t>
      </w:r>
      <w:proofErr w:type="spellStart"/>
      <w:r w:rsidRPr="0073500C">
        <w:t>CIf</w:t>
      </w:r>
      <w:proofErr w:type="spellEnd"/>
      <w:r w:rsidRPr="0073500C">
        <w:t>)</w:t>
      </w:r>
      <w:bookmarkEnd w:id="377"/>
    </w:p>
    <w:p w:rsidR="00670FBC" w:rsidRPr="0073500C" w:rsidRDefault="00670FBC" w:rsidP="007F25D3">
      <w:r w:rsidRPr="0073500C">
        <w:t>Because this</w:t>
      </w:r>
      <w:r w:rsidR="00572BD2" w:rsidRPr="0073500C">
        <w:t xml:space="preserve"> </w:t>
      </w:r>
      <w:proofErr w:type="spellStart"/>
      <w:r w:rsidR="00572BD2" w:rsidRPr="0073500C">
        <w:t>struct</w:t>
      </w:r>
      <w:proofErr w:type="spellEnd"/>
      <w:r w:rsidR="00572BD2" w:rsidRPr="0073500C">
        <w:t xml:space="preserve"> is </w:t>
      </w:r>
      <w:r w:rsidRPr="0073500C">
        <w:t>implemented and defined in the base controller (</w:t>
      </w:r>
      <w:proofErr w:type="spellStart"/>
      <w:r w:rsidRPr="0073500C">
        <w:t>FB_CtrlBase</w:t>
      </w:r>
      <w:proofErr w:type="spellEnd"/>
      <w:r w:rsidRPr="0073500C">
        <w:t xml:space="preserve">) every controller inherits this common structure. </w:t>
      </w:r>
    </w:p>
    <w:p w:rsidR="00572BD2" w:rsidRPr="0073500C" w:rsidRDefault="00572BD2" w:rsidP="00572BD2">
      <w:proofErr w:type="spellStart"/>
      <w:r w:rsidRPr="0073500C">
        <w:t>T_Ctrl_</w:t>
      </w:r>
      <w:proofErr w:type="gramStart"/>
      <w:r w:rsidRPr="0073500C">
        <w:t>CIf</w:t>
      </w:r>
      <w:proofErr w:type="spellEnd"/>
      <w:r w:rsidRPr="0073500C">
        <w:t xml:space="preserve"> :</w:t>
      </w:r>
      <w:proofErr w:type="gramEnd"/>
    </w:p>
    <w:p w:rsidR="00572BD2" w:rsidRPr="0073500C" w:rsidRDefault="00572BD2" w:rsidP="00572BD2">
      <w:r w:rsidRPr="0073500C">
        <w:tab/>
        <w:t xml:space="preserve">Job: </w:t>
      </w:r>
      <w:proofErr w:type="spellStart"/>
      <w:r w:rsidRPr="0073500C">
        <w:t>T_Ctrl_Job</w:t>
      </w:r>
      <w:proofErr w:type="spellEnd"/>
      <w:r w:rsidRPr="0073500C">
        <w:t>;</w:t>
      </w:r>
    </w:p>
    <w:p w:rsidR="00572BD2" w:rsidRPr="006C3932" w:rsidRDefault="00572BD2" w:rsidP="00572BD2">
      <w:pPr>
        <w:rPr>
          <w:lang w:val="fr-CH"/>
          <w:rPrChange w:id="378" w:author="Michael Rütsche" w:date="2013-10-10T11:21:00Z">
            <w:rPr/>
          </w:rPrChange>
        </w:rPr>
      </w:pPr>
      <w:r w:rsidRPr="0073500C">
        <w:tab/>
      </w:r>
      <w:r w:rsidRPr="006C3932">
        <w:rPr>
          <w:lang w:val="fr-CH"/>
          <w:rPrChange w:id="379" w:author="Michael Rütsche" w:date="2013-10-10T11:21:00Z">
            <w:rPr/>
          </w:rPrChange>
        </w:rPr>
        <w:t xml:space="preserve">Info: </w:t>
      </w:r>
      <w:proofErr w:type="spellStart"/>
      <w:r w:rsidRPr="006C3932">
        <w:rPr>
          <w:lang w:val="fr-CH"/>
          <w:rPrChange w:id="380" w:author="Michael Rütsche" w:date="2013-10-10T11:21:00Z">
            <w:rPr/>
          </w:rPrChange>
        </w:rPr>
        <w:t>T_Ctrl_Info</w:t>
      </w:r>
      <w:proofErr w:type="spellEnd"/>
      <w:r w:rsidRPr="006C3932">
        <w:rPr>
          <w:lang w:val="fr-CH"/>
          <w:rPrChange w:id="381" w:author="Michael Rütsche" w:date="2013-10-10T11:21:00Z">
            <w:rPr/>
          </w:rPrChange>
        </w:rPr>
        <w:t>;</w:t>
      </w:r>
    </w:p>
    <w:p w:rsidR="00572BD2" w:rsidRPr="006C3932" w:rsidRDefault="00572BD2" w:rsidP="00572BD2">
      <w:pPr>
        <w:rPr>
          <w:lang w:val="fr-CH"/>
          <w:rPrChange w:id="382" w:author="Michael Rütsche" w:date="2013-10-10T11:21:00Z">
            <w:rPr/>
          </w:rPrChange>
        </w:rPr>
      </w:pPr>
      <w:r w:rsidRPr="006C3932">
        <w:rPr>
          <w:lang w:val="fr-CH"/>
          <w:rPrChange w:id="383" w:author="Michael Rütsche" w:date="2013-10-10T11:21:00Z">
            <w:rPr/>
          </w:rPrChange>
        </w:rPr>
        <w:tab/>
        <w:t xml:space="preserve">Config: </w:t>
      </w:r>
      <w:proofErr w:type="spellStart"/>
      <w:r w:rsidRPr="006C3932">
        <w:rPr>
          <w:lang w:val="fr-CH"/>
          <w:rPrChange w:id="384" w:author="Michael Rütsche" w:date="2013-10-10T11:21:00Z">
            <w:rPr/>
          </w:rPrChange>
        </w:rPr>
        <w:t>T_Ctrl_Config</w:t>
      </w:r>
      <w:proofErr w:type="spellEnd"/>
      <w:r w:rsidRPr="006C3932">
        <w:rPr>
          <w:lang w:val="fr-CH"/>
          <w:rPrChange w:id="385" w:author="Michael Rütsche" w:date="2013-10-10T11:21:00Z">
            <w:rPr/>
          </w:rPrChange>
        </w:rPr>
        <w:t>;</w:t>
      </w:r>
    </w:p>
    <w:p w:rsidR="00572BD2" w:rsidRPr="006C3932" w:rsidRDefault="00572BD2" w:rsidP="00572BD2">
      <w:pPr>
        <w:rPr>
          <w:lang w:val="fr-CH"/>
          <w:rPrChange w:id="386" w:author="Michael Rütsche" w:date="2013-10-10T11:21:00Z">
            <w:rPr/>
          </w:rPrChange>
        </w:rPr>
      </w:pPr>
    </w:p>
    <w:p w:rsidR="00572BD2" w:rsidRPr="0073500C" w:rsidRDefault="00572BD2" w:rsidP="00572BD2">
      <w:proofErr w:type="spellStart"/>
      <w:r w:rsidRPr="0073500C">
        <w:t>T_Ctrl_</w:t>
      </w:r>
      <w:proofErr w:type="gramStart"/>
      <w:r w:rsidRPr="0073500C">
        <w:t>Job</w:t>
      </w:r>
      <w:proofErr w:type="spellEnd"/>
      <w:r w:rsidRPr="0073500C">
        <w:t xml:space="preserve"> :</w:t>
      </w:r>
      <w:proofErr w:type="gramEnd"/>
    </w:p>
    <w:p w:rsidR="00572BD2" w:rsidRPr="0073500C" w:rsidRDefault="00572BD2" w:rsidP="00572BD2">
      <w:r w:rsidRPr="0073500C">
        <w:tab/>
        <w:t xml:space="preserve">/// mode if mode = AUTO -&gt; </w:t>
      </w:r>
      <w:proofErr w:type="spellStart"/>
      <w:r w:rsidRPr="0073500C">
        <w:t>ACmd</w:t>
      </w:r>
      <w:proofErr w:type="spellEnd"/>
      <w:r w:rsidRPr="0073500C">
        <w:t xml:space="preserve"> will be used, otherwise the </w:t>
      </w:r>
      <w:proofErr w:type="spellStart"/>
      <w:r w:rsidRPr="0073500C">
        <w:t>MCmd</w:t>
      </w:r>
      <w:proofErr w:type="spellEnd"/>
      <w:r w:rsidRPr="0073500C">
        <w:t xml:space="preserve"> channel is open</w:t>
      </w:r>
    </w:p>
    <w:p w:rsidR="00572BD2" w:rsidRPr="0073500C" w:rsidRDefault="00572BD2" w:rsidP="00572BD2">
      <w:r w:rsidRPr="0073500C">
        <w:tab/>
      </w:r>
      <w:proofErr w:type="spellStart"/>
      <w:proofErr w:type="gramStart"/>
      <w:r w:rsidRPr="0073500C">
        <w:t>eMode</w:t>
      </w:r>
      <w:proofErr w:type="spellEnd"/>
      <w:proofErr w:type="gramEnd"/>
      <w:r w:rsidRPr="0073500C">
        <w:t xml:space="preserve">: </w:t>
      </w:r>
      <w:proofErr w:type="spellStart"/>
      <w:r w:rsidRPr="0073500C">
        <w:t>E_Mode</w:t>
      </w:r>
      <w:proofErr w:type="spellEnd"/>
      <w:r w:rsidRPr="0073500C">
        <w:t>;</w:t>
      </w:r>
    </w:p>
    <w:p w:rsidR="00572BD2" w:rsidRPr="0073500C" w:rsidRDefault="00572BD2" w:rsidP="00572BD2">
      <w:r w:rsidRPr="0073500C">
        <w:tab/>
        <w:t>/// automatic command from parent ctrl</w:t>
      </w:r>
    </w:p>
    <w:p w:rsidR="00572BD2" w:rsidRPr="0073500C" w:rsidRDefault="00C25A27" w:rsidP="00572BD2">
      <w:r>
        <w:tab/>
      </w:r>
      <w:proofErr w:type="spellStart"/>
      <w:proofErr w:type="gramStart"/>
      <w:r>
        <w:t>intACmd</w:t>
      </w:r>
      <w:proofErr w:type="spellEnd"/>
      <w:proofErr w:type="gramEnd"/>
      <w:r>
        <w:t>: INT</w:t>
      </w:r>
      <w:r w:rsidR="00572BD2" w:rsidRPr="0073500C">
        <w:t>;</w:t>
      </w:r>
    </w:p>
    <w:p w:rsidR="00572BD2" w:rsidRPr="0073500C" w:rsidRDefault="00572BD2" w:rsidP="00572BD2">
      <w:r w:rsidRPr="0073500C">
        <w:tab/>
      </w:r>
      <w:proofErr w:type="gramStart"/>
      <w:r w:rsidRPr="0073500C">
        <w:t xml:space="preserve">/// manual command from UI </w:t>
      </w:r>
      <w:proofErr w:type="spellStart"/>
      <w:r w:rsidRPr="0073500C">
        <w:t>p.e.</w:t>
      </w:r>
      <w:proofErr w:type="spellEnd"/>
      <w:proofErr w:type="gramEnd"/>
    </w:p>
    <w:p w:rsidR="00572BD2" w:rsidRDefault="00C25A27" w:rsidP="00572BD2">
      <w:r>
        <w:tab/>
      </w:r>
      <w:proofErr w:type="spellStart"/>
      <w:proofErr w:type="gramStart"/>
      <w:r>
        <w:t>intMCmd</w:t>
      </w:r>
      <w:proofErr w:type="spellEnd"/>
      <w:proofErr w:type="gramEnd"/>
      <w:r>
        <w:t>: INT</w:t>
      </w:r>
      <w:r w:rsidR="00572BD2" w:rsidRPr="0073500C">
        <w:t>;</w:t>
      </w:r>
    </w:p>
    <w:p w:rsidR="00C25A27" w:rsidRDefault="00C25A27" w:rsidP="00C25A27">
      <w:pPr>
        <w:ind w:firstLine="709"/>
      </w:pPr>
      <w:r>
        <w:t xml:space="preserve">//active </w:t>
      </w:r>
      <w:proofErr w:type="spellStart"/>
      <w:r>
        <w:t>cmd</w:t>
      </w:r>
      <w:proofErr w:type="spellEnd"/>
    </w:p>
    <w:p w:rsidR="00C25A27" w:rsidRDefault="00C25A27" w:rsidP="00C25A27">
      <w:r>
        <w:tab/>
      </w:r>
      <w:proofErr w:type="spellStart"/>
      <w:proofErr w:type="gramStart"/>
      <w:r>
        <w:t>strCmd</w:t>
      </w:r>
      <w:proofErr w:type="spellEnd"/>
      <w:proofErr w:type="gramEnd"/>
      <w:r>
        <w:t>: STRING;</w:t>
      </w:r>
    </w:p>
    <w:p w:rsidR="00C25A27" w:rsidRDefault="00C25A27" w:rsidP="00C25A27">
      <w:r>
        <w:tab/>
        <w:t>//active state</w:t>
      </w:r>
    </w:p>
    <w:p w:rsidR="00C25A27" w:rsidRDefault="00C25A27" w:rsidP="00C25A27">
      <w:r>
        <w:tab/>
      </w:r>
      <w:proofErr w:type="spellStart"/>
      <w:proofErr w:type="gramStart"/>
      <w:r>
        <w:t>intState</w:t>
      </w:r>
      <w:proofErr w:type="spellEnd"/>
      <w:proofErr w:type="gramEnd"/>
      <w:r>
        <w:t>: INT;</w:t>
      </w:r>
    </w:p>
    <w:p w:rsidR="00C25A27" w:rsidRDefault="00C25A27" w:rsidP="00C25A27">
      <w:r>
        <w:tab/>
      </w:r>
      <w:proofErr w:type="spellStart"/>
      <w:proofErr w:type="gramStart"/>
      <w:r>
        <w:t>strState</w:t>
      </w:r>
      <w:proofErr w:type="spellEnd"/>
      <w:proofErr w:type="gramEnd"/>
      <w:r>
        <w:t>: STRING;</w:t>
      </w:r>
    </w:p>
    <w:p w:rsidR="00C25A27" w:rsidRDefault="00C25A27" w:rsidP="00C25A27">
      <w:pPr>
        <w:ind w:firstLine="709"/>
      </w:pPr>
      <w:r>
        <w:t xml:space="preserve">//if used - show </w:t>
      </w:r>
      <w:proofErr w:type="spellStart"/>
      <w:r>
        <w:t>substates</w:t>
      </w:r>
      <w:proofErr w:type="spellEnd"/>
      <w:r>
        <w:t xml:space="preserve"> for debugging</w:t>
      </w:r>
    </w:p>
    <w:p w:rsidR="00C25A27" w:rsidRPr="0073500C" w:rsidRDefault="00C25A27" w:rsidP="00C25A27">
      <w:r>
        <w:tab/>
      </w:r>
      <w:proofErr w:type="spellStart"/>
      <w:proofErr w:type="gramStart"/>
      <w:r>
        <w:t>strSubState</w:t>
      </w:r>
      <w:proofErr w:type="spellEnd"/>
      <w:proofErr w:type="gramEnd"/>
      <w:r>
        <w:t>: STRING;</w:t>
      </w:r>
    </w:p>
    <w:p w:rsidR="00572BD2" w:rsidRPr="0073500C" w:rsidRDefault="00572BD2" w:rsidP="00572BD2">
      <w:r w:rsidRPr="0073500C">
        <w:tab/>
        <w:t>/// event channel to signal special events to parent parallel to status</w:t>
      </w:r>
    </w:p>
    <w:p w:rsidR="00572BD2" w:rsidRPr="0073500C" w:rsidRDefault="00572BD2" w:rsidP="00572BD2">
      <w:r w:rsidRPr="0073500C">
        <w:tab/>
      </w:r>
      <w:proofErr w:type="spellStart"/>
      <w:proofErr w:type="gramStart"/>
      <w:r w:rsidRPr="0073500C">
        <w:t>intEvt</w:t>
      </w:r>
      <w:proofErr w:type="spellEnd"/>
      <w:proofErr w:type="gramEnd"/>
      <w:r w:rsidRPr="0073500C">
        <w:t>: INT;</w:t>
      </w:r>
    </w:p>
    <w:p w:rsidR="00572BD2" w:rsidRPr="0073500C" w:rsidRDefault="00572BD2" w:rsidP="00572BD2">
      <w:r w:rsidRPr="0073500C">
        <w:tab/>
        <w:t>/// reset all alarms</w:t>
      </w:r>
    </w:p>
    <w:p w:rsidR="00572BD2" w:rsidRPr="0073500C" w:rsidRDefault="00572BD2" w:rsidP="00572BD2">
      <w:r w:rsidRPr="0073500C">
        <w:tab/>
      </w:r>
      <w:proofErr w:type="spellStart"/>
      <w:proofErr w:type="gramStart"/>
      <w:r w:rsidRPr="0073500C">
        <w:t>bolAlmReset</w:t>
      </w:r>
      <w:proofErr w:type="spellEnd"/>
      <w:proofErr w:type="gramEnd"/>
      <w:r w:rsidRPr="0073500C">
        <w:t>: BOOL;</w:t>
      </w:r>
    </w:p>
    <w:p w:rsidR="00572BD2" w:rsidRPr="0073500C" w:rsidRDefault="00572BD2" w:rsidP="00572BD2">
      <w:r w:rsidRPr="0073500C">
        <w:tab/>
        <w:t xml:space="preserve">/// activate </w:t>
      </w:r>
      <w:proofErr w:type="spellStart"/>
      <w:r w:rsidRPr="0073500C">
        <w:t>io</w:t>
      </w:r>
      <w:proofErr w:type="spellEnd"/>
      <w:r w:rsidRPr="0073500C">
        <w:t>-forcing</w:t>
      </w:r>
    </w:p>
    <w:p w:rsidR="00572BD2" w:rsidRPr="0073500C" w:rsidRDefault="00572BD2" w:rsidP="00572BD2">
      <w:r w:rsidRPr="0073500C">
        <w:tab/>
      </w:r>
      <w:proofErr w:type="spellStart"/>
      <w:proofErr w:type="gramStart"/>
      <w:r w:rsidRPr="0073500C">
        <w:t>bolIoForce</w:t>
      </w:r>
      <w:proofErr w:type="spellEnd"/>
      <w:proofErr w:type="gramEnd"/>
      <w:r w:rsidRPr="0073500C">
        <w:t>: BOOL;</w:t>
      </w:r>
    </w:p>
    <w:p w:rsidR="00572BD2" w:rsidRPr="0073500C" w:rsidRDefault="00572BD2" w:rsidP="00572BD2">
      <w:r w:rsidRPr="0073500C">
        <w:tab/>
        <w:t>/// overwrite suspend all interlocks (for debugging/testing)</w:t>
      </w:r>
    </w:p>
    <w:p w:rsidR="00572BD2" w:rsidRPr="0073500C" w:rsidRDefault="00572BD2" w:rsidP="00572BD2">
      <w:r w:rsidRPr="0073500C">
        <w:tab/>
      </w:r>
      <w:proofErr w:type="spellStart"/>
      <w:proofErr w:type="gramStart"/>
      <w:r w:rsidRPr="0073500C">
        <w:t>bolIlkOverwrite</w:t>
      </w:r>
      <w:proofErr w:type="spellEnd"/>
      <w:proofErr w:type="gramEnd"/>
      <w:r w:rsidRPr="0073500C">
        <w:t>: BOOL;</w:t>
      </w:r>
    </w:p>
    <w:p w:rsidR="00572BD2" w:rsidRPr="0073500C" w:rsidRDefault="00572BD2" w:rsidP="00572BD2">
      <w:r w:rsidRPr="0073500C">
        <w:tab/>
        <w:t xml:space="preserve">/// </w:t>
      </w:r>
      <w:proofErr w:type="spellStart"/>
      <w:r w:rsidRPr="0073500C">
        <w:t>activ</w:t>
      </w:r>
      <w:proofErr w:type="spellEnd"/>
      <w:r w:rsidRPr="0073500C">
        <w:t xml:space="preserve"> alarm class of parent ctrl</w:t>
      </w:r>
    </w:p>
    <w:p w:rsidR="00572BD2" w:rsidRPr="0073500C" w:rsidRDefault="00572BD2">
      <w:pPr>
        <w:tabs>
          <w:tab w:val="left" w:pos="709"/>
          <w:tab w:val="left" w:pos="1418"/>
          <w:tab w:val="left" w:pos="2127"/>
          <w:tab w:val="left" w:pos="2836"/>
          <w:tab w:val="left" w:pos="5431"/>
        </w:tabs>
        <w:pPrChange w:id="387" w:author="Michael Rütsche" w:date="2013-10-07T14:11:00Z">
          <w:pPr/>
        </w:pPrChange>
      </w:pPr>
      <w:r w:rsidRPr="0073500C">
        <w:tab/>
      </w:r>
      <w:proofErr w:type="spellStart"/>
      <w:r w:rsidRPr="0073500C">
        <w:t>eParent_ActivAlmClass</w:t>
      </w:r>
      <w:proofErr w:type="spellEnd"/>
      <w:r w:rsidRPr="0073500C">
        <w:t xml:space="preserve">: </w:t>
      </w:r>
      <w:proofErr w:type="spellStart"/>
      <w:r w:rsidRPr="0073500C">
        <w:t>E_AlmClass</w:t>
      </w:r>
      <w:proofErr w:type="spellEnd"/>
      <w:r w:rsidRPr="0073500C">
        <w:t>;</w:t>
      </w:r>
      <w:ins w:id="388" w:author="Michael Rütsche" w:date="2013-10-07T14:11:00Z">
        <w:r w:rsidR="00AF6FE7">
          <w:tab/>
        </w:r>
      </w:ins>
    </w:p>
    <w:p w:rsidR="00572BD2" w:rsidRPr="0073500C" w:rsidRDefault="00572BD2" w:rsidP="00572BD2">
      <w:r w:rsidRPr="0073500C">
        <w:lastRenderedPageBreak/>
        <w:tab/>
        <w:t xml:space="preserve">/// </w:t>
      </w:r>
      <w:proofErr w:type="spellStart"/>
      <w:r w:rsidRPr="0073500C">
        <w:t>activ</w:t>
      </w:r>
      <w:proofErr w:type="spellEnd"/>
      <w:r w:rsidRPr="0073500C">
        <w:t xml:space="preserve"> alarm class of me ctrl</w:t>
      </w:r>
    </w:p>
    <w:p w:rsidR="00572BD2" w:rsidRPr="0073500C" w:rsidRDefault="00572BD2" w:rsidP="00572BD2">
      <w:r w:rsidRPr="0073500C">
        <w:tab/>
      </w:r>
      <w:proofErr w:type="spellStart"/>
      <w:r w:rsidRPr="0073500C">
        <w:t>eMe_ActivAlmClass</w:t>
      </w:r>
      <w:proofErr w:type="spellEnd"/>
      <w:r w:rsidRPr="0073500C">
        <w:t xml:space="preserve">: </w:t>
      </w:r>
      <w:proofErr w:type="spellStart"/>
      <w:r w:rsidRPr="0073500C">
        <w:t>E_AlmClass</w:t>
      </w:r>
      <w:proofErr w:type="spellEnd"/>
      <w:r w:rsidRPr="0073500C">
        <w:t>;</w:t>
      </w:r>
    </w:p>
    <w:p w:rsidR="00572BD2" w:rsidRPr="0073500C" w:rsidRDefault="00572BD2" w:rsidP="00572BD2">
      <w:r w:rsidRPr="0073500C">
        <w:tab/>
        <w:t>/// list of all implemented commands</w:t>
      </w:r>
      <w:r w:rsidR="00647DFC">
        <w:t xml:space="preserve"> on this controller class</w:t>
      </w:r>
    </w:p>
    <w:p w:rsidR="0032462A" w:rsidRPr="0073500C" w:rsidRDefault="00572BD2" w:rsidP="00572BD2">
      <w:r w:rsidRPr="0073500C">
        <w:tab/>
      </w:r>
      <w:proofErr w:type="spellStart"/>
      <w:proofErr w:type="gramStart"/>
      <w:r w:rsidRPr="0073500C">
        <w:t>aCmdList</w:t>
      </w:r>
      <w:proofErr w:type="spellEnd"/>
      <w:proofErr w:type="gramEnd"/>
      <w:r w:rsidRPr="0073500C">
        <w:t xml:space="preserve">: ARRAY[0..cMaxCmdPerCtrl] OF </w:t>
      </w:r>
      <w:proofErr w:type="spellStart"/>
      <w:r w:rsidRPr="0073500C">
        <w:t>T_Ctrl_CmdListElement</w:t>
      </w:r>
      <w:proofErr w:type="spellEnd"/>
      <w:r w:rsidRPr="0073500C">
        <w:t>;</w:t>
      </w:r>
    </w:p>
    <w:p w:rsidR="00572BD2" w:rsidRPr="0073500C" w:rsidRDefault="00572BD2" w:rsidP="007F25D3"/>
    <w:p w:rsidR="00DB70C4" w:rsidRPr="006C3932" w:rsidRDefault="0032462A" w:rsidP="007F25D3">
      <w:pPr>
        <w:rPr>
          <w:lang w:val="fr-CH"/>
          <w:rPrChange w:id="389" w:author="Michael Rütsche" w:date="2013-10-10T11:21:00Z">
            <w:rPr/>
          </w:rPrChange>
        </w:rPr>
      </w:pPr>
      <w:r w:rsidRPr="006C3932">
        <w:rPr>
          <w:lang w:val="fr-CH"/>
          <w:rPrChange w:id="390" w:author="Michael Rütsche" w:date="2013-10-10T11:21:00Z">
            <w:rPr/>
          </w:rPrChange>
        </w:rPr>
        <w:t xml:space="preserve">Controller </w:t>
      </w:r>
      <w:r w:rsidR="00DB70C4" w:rsidRPr="006C3932">
        <w:rPr>
          <w:lang w:val="fr-CH"/>
          <w:rPrChange w:id="391" w:author="Michael Rütsche" w:date="2013-10-10T11:21:00Z">
            <w:rPr/>
          </w:rPrChange>
        </w:rPr>
        <w:t>instance information</w:t>
      </w:r>
      <w:r w:rsidR="00572BD2" w:rsidRPr="006C3932">
        <w:rPr>
          <w:lang w:val="fr-CH"/>
          <w:rPrChange w:id="392" w:author="Michael Rütsche" w:date="2013-10-10T11:21:00Z">
            <w:rPr/>
          </w:rPrChange>
        </w:rPr>
        <w:t xml:space="preserve"> </w:t>
      </w:r>
      <w:proofErr w:type="spellStart"/>
      <w:r w:rsidR="00572BD2" w:rsidRPr="006C3932">
        <w:rPr>
          <w:lang w:val="fr-CH"/>
          <w:rPrChange w:id="393" w:author="Michael Rütsche" w:date="2013-10-10T11:21:00Z">
            <w:rPr/>
          </w:rPrChange>
        </w:rPr>
        <w:t>T_Ctrl_Info</w:t>
      </w:r>
      <w:proofErr w:type="spellEnd"/>
      <w:r w:rsidR="00572BD2" w:rsidRPr="006C3932">
        <w:rPr>
          <w:lang w:val="fr-CH"/>
          <w:rPrChange w:id="394" w:author="Michael Rütsche" w:date="2013-10-10T11:21:00Z">
            <w:rPr/>
          </w:rPrChange>
        </w:rPr>
        <w:t xml:space="preserve"> </w:t>
      </w:r>
      <w:r w:rsidRPr="006C3932">
        <w:rPr>
          <w:lang w:val="fr-CH"/>
          <w:rPrChange w:id="395" w:author="Michael Rütsche" w:date="2013-10-10T11:21:00Z">
            <w:rPr/>
          </w:rPrChange>
        </w:rPr>
        <w:t>:</w:t>
      </w:r>
    </w:p>
    <w:p w:rsidR="00572BD2" w:rsidRPr="0073500C" w:rsidRDefault="00572BD2" w:rsidP="00572BD2">
      <w:pPr>
        <w:ind w:firstLine="709"/>
      </w:pPr>
      <w:r w:rsidRPr="0073500C">
        <w:t>// name of controller instance</w:t>
      </w:r>
    </w:p>
    <w:p w:rsidR="00572BD2" w:rsidRPr="0073500C" w:rsidRDefault="00572BD2" w:rsidP="00572BD2">
      <w:r w:rsidRPr="0073500C">
        <w:tab/>
      </w:r>
      <w:proofErr w:type="spellStart"/>
      <w:proofErr w:type="gramStart"/>
      <w:r w:rsidRPr="0073500C">
        <w:t>strName</w:t>
      </w:r>
      <w:proofErr w:type="spellEnd"/>
      <w:proofErr w:type="gramEnd"/>
      <w:r w:rsidRPr="0073500C">
        <w:t>: STRING(80);</w:t>
      </w:r>
    </w:p>
    <w:p w:rsidR="00572BD2" w:rsidRPr="0073500C" w:rsidRDefault="00572BD2" w:rsidP="00572BD2">
      <w:r w:rsidRPr="0073500C">
        <w:tab/>
        <w:t>// class of controller</w:t>
      </w:r>
    </w:p>
    <w:p w:rsidR="00572BD2" w:rsidRPr="0073500C" w:rsidRDefault="00572BD2" w:rsidP="00572BD2">
      <w:r w:rsidRPr="0073500C">
        <w:tab/>
      </w:r>
      <w:proofErr w:type="spellStart"/>
      <w:proofErr w:type="gramStart"/>
      <w:r w:rsidRPr="0073500C">
        <w:t>strType</w:t>
      </w:r>
      <w:proofErr w:type="spellEnd"/>
      <w:proofErr w:type="gramEnd"/>
      <w:r w:rsidRPr="0073500C">
        <w:t>: STRING(80);</w:t>
      </w:r>
    </w:p>
    <w:p w:rsidR="00572BD2" w:rsidRPr="0073500C" w:rsidRDefault="00572BD2" w:rsidP="00572BD2">
      <w:r w:rsidRPr="0073500C">
        <w:tab/>
        <w:t>// unique controller instance identification number</w:t>
      </w:r>
    </w:p>
    <w:p w:rsidR="00572BD2" w:rsidRPr="0073500C" w:rsidRDefault="00C25A27" w:rsidP="00572BD2">
      <w:r>
        <w:tab/>
      </w:r>
      <w:proofErr w:type="spellStart"/>
      <w:proofErr w:type="gramStart"/>
      <w:r>
        <w:t>intCtrlId</w:t>
      </w:r>
      <w:proofErr w:type="spellEnd"/>
      <w:proofErr w:type="gramEnd"/>
      <w:r>
        <w:t>: INT</w:t>
      </w:r>
      <w:r w:rsidR="00572BD2" w:rsidRPr="0073500C">
        <w:t>;</w:t>
      </w:r>
    </w:p>
    <w:p w:rsidR="00572BD2" w:rsidRPr="0073500C" w:rsidRDefault="00572BD2" w:rsidP="00572BD2">
      <w:r w:rsidRPr="0073500C">
        <w:tab/>
        <w:t>// unique identification number of parent controller instance</w:t>
      </w:r>
    </w:p>
    <w:p w:rsidR="00572BD2" w:rsidRDefault="00C25A27" w:rsidP="00572BD2">
      <w:r>
        <w:tab/>
      </w:r>
      <w:proofErr w:type="spellStart"/>
      <w:proofErr w:type="gramStart"/>
      <w:r>
        <w:t>intParentCtrlId</w:t>
      </w:r>
      <w:proofErr w:type="spellEnd"/>
      <w:proofErr w:type="gramEnd"/>
      <w:r>
        <w:t>: INT</w:t>
      </w:r>
      <w:r w:rsidR="00572BD2" w:rsidRPr="0073500C">
        <w:t>;</w:t>
      </w:r>
    </w:p>
    <w:p w:rsidR="00EA3578" w:rsidRDefault="00EA3578" w:rsidP="00572BD2">
      <w:r>
        <w:tab/>
        <w:t xml:space="preserve">// all inputs valid -&gt; </w:t>
      </w:r>
      <w:proofErr w:type="spellStart"/>
      <w:r>
        <w:t>init</w:t>
      </w:r>
      <w:proofErr w:type="spellEnd"/>
      <w:r>
        <w:t xml:space="preserve"> done</w:t>
      </w:r>
    </w:p>
    <w:p w:rsidR="00EA3578" w:rsidRPr="0073500C" w:rsidRDefault="00EA3578" w:rsidP="00572BD2">
      <w:r>
        <w:tab/>
      </w:r>
      <w:proofErr w:type="spellStart"/>
      <w:proofErr w:type="gramStart"/>
      <w:r>
        <w:t>bolInitDone</w:t>
      </w:r>
      <w:proofErr w:type="spellEnd"/>
      <w:proofErr w:type="gramEnd"/>
      <w:r>
        <w:t xml:space="preserve">: BOOL; </w:t>
      </w:r>
    </w:p>
    <w:p w:rsidR="00572BD2" w:rsidRPr="00E67A31" w:rsidRDefault="00572BD2" w:rsidP="00572BD2">
      <w:r w:rsidRPr="0073500C">
        <w:tab/>
      </w:r>
      <w:r w:rsidRPr="00E67A31">
        <w:t>// Childs</w:t>
      </w:r>
    </w:p>
    <w:p w:rsidR="00572BD2" w:rsidRPr="00E67A31" w:rsidRDefault="00572BD2" w:rsidP="00572BD2">
      <w:r w:rsidRPr="00E67A31">
        <w:tab/>
      </w:r>
      <w:proofErr w:type="spellStart"/>
      <w:r w:rsidRPr="00E67A31">
        <w:t>p_afbChild</w:t>
      </w:r>
      <w:proofErr w:type="spellEnd"/>
      <w:r w:rsidRPr="00E67A31">
        <w:t xml:space="preserve">: </w:t>
      </w:r>
      <w:proofErr w:type="gramStart"/>
      <w:r w:rsidRPr="00E67A31">
        <w:t>ARRAY[</w:t>
      </w:r>
      <w:proofErr w:type="gramEnd"/>
      <w:r w:rsidRPr="00E67A31">
        <w:t>0..</w:t>
      </w:r>
      <w:r w:rsidR="00C25A27">
        <w:t>Base_</w:t>
      </w:r>
      <w:r w:rsidRPr="00E67A31">
        <w:t>Const.cMaxN</w:t>
      </w:r>
      <w:r w:rsidR="00C25A27">
        <w:t xml:space="preserve">rOfChilds] OF POINTER TO BYTE; </w:t>
      </w:r>
      <w:r w:rsidRPr="00E67A31">
        <w:t xml:space="preserve">// pointer array of </w:t>
      </w:r>
      <w:proofErr w:type="spellStart"/>
      <w:r w:rsidRPr="00E67A31">
        <w:t>childs</w:t>
      </w:r>
      <w:proofErr w:type="spellEnd"/>
      <w:r w:rsidRPr="00E67A31">
        <w:t xml:space="preserve"> FB</w:t>
      </w:r>
    </w:p>
    <w:p w:rsidR="0032462A" w:rsidRPr="00E67A31" w:rsidRDefault="00572BD2" w:rsidP="00572BD2">
      <w:r w:rsidRPr="00E67A31">
        <w:tab/>
      </w:r>
      <w:proofErr w:type="spellStart"/>
      <w:r w:rsidRPr="00E67A31">
        <w:t>p_aCIf</w:t>
      </w:r>
      <w:proofErr w:type="spellEnd"/>
      <w:r w:rsidRPr="00E67A31">
        <w:t xml:space="preserve">: </w:t>
      </w:r>
      <w:proofErr w:type="gramStart"/>
      <w:r w:rsidRPr="00E67A31">
        <w:t>ARRAY[</w:t>
      </w:r>
      <w:proofErr w:type="gramEnd"/>
      <w:r w:rsidRPr="00E67A31">
        <w:t>0..</w:t>
      </w:r>
      <w:r w:rsidR="00C25A27" w:rsidRPr="00C25A27">
        <w:t xml:space="preserve"> </w:t>
      </w:r>
      <w:proofErr w:type="spellStart"/>
      <w:r w:rsidR="00C25A27">
        <w:t>Base_</w:t>
      </w:r>
      <w:r w:rsidR="00C25A27" w:rsidRPr="00E67A31">
        <w:t>Const</w:t>
      </w:r>
      <w:r w:rsidRPr="00E67A31">
        <w:t>.cMaxNrOfChi</w:t>
      </w:r>
      <w:r w:rsidR="00C25A27">
        <w:t>lds</w:t>
      </w:r>
      <w:proofErr w:type="spellEnd"/>
      <w:r w:rsidR="00C25A27">
        <w:t xml:space="preserve">] OF POINTER TO </w:t>
      </w:r>
      <w:proofErr w:type="spellStart"/>
      <w:r w:rsidR="00C25A27">
        <w:t>T_Ctrl_CIf</w:t>
      </w:r>
      <w:proofErr w:type="spellEnd"/>
      <w:r w:rsidR="00C25A27">
        <w:t xml:space="preserve">; </w:t>
      </w:r>
      <w:r w:rsidRPr="00E67A31">
        <w:t xml:space="preserve">// common interface array of </w:t>
      </w:r>
      <w:proofErr w:type="spellStart"/>
      <w:r w:rsidRPr="00E67A31">
        <w:t>childs</w:t>
      </w:r>
      <w:proofErr w:type="spellEnd"/>
    </w:p>
    <w:p w:rsidR="00572BD2" w:rsidRPr="00C25A27" w:rsidRDefault="00572BD2" w:rsidP="00572BD2"/>
    <w:p w:rsidR="00DB70C4" w:rsidRPr="00C25A27" w:rsidRDefault="00C25A27" w:rsidP="007F25D3">
      <w:r w:rsidRPr="00C25A27">
        <w:t xml:space="preserve">Software Configuration </w:t>
      </w:r>
      <w:proofErr w:type="spellStart"/>
      <w:r w:rsidRPr="00C25A27">
        <w:t>T_Ctrl_SwCfg</w:t>
      </w:r>
      <w:proofErr w:type="spellEnd"/>
      <w:r w:rsidR="00572BD2" w:rsidRPr="00C25A27">
        <w:t>:</w:t>
      </w:r>
      <w:r w:rsidR="006B3DAF" w:rsidRPr="00C25A27">
        <w:t xml:space="preserve"> </w:t>
      </w:r>
    </w:p>
    <w:p w:rsidR="00572BD2" w:rsidRPr="0073500C" w:rsidRDefault="00572BD2" w:rsidP="00572BD2">
      <w:r w:rsidRPr="0073500C">
        <w:tab/>
      </w:r>
      <w:proofErr w:type="spellStart"/>
      <w:proofErr w:type="gramStart"/>
      <w:r w:rsidRPr="0073500C">
        <w:t>bolExist</w:t>
      </w:r>
      <w:proofErr w:type="spellEnd"/>
      <w:proofErr w:type="gramEnd"/>
      <w:r w:rsidRPr="0073500C">
        <w:t xml:space="preserve">: BOOL; </w:t>
      </w:r>
      <w:r w:rsidRPr="0073500C">
        <w:tab/>
      </w:r>
      <w:r w:rsidR="00C25A27">
        <w:tab/>
      </w:r>
      <w:r w:rsidRPr="0073500C">
        <w:t>// hardware/controller exists</w:t>
      </w:r>
      <w:r w:rsidR="00C06DA4">
        <w:t xml:space="preserve"> otherwise go to state SINGLE_ANSWER</w:t>
      </w:r>
    </w:p>
    <w:p w:rsidR="00572BD2" w:rsidRPr="0073500C" w:rsidRDefault="00572BD2" w:rsidP="00572BD2">
      <w:r w:rsidRPr="0073500C">
        <w:tab/>
      </w:r>
      <w:proofErr w:type="spellStart"/>
      <w:proofErr w:type="gramStart"/>
      <w:r w:rsidRPr="0073500C">
        <w:t>bolEnable</w:t>
      </w:r>
      <w:proofErr w:type="spellEnd"/>
      <w:proofErr w:type="gramEnd"/>
      <w:r w:rsidRPr="0073500C">
        <w:t>: BOOL;</w:t>
      </w:r>
      <w:r w:rsidRPr="0073500C">
        <w:tab/>
      </w:r>
      <w:r w:rsidR="00C25A27">
        <w:tab/>
      </w:r>
      <w:r w:rsidRPr="0073500C">
        <w:t xml:space="preserve">// enable </w:t>
      </w:r>
      <w:proofErr w:type="spellStart"/>
      <w:r w:rsidRPr="0073500C">
        <w:t>statemachine</w:t>
      </w:r>
      <w:proofErr w:type="spellEnd"/>
    </w:p>
    <w:p w:rsidR="00572BD2" w:rsidRPr="0073500C" w:rsidRDefault="00572BD2" w:rsidP="00572BD2">
      <w:r w:rsidRPr="0073500C">
        <w:tab/>
      </w:r>
      <w:proofErr w:type="spellStart"/>
      <w:proofErr w:type="gramStart"/>
      <w:r w:rsidRPr="0073500C">
        <w:t>bolSimulation</w:t>
      </w:r>
      <w:proofErr w:type="spellEnd"/>
      <w:proofErr w:type="gramEnd"/>
      <w:r w:rsidRPr="0073500C">
        <w:t>: BOOL;</w:t>
      </w:r>
      <w:r w:rsidR="00C25A27">
        <w:tab/>
      </w:r>
      <w:r w:rsidRPr="0073500C">
        <w:t>// set controller in simulation(</w:t>
      </w:r>
      <w:proofErr w:type="spellStart"/>
      <w:r w:rsidRPr="0073500C">
        <w:t>statemachine</w:t>
      </w:r>
      <w:proofErr w:type="spellEnd"/>
      <w:r w:rsidRPr="0073500C">
        <w:t xml:space="preserve"> active, </w:t>
      </w:r>
      <w:proofErr w:type="spellStart"/>
      <w:r w:rsidRPr="0073500C">
        <w:t>io</w:t>
      </w:r>
      <w:proofErr w:type="spellEnd"/>
      <w:r w:rsidRPr="0073500C">
        <w:t xml:space="preserve"> local simulated)</w:t>
      </w:r>
    </w:p>
    <w:p w:rsidR="006B3DAF" w:rsidRPr="0073500C" w:rsidRDefault="006B3DAF" w:rsidP="006B3DAF">
      <w:pPr>
        <w:pStyle w:val="berschrift3"/>
      </w:pPr>
      <w:bookmarkStart w:id="396" w:name="_Toc371519646"/>
      <w:r w:rsidRPr="0073500C">
        <w:t>Specific Interface (</w:t>
      </w:r>
      <w:proofErr w:type="spellStart"/>
      <w:r w:rsidRPr="0073500C">
        <w:t>SIf</w:t>
      </w:r>
      <w:proofErr w:type="spellEnd"/>
      <w:r w:rsidRPr="0073500C">
        <w:t>)</w:t>
      </w:r>
      <w:bookmarkEnd w:id="396"/>
    </w:p>
    <w:p w:rsidR="006B3DAF" w:rsidRPr="0073500C" w:rsidRDefault="006B3DAF" w:rsidP="006B3DAF">
      <w:r w:rsidRPr="0073500C">
        <w:t xml:space="preserve">Specific interface for cylinder </w:t>
      </w:r>
      <w:proofErr w:type="spellStart"/>
      <w:r w:rsidRPr="0073500C">
        <w:t>T_Ctrl_SIf_CYL</w:t>
      </w:r>
      <w:proofErr w:type="spellEnd"/>
      <w:r w:rsidRPr="0073500C">
        <w:t>:</w:t>
      </w:r>
    </w:p>
    <w:p w:rsidR="006B3DAF" w:rsidRPr="006C3932" w:rsidRDefault="006B3DAF" w:rsidP="006B3DAF">
      <w:pPr>
        <w:ind w:firstLine="709"/>
        <w:rPr>
          <w:lang w:val="fr-CH"/>
          <w:rPrChange w:id="397" w:author="Michael Rütsche" w:date="2013-10-10T11:21:00Z">
            <w:rPr/>
          </w:rPrChange>
        </w:rPr>
      </w:pPr>
      <w:r w:rsidRPr="006C3932">
        <w:rPr>
          <w:lang w:val="fr-CH"/>
          <w:rPrChange w:id="398" w:author="Michael Rütsche" w:date="2013-10-10T11:21:00Z">
            <w:rPr/>
          </w:rPrChange>
        </w:rPr>
        <w:t xml:space="preserve">// </w:t>
      </w:r>
      <w:proofErr w:type="gramStart"/>
      <w:r w:rsidRPr="006C3932">
        <w:rPr>
          <w:lang w:val="fr-CH"/>
          <w:rPrChange w:id="399" w:author="Michael Rütsche" w:date="2013-10-10T11:21:00Z">
            <w:rPr/>
          </w:rPrChange>
        </w:rPr>
        <w:t>configuration</w:t>
      </w:r>
      <w:proofErr w:type="gramEnd"/>
    </w:p>
    <w:p w:rsidR="006B3DAF" w:rsidRPr="006C3932" w:rsidRDefault="006B3DAF" w:rsidP="006B3DAF">
      <w:pPr>
        <w:rPr>
          <w:lang w:val="fr-CH"/>
          <w:rPrChange w:id="400" w:author="Michael Rütsche" w:date="2013-10-10T11:21:00Z">
            <w:rPr/>
          </w:rPrChange>
        </w:rPr>
      </w:pPr>
      <w:r w:rsidRPr="006C3932">
        <w:rPr>
          <w:lang w:val="fr-CH"/>
          <w:rPrChange w:id="401" w:author="Michael Rütsche" w:date="2013-10-10T11:21:00Z">
            <w:rPr/>
          </w:rPrChange>
        </w:rPr>
        <w:tab/>
      </w:r>
      <w:proofErr w:type="spellStart"/>
      <w:r w:rsidRPr="006C3932">
        <w:rPr>
          <w:lang w:val="fr-CH"/>
          <w:rPrChange w:id="402" w:author="Michael Rütsche" w:date="2013-10-10T11:21:00Z">
            <w:rPr/>
          </w:rPrChange>
        </w:rPr>
        <w:t>Cfg</w:t>
      </w:r>
      <w:proofErr w:type="spellEnd"/>
      <w:r w:rsidRPr="006C3932">
        <w:rPr>
          <w:lang w:val="fr-CH"/>
          <w:rPrChange w:id="403" w:author="Michael Rütsche" w:date="2013-10-10T11:21:00Z">
            <w:rPr/>
          </w:rPrChange>
        </w:rPr>
        <w:t xml:space="preserve">: </w:t>
      </w:r>
      <w:proofErr w:type="spellStart"/>
      <w:r w:rsidRPr="006C3932">
        <w:rPr>
          <w:lang w:val="fr-CH"/>
          <w:rPrChange w:id="404" w:author="Michael Rütsche" w:date="2013-10-10T11:21:00Z">
            <w:rPr/>
          </w:rPrChange>
        </w:rPr>
        <w:t>T_Ctrl_SIf_CYL_Cfg</w:t>
      </w:r>
      <w:proofErr w:type="spellEnd"/>
      <w:r w:rsidRPr="006C3932">
        <w:rPr>
          <w:lang w:val="fr-CH"/>
          <w:rPrChange w:id="405" w:author="Michael Rütsche" w:date="2013-10-10T11:21:00Z">
            <w:rPr/>
          </w:rPrChange>
        </w:rPr>
        <w:t>;</w:t>
      </w:r>
    </w:p>
    <w:p w:rsidR="006B3DAF" w:rsidRPr="006C3932" w:rsidRDefault="006B3DAF" w:rsidP="006B3DAF">
      <w:pPr>
        <w:rPr>
          <w:lang w:val="fr-CH"/>
          <w:rPrChange w:id="406" w:author="Michael Rütsche" w:date="2013-10-10T11:21:00Z">
            <w:rPr/>
          </w:rPrChange>
        </w:rPr>
      </w:pPr>
      <w:r w:rsidRPr="006C3932">
        <w:rPr>
          <w:lang w:val="fr-CH"/>
          <w:rPrChange w:id="407" w:author="Michael Rütsche" w:date="2013-10-10T11:21:00Z">
            <w:rPr/>
          </w:rPrChange>
        </w:rPr>
        <w:tab/>
        <w:t xml:space="preserve">// </w:t>
      </w:r>
      <w:proofErr w:type="spellStart"/>
      <w:proofErr w:type="gramStart"/>
      <w:r w:rsidRPr="006C3932">
        <w:rPr>
          <w:lang w:val="fr-CH"/>
          <w:rPrChange w:id="408" w:author="Michael Rütsche" w:date="2013-10-10T11:21:00Z">
            <w:rPr/>
          </w:rPrChange>
        </w:rPr>
        <w:t>parameter</w:t>
      </w:r>
      <w:proofErr w:type="spellEnd"/>
      <w:proofErr w:type="gramEnd"/>
    </w:p>
    <w:p w:rsidR="006B3DAF" w:rsidRPr="006C3932" w:rsidRDefault="006B3DAF" w:rsidP="006B3DAF">
      <w:pPr>
        <w:rPr>
          <w:lang w:val="fr-CH"/>
          <w:rPrChange w:id="409" w:author="Michael Rütsche" w:date="2013-10-10T11:21:00Z">
            <w:rPr/>
          </w:rPrChange>
        </w:rPr>
      </w:pPr>
      <w:r w:rsidRPr="006C3932">
        <w:rPr>
          <w:lang w:val="fr-CH"/>
          <w:rPrChange w:id="410" w:author="Michael Rütsche" w:date="2013-10-10T11:21:00Z">
            <w:rPr/>
          </w:rPrChange>
        </w:rPr>
        <w:tab/>
        <w:t xml:space="preserve">Par: </w:t>
      </w:r>
      <w:proofErr w:type="spellStart"/>
      <w:r w:rsidRPr="006C3932">
        <w:rPr>
          <w:lang w:val="fr-CH"/>
          <w:rPrChange w:id="411" w:author="Michael Rütsche" w:date="2013-10-10T11:21:00Z">
            <w:rPr/>
          </w:rPrChange>
        </w:rPr>
        <w:t>T_Ctrl_SIf_CYL_Par</w:t>
      </w:r>
      <w:proofErr w:type="spellEnd"/>
      <w:r w:rsidRPr="006C3932">
        <w:rPr>
          <w:lang w:val="fr-CH"/>
          <w:rPrChange w:id="412" w:author="Michael Rütsche" w:date="2013-10-10T11:21:00Z">
            <w:rPr/>
          </w:rPrChange>
        </w:rPr>
        <w:t>;</w:t>
      </w:r>
    </w:p>
    <w:p w:rsidR="006B3DAF" w:rsidRPr="006C3932" w:rsidRDefault="006B3DAF" w:rsidP="006B3DAF">
      <w:pPr>
        <w:rPr>
          <w:lang w:val="fr-CH"/>
          <w:rPrChange w:id="413" w:author="Michael Rütsche" w:date="2013-10-10T11:21:00Z">
            <w:rPr/>
          </w:rPrChange>
        </w:rPr>
      </w:pPr>
      <w:r w:rsidRPr="006C3932">
        <w:rPr>
          <w:lang w:val="fr-CH"/>
          <w:rPrChange w:id="414" w:author="Michael Rütsche" w:date="2013-10-10T11:21:00Z">
            <w:rPr/>
          </w:rPrChange>
        </w:rPr>
        <w:tab/>
        <w:t xml:space="preserve">// </w:t>
      </w:r>
      <w:proofErr w:type="spellStart"/>
      <w:proofErr w:type="gramStart"/>
      <w:r w:rsidRPr="006C3932">
        <w:rPr>
          <w:lang w:val="fr-CH"/>
          <w:rPrChange w:id="415" w:author="Michael Rütsche" w:date="2013-10-10T11:21:00Z">
            <w:rPr/>
          </w:rPrChange>
        </w:rPr>
        <w:t>current</w:t>
      </w:r>
      <w:proofErr w:type="spellEnd"/>
      <w:proofErr w:type="gramEnd"/>
      <w:r w:rsidRPr="006C3932">
        <w:rPr>
          <w:lang w:val="fr-CH"/>
          <w:rPrChange w:id="416" w:author="Michael Rütsche" w:date="2013-10-10T11:21:00Z">
            <w:rPr/>
          </w:rPrChange>
        </w:rPr>
        <w:t xml:space="preserve"> values</w:t>
      </w:r>
    </w:p>
    <w:p w:rsidR="006B3DAF" w:rsidRPr="006C3932" w:rsidRDefault="006B3DAF" w:rsidP="006B3DAF">
      <w:pPr>
        <w:rPr>
          <w:lang w:val="fr-CH"/>
          <w:rPrChange w:id="417" w:author="Michael Rütsche" w:date="2013-10-10T11:21:00Z">
            <w:rPr/>
          </w:rPrChange>
        </w:rPr>
      </w:pPr>
      <w:r w:rsidRPr="006C3932">
        <w:rPr>
          <w:lang w:val="fr-CH"/>
          <w:rPrChange w:id="418" w:author="Michael Rütsche" w:date="2013-10-10T11:21:00Z">
            <w:rPr/>
          </w:rPrChange>
        </w:rPr>
        <w:tab/>
      </w:r>
      <w:proofErr w:type="spellStart"/>
      <w:r w:rsidRPr="006C3932">
        <w:rPr>
          <w:lang w:val="fr-CH"/>
          <w:rPrChange w:id="419" w:author="Michael Rütsche" w:date="2013-10-10T11:21:00Z">
            <w:rPr/>
          </w:rPrChange>
        </w:rPr>
        <w:t>Cur</w:t>
      </w:r>
      <w:proofErr w:type="spellEnd"/>
      <w:r w:rsidRPr="006C3932">
        <w:rPr>
          <w:lang w:val="fr-CH"/>
          <w:rPrChange w:id="420" w:author="Michael Rütsche" w:date="2013-10-10T11:21:00Z">
            <w:rPr/>
          </w:rPrChange>
        </w:rPr>
        <w:t xml:space="preserve">: </w:t>
      </w:r>
      <w:proofErr w:type="spellStart"/>
      <w:r w:rsidRPr="006C3932">
        <w:rPr>
          <w:lang w:val="fr-CH"/>
          <w:rPrChange w:id="421" w:author="Michael Rütsche" w:date="2013-10-10T11:21:00Z">
            <w:rPr/>
          </w:rPrChange>
        </w:rPr>
        <w:t>T_Ctrl_SIf_CYL_Cur</w:t>
      </w:r>
      <w:proofErr w:type="spellEnd"/>
      <w:r w:rsidRPr="006C3932">
        <w:rPr>
          <w:lang w:val="fr-CH"/>
          <w:rPrChange w:id="422" w:author="Michael Rütsche" w:date="2013-10-10T11:21:00Z">
            <w:rPr/>
          </w:rPrChange>
        </w:rPr>
        <w:t>;</w:t>
      </w:r>
    </w:p>
    <w:p w:rsidR="006B3DAF" w:rsidRPr="0073500C" w:rsidRDefault="006B3DAF" w:rsidP="006B3DAF">
      <w:r w:rsidRPr="006C3932">
        <w:rPr>
          <w:lang w:val="fr-CH"/>
          <w:rPrChange w:id="423" w:author="Michael Rütsche" w:date="2013-10-10T11:21:00Z">
            <w:rPr/>
          </w:rPrChange>
        </w:rPr>
        <w:tab/>
      </w:r>
      <w:r w:rsidRPr="0073500C">
        <w:t xml:space="preserve">// </w:t>
      </w:r>
      <w:proofErr w:type="spellStart"/>
      <w:proofErr w:type="gramStart"/>
      <w:r w:rsidRPr="0073500C">
        <w:t>io</w:t>
      </w:r>
      <w:proofErr w:type="spellEnd"/>
      <w:proofErr w:type="gramEnd"/>
      <w:r w:rsidRPr="0073500C">
        <w:t xml:space="preserve"> input</w:t>
      </w:r>
    </w:p>
    <w:p w:rsidR="006B3DAF" w:rsidRPr="0073500C" w:rsidRDefault="006B3DAF" w:rsidP="006B3DAF">
      <w:r w:rsidRPr="0073500C">
        <w:tab/>
        <w:t xml:space="preserve">In: </w:t>
      </w:r>
      <w:proofErr w:type="spellStart"/>
      <w:r w:rsidRPr="0073500C">
        <w:t>T_Ctrl_SIf_CYL_In</w:t>
      </w:r>
      <w:proofErr w:type="spellEnd"/>
      <w:r w:rsidRPr="0073500C">
        <w:t>;</w:t>
      </w:r>
    </w:p>
    <w:p w:rsidR="006B3DAF" w:rsidRPr="0073500C" w:rsidRDefault="006B3DAF" w:rsidP="006B3DAF">
      <w:r w:rsidRPr="0073500C">
        <w:tab/>
        <w:t xml:space="preserve">// </w:t>
      </w:r>
      <w:proofErr w:type="spellStart"/>
      <w:proofErr w:type="gramStart"/>
      <w:r w:rsidRPr="0073500C">
        <w:t>io</w:t>
      </w:r>
      <w:proofErr w:type="spellEnd"/>
      <w:proofErr w:type="gramEnd"/>
      <w:r w:rsidRPr="0073500C">
        <w:t xml:space="preserve"> output</w:t>
      </w:r>
    </w:p>
    <w:p w:rsidR="006B3DAF" w:rsidRPr="0073500C" w:rsidRDefault="006B3DAF" w:rsidP="006B3DAF">
      <w:r w:rsidRPr="0073500C">
        <w:tab/>
        <w:t xml:space="preserve">Out: </w:t>
      </w:r>
      <w:proofErr w:type="spellStart"/>
      <w:r w:rsidRPr="0073500C">
        <w:t>T_Ctrl_SIf_CYL_Out</w:t>
      </w:r>
      <w:proofErr w:type="spellEnd"/>
      <w:r w:rsidRPr="0073500C">
        <w:t>;</w:t>
      </w:r>
    </w:p>
    <w:p w:rsidR="00C25A27" w:rsidRDefault="006B3DAF" w:rsidP="00C25A27">
      <w:r w:rsidRPr="0073500C">
        <w:tab/>
      </w:r>
      <w:r w:rsidR="00C25A27">
        <w:t>//alarm number used in this controller</w:t>
      </w:r>
    </w:p>
    <w:p w:rsidR="00C25A27" w:rsidRDefault="00C25A27" w:rsidP="00C25A27">
      <w:r>
        <w:tab/>
      </w:r>
      <w:proofErr w:type="spellStart"/>
      <w:r w:rsidR="003D57C2" w:rsidRPr="003D57C2">
        <w:t>Alm</w:t>
      </w:r>
      <w:proofErr w:type="spellEnd"/>
      <w:r w:rsidR="003D57C2" w:rsidRPr="003D57C2">
        <w:t xml:space="preserve">:  </w:t>
      </w:r>
      <w:proofErr w:type="gramStart"/>
      <w:r w:rsidR="003D57C2" w:rsidRPr="003D57C2">
        <w:t>ARRAY[</w:t>
      </w:r>
      <w:proofErr w:type="gramEnd"/>
      <w:r w:rsidR="003D57C2" w:rsidRPr="003D57C2">
        <w:t xml:space="preserve">1..6] OF </w:t>
      </w:r>
      <w:proofErr w:type="spellStart"/>
      <w:r w:rsidR="003D57C2" w:rsidRPr="003D57C2">
        <w:t>T_Ctrl_Alm</w:t>
      </w:r>
      <w:proofErr w:type="spellEnd"/>
      <w:r w:rsidR="003D57C2" w:rsidRPr="003D57C2">
        <w:t>;</w:t>
      </w:r>
    </w:p>
    <w:p w:rsidR="006B3DAF" w:rsidRPr="0073500C" w:rsidRDefault="006B3DAF" w:rsidP="00C25A27">
      <w:r w:rsidRPr="0073500C">
        <w:tab/>
        <w:t>// interlock of output/movements</w:t>
      </w:r>
    </w:p>
    <w:p w:rsidR="00647DFC" w:rsidRDefault="006B3DAF" w:rsidP="006B3DAF">
      <w:r w:rsidRPr="0073500C">
        <w:tab/>
        <w:t xml:space="preserve">Ilk: </w:t>
      </w:r>
      <w:proofErr w:type="spellStart"/>
      <w:r w:rsidRPr="0073500C">
        <w:t>T_Ctrl_SIf_CYL_Ilk</w:t>
      </w:r>
      <w:proofErr w:type="spellEnd"/>
      <w:r w:rsidRPr="0073500C">
        <w:t>;</w:t>
      </w:r>
    </w:p>
    <w:p w:rsidR="00647DFC" w:rsidRPr="00C25A27" w:rsidRDefault="00647DFC" w:rsidP="006B3DAF"/>
    <w:p w:rsidR="00D957B7" w:rsidRPr="0073500C" w:rsidRDefault="00D957B7" w:rsidP="00D957B7">
      <w:pPr>
        <w:pStyle w:val="berschrift3"/>
      </w:pPr>
      <w:bookmarkStart w:id="424" w:name="_Toc371519647"/>
      <w:r w:rsidRPr="0073500C">
        <w:t>Modes</w:t>
      </w:r>
      <w:bookmarkEnd w:id="424"/>
    </w:p>
    <w:p w:rsidR="00CB3D22" w:rsidRPr="0073500C" w:rsidRDefault="00CB3D22" w:rsidP="00CB3D22">
      <w:r w:rsidRPr="0073500C">
        <w:t xml:space="preserve">We differentiate two different modes. For the automatic sequences the commands are written over the </w:t>
      </w:r>
      <w:proofErr w:type="spellStart"/>
      <w:r w:rsidRPr="0073500C">
        <w:t>Job.ACmd</w:t>
      </w:r>
      <w:proofErr w:type="spellEnd"/>
      <w:r w:rsidRPr="0073500C">
        <w:t xml:space="preserve"> channel from parent controller to sub controller. The manual commands are for testing and services, so the selected controller follows in the manual mode no more his parent but the UI button per example.</w:t>
      </w:r>
    </w:p>
    <w:p w:rsidR="00CB3D22" w:rsidRPr="0073500C" w:rsidRDefault="00CB3D22" w:rsidP="00D957B7"/>
    <w:p w:rsidR="00D957B7" w:rsidRPr="0073500C" w:rsidRDefault="00CB3D22" w:rsidP="00D957B7">
      <w:r w:rsidRPr="0073500C">
        <w:t>Automatic (</w:t>
      </w:r>
      <w:r w:rsidR="00D957B7" w:rsidRPr="0073500C">
        <w:t>Production</w:t>
      </w:r>
      <w:r w:rsidRPr="0073500C">
        <w:t xml:space="preserve">) mode -&gt; command parent -&gt; child over </w:t>
      </w:r>
      <w:proofErr w:type="spellStart"/>
      <w:r w:rsidRPr="0073500C">
        <w:t>ACmd</w:t>
      </w:r>
      <w:proofErr w:type="spellEnd"/>
      <w:r w:rsidRPr="0073500C">
        <w:t xml:space="preserve"> channel</w:t>
      </w:r>
    </w:p>
    <w:p w:rsidR="00D957B7" w:rsidRPr="0073500C" w:rsidRDefault="00D957B7" w:rsidP="00D957B7">
      <w:r w:rsidRPr="0073500C">
        <w:t>Manual</w:t>
      </w:r>
      <w:r w:rsidR="00CB3D22" w:rsidRPr="0073500C">
        <w:t xml:space="preserve"> mode -&gt; command UI -&gt; UI over </w:t>
      </w:r>
      <w:proofErr w:type="spellStart"/>
      <w:r w:rsidR="00CB3D22" w:rsidRPr="0073500C">
        <w:t>MCmd</w:t>
      </w:r>
      <w:proofErr w:type="spellEnd"/>
      <w:r w:rsidR="00CB3D22" w:rsidRPr="0073500C">
        <w:t xml:space="preserve"> channel</w:t>
      </w:r>
    </w:p>
    <w:p w:rsidR="00D957B7" w:rsidRPr="0073500C" w:rsidRDefault="00D957B7" w:rsidP="00D957B7"/>
    <w:p w:rsidR="00FB393F" w:rsidRPr="0073500C" w:rsidRDefault="00D957B7" w:rsidP="00D957B7">
      <w:r w:rsidRPr="0073500C">
        <w:t>For safety reason it’s important to distinguish mode and operation mode. For the operation mode it is</w:t>
      </w:r>
      <w:r w:rsidR="00FB393F" w:rsidRPr="0073500C">
        <w:t xml:space="preserve"> enough to distinguish</w:t>
      </w:r>
      <w:r w:rsidRPr="0073500C">
        <w:t xml:space="preserve"> automatic and service. </w:t>
      </w:r>
      <w:r w:rsidR="00FB393F" w:rsidRPr="0073500C">
        <w:t xml:space="preserve">This operation mode description should be done in manual and safety documents. </w:t>
      </w:r>
      <w:r w:rsidRPr="0073500C">
        <w:t xml:space="preserve">In service is it </w:t>
      </w:r>
      <w:r w:rsidR="00FB393F" w:rsidRPr="0073500C">
        <w:t xml:space="preserve">necessary </w:t>
      </w:r>
      <w:r w:rsidRPr="0073500C">
        <w:t xml:space="preserve">to control per example </w:t>
      </w:r>
      <w:r w:rsidR="00FB393F" w:rsidRPr="0073500C">
        <w:t xml:space="preserve">a servo motor with open guard doors. This is only allowed with death man switch or safety speed supervision equipment. </w:t>
      </w:r>
    </w:p>
    <w:p w:rsidR="00D957B7" w:rsidRPr="0073500C" w:rsidRDefault="00D957B7" w:rsidP="00D957B7">
      <w:pPr>
        <w:pStyle w:val="berschrift3"/>
      </w:pPr>
      <w:bookmarkStart w:id="425" w:name="_Toc371519648"/>
      <w:r w:rsidRPr="0073500C">
        <w:t>Commands</w:t>
      </w:r>
      <w:r w:rsidR="00520A10" w:rsidRPr="0073500C">
        <w:t xml:space="preserve"> / Stat</w:t>
      </w:r>
      <w:r w:rsidR="00CB3D22" w:rsidRPr="0073500C">
        <w:t>e</w:t>
      </w:r>
      <w:bookmarkEnd w:id="425"/>
    </w:p>
    <w:p w:rsidR="00C07EA0" w:rsidRPr="0073500C" w:rsidRDefault="00580B4C" w:rsidP="00580B4C">
      <w:r w:rsidRPr="0073500C">
        <w:t>The command and state channels should be defined over enumeration. So they are shown in debugging and watch windows with the string defined in the enumeration.</w:t>
      </w:r>
      <w:r w:rsidR="00233476" w:rsidRPr="0073500C">
        <w:t xml:space="preserve"> </w:t>
      </w:r>
      <w:r w:rsidRPr="0073500C">
        <w:t>To be sure which commands are available respective implemented for a controller a command array extends the common interface.</w:t>
      </w:r>
    </w:p>
    <w:p w:rsidR="00BC711F" w:rsidRPr="0073500C" w:rsidRDefault="00BC711F" w:rsidP="00580B4C"/>
    <w:p w:rsidR="00BC711F" w:rsidRPr="0073500C" w:rsidRDefault="00BC711F" w:rsidP="00580B4C">
      <w:r w:rsidRPr="0073500C">
        <w:lastRenderedPageBreak/>
        <w:t xml:space="preserve">Every controller </w:t>
      </w:r>
      <w:r w:rsidR="00233476" w:rsidRPr="0073500C">
        <w:t>has</w:t>
      </w:r>
      <w:r w:rsidRPr="0073500C">
        <w:t xml:space="preserve"> </w:t>
      </w:r>
      <w:r w:rsidR="00233476" w:rsidRPr="0073500C">
        <w:t>these states because they are already defined in base controller</w:t>
      </w:r>
      <w:r w:rsidRPr="0073500C">
        <w:t>:</w:t>
      </w:r>
    </w:p>
    <w:p w:rsidR="00233476" w:rsidRPr="0073500C" w:rsidRDefault="00BC711F" w:rsidP="00580B4C">
      <w:r w:rsidRPr="0073500C">
        <w:t>PON</w:t>
      </w:r>
      <w:r w:rsidR="00233476" w:rsidRPr="0073500C">
        <w:t xml:space="preserve"> </w:t>
      </w:r>
      <w:r w:rsidR="00233476" w:rsidRPr="0073500C">
        <w:tab/>
      </w:r>
      <w:r w:rsidR="00233476" w:rsidRPr="0073500C">
        <w:tab/>
        <w:t>-&gt; Power on, first state after power on, for initializing</w:t>
      </w:r>
    </w:p>
    <w:p w:rsidR="00233476" w:rsidRPr="0073500C" w:rsidRDefault="00233476" w:rsidP="00580B4C">
      <w:r w:rsidRPr="0073500C">
        <w:t>OFF</w:t>
      </w:r>
      <w:r w:rsidRPr="0073500C">
        <w:tab/>
      </w:r>
      <w:r w:rsidRPr="0073500C">
        <w:tab/>
        <w:t xml:space="preserve">-&gt; </w:t>
      </w:r>
      <w:r w:rsidR="00C25A27">
        <w:t>off, fast stop, switch off</w:t>
      </w:r>
    </w:p>
    <w:p w:rsidR="00233476" w:rsidRPr="0073500C" w:rsidRDefault="00233476" w:rsidP="00580B4C">
      <w:proofErr w:type="gramStart"/>
      <w:r w:rsidRPr="0073500C">
        <w:t>ERROR</w:t>
      </w:r>
      <w:r w:rsidRPr="0073500C">
        <w:tab/>
      </w:r>
      <w:r w:rsidRPr="0073500C">
        <w:tab/>
        <w:t>-&gt; Failure of devices, sensors etc.</w:t>
      </w:r>
      <w:proofErr w:type="gramEnd"/>
    </w:p>
    <w:p w:rsidR="00BC711F" w:rsidRPr="0073500C" w:rsidRDefault="00233476" w:rsidP="00580B4C">
      <w:proofErr w:type="spellStart"/>
      <w:r w:rsidRPr="0073500C">
        <w:t>ERRORQuit</w:t>
      </w:r>
      <w:proofErr w:type="spellEnd"/>
      <w:r w:rsidRPr="0073500C">
        <w:tab/>
        <w:t>-&gt; Reset failures and decide which is the next state</w:t>
      </w:r>
    </w:p>
    <w:p w:rsidR="00233476" w:rsidRDefault="00233476" w:rsidP="00580B4C">
      <w:r w:rsidRPr="0073500C">
        <w:t>SINGLE_ANSWER</w:t>
      </w:r>
      <w:r w:rsidRPr="0073500C">
        <w:tab/>
        <w:t>-&gt; Simulation of command/state interface, no code is executed / needed</w:t>
      </w:r>
    </w:p>
    <w:p w:rsidR="00C25A27" w:rsidRDefault="00C25A27" w:rsidP="00580B4C"/>
    <w:p w:rsidR="00520A10" w:rsidRPr="0073500C" w:rsidRDefault="00520A10" w:rsidP="00520A10">
      <w:pPr>
        <w:pStyle w:val="berschrift3"/>
      </w:pPr>
      <w:bookmarkStart w:id="426" w:name="_Toc371519649"/>
      <w:r w:rsidRPr="0073500C">
        <w:t>IO handling</w:t>
      </w:r>
      <w:bookmarkEnd w:id="426"/>
    </w:p>
    <w:p w:rsidR="00520A10" w:rsidRPr="0073500C" w:rsidRDefault="00580B4C" w:rsidP="00520A10">
      <w:r w:rsidRPr="0073500C">
        <w:t>With local input and output bridges in the controller it could be guaranteed the most possible flexibility. So the controller instances could run in different task classes.</w:t>
      </w:r>
      <w:r w:rsidR="00950F16" w:rsidRPr="0073500C">
        <w:t xml:space="preserve"> In the </w:t>
      </w:r>
      <w:proofErr w:type="spellStart"/>
      <w:r w:rsidR="00950F16" w:rsidRPr="0073500C">
        <w:t>io</w:t>
      </w:r>
      <w:proofErr w:type="spellEnd"/>
      <w:r w:rsidR="00950F16" w:rsidRPr="0073500C">
        <w:t xml:space="preserve">-bridges are also solved the </w:t>
      </w:r>
      <w:proofErr w:type="spellStart"/>
      <w:r w:rsidR="00950F16" w:rsidRPr="0073500C">
        <w:t>io</w:t>
      </w:r>
      <w:proofErr w:type="spellEnd"/>
      <w:r w:rsidR="00950F16" w:rsidRPr="0073500C">
        <w:t xml:space="preserve">-forcing from UI and the local </w:t>
      </w:r>
      <w:proofErr w:type="spellStart"/>
      <w:proofErr w:type="gramStart"/>
      <w:r w:rsidR="00950F16" w:rsidRPr="0073500C">
        <w:t>io</w:t>
      </w:r>
      <w:proofErr w:type="spellEnd"/>
      <w:proofErr w:type="gramEnd"/>
      <w:r w:rsidR="00950F16" w:rsidRPr="0073500C">
        <w:t xml:space="preserve"> simulation with disconnection of the hardware </w:t>
      </w:r>
      <w:proofErr w:type="spellStart"/>
      <w:r w:rsidR="00950F16" w:rsidRPr="0073500C">
        <w:t>io’s</w:t>
      </w:r>
      <w:proofErr w:type="spellEnd"/>
      <w:r w:rsidR="00950F16" w:rsidRPr="0073500C">
        <w:t>.</w:t>
      </w:r>
    </w:p>
    <w:p w:rsidR="00AF687F" w:rsidRPr="0073500C" w:rsidRDefault="00AF687F" w:rsidP="00520A10">
      <w:r w:rsidRPr="0073500C">
        <w:t xml:space="preserve">Problems with </w:t>
      </w:r>
      <w:proofErr w:type="spellStart"/>
      <w:r w:rsidRPr="0073500C">
        <w:t>io</w:t>
      </w:r>
      <w:proofErr w:type="spellEnd"/>
      <w:r w:rsidRPr="0073500C">
        <w:t>-handling:</w:t>
      </w:r>
    </w:p>
    <w:p w:rsidR="00AF687F" w:rsidRPr="0073500C" w:rsidRDefault="00AF687F" w:rsidP="00AF687F">
      <w:pPr>
        <w:pStyle w:val="Listenabsatz"/>
        <w:numPr>
          <w:ilvl w:val="0"/>
          <w:numId w:val="22"/>
        </w:numPr>
      </w:pPr>
      <w:r w:rsidRPr="0073500C">
        <w:t xml:space="preserve">If mapped </w:t>
      </w:r>
      <w:proofErr w:type="spellStart"/>
      <w:r w:rsidRPr="0073500C">
        <w:t>io</w:t>
      </w:r>
      <w:proofErr w:type="spellEnd"/>
      <w:r w:rsidRPr="0073500C">
        <w:t xml:space="preserve"> is in </w:t>
      </w:r>
      <w:proofErr w:type="spellStart"/>
      <w:r w:rsidRPr="0073500C">
        <w:t>struct</w:t>
      </w:r>
      <w:proofErr w:type="spellEnd"/>
      <w:r w:rsidRPr="0073500C">
        <w:t xml:space="preserve"> defined there are a lot of </w:t>
      </w:r>
      <w:proofErr w:type="spellStart"/>
      <w:r w:rsidRPr="0073500C">
        <w:t>io’s</w:t>
      </w:r>
      <w:proofErr w:type="spellEnd"/>
      <w:r w:rsidRPr="0073500C">
        <w:t xml:space="preserve"> without a connection to the hardware (</w:t>
      </w:r>
      <w:proofErr w:type="spellStart"/>
      <w:r w:rsidRPr="0073500C">
        <w:t>p.e.</w:t>
      </w:r>
      <w:proofErr w:type="spellEnd"/>
      <w:r w:rsidRPr="0073500C">
        <w:t xml:space="preserve"> cylinder 2 inputs and 2 outputs in default, usage for </w:t>
      </w:r>
      <w:proofErr w:type="spellStart"/>
      <w:r w:rsidRPr="0073500C">
        <w:t>monostable</w:t>
      </w:r>
      <w:proofErr w:type="spellEnd"/>
      <w:r w:rsidRPr="0073500C">
        <w:t xml:space="preserve"> without sensors only 1 output)</w:t>
      </w:r>
    </w:p>
    <w:p w:rsidR="00AF687F" w:rsidRPr="0073500C" w:rsidRDefault="00AF687F" w:rsidP="00AF687F">
      <w:pPr>
        <w:pStyle w:val="Listenabsatz"/>
        <w:numPr>
          <w:ilvl w:val="0"/>
          <w:numId w:val="22"/>
        </w:numPr>
      </w:pPr>
      <w:r w:rsidRPr="0073500C">
        <w:t>Sensor signal could have a normally closed or normally open logic, this should be shown in the name (Suffix _NC or _NO) and implemented the different behaviour in one standard FUB</w:t>
      </w:r>
    </w:p>
    <w:p w:rsidR="00AF687F" w:rsidRPr="0073500C" w:rsidRDefault="00AF687F" w:rsidP="00AF687F">
      <w:pPr>
        <w:pStyle w:val="Listenabsatz"/>
        <w:numPr>
          <w:ilvl w:val="0"/>
          <w:numId w:val="22"/>
        </w:numPr>
      </w:pPr>
      <w:r w:rsidRPr="0073500C">
        <w:t>…</w:t>
      </w:r>
    </w:p>
    <w:p w:rsidR="00AF687F" w:rsidRPr="00E85FFE" w:rsidRDefault="00AF687F" w:rsidP="00AF687F">
      <w:r w:rsidRPr="00E85FFE">
        <w:t xml:space="preserve">One possible solution for this problem is to add global defined </w:t>
      </w:r>
      <w:proofErr w:type="spellStart"/>
      <w:proofErr w:type="gramStart"/>
      <w:r w:rsidRPr="00E85FFE">
        <w:t>io</w:t>
      </w:r>
      <w:proofErr w:type="spellEnd"/>
      <w:proofErr w:type="gramEnd"/>
      <w:r w:rsidRPr="00E85FFE">
        <w:t xml:space="preserve"> variables as input or output to the </w:t>
      </w:r>
      <w:r w:rsidR="001F4F9A" w:rsidRPr="00E85FFE">
        <w:t xml:space="preserve">FUB. So only the really used </w:t>
      </w:r>
      <w:proofErr w:type="spellStart"/>
      <w:proofErr w:type="gramStart"/>
      <w:r w:rsidR="001F4F9A" w:rsidRPr="00E85FFE">
        <w:t>io</w:t>
      </w:r>
      <w:proofErr w:type="spellEnd"/>
      <w:proofErr w:type="gramEnd"/>
      <w:r w:rsidR="001F4F9A" w:rsidRPr="00E85FFE">
        <w:t xml:space="preserve"> </w:t>
      </w:r>
      <w:r w:rsidRPr="00E85FFE">
        <w:t>variables will be defined</w:t>
      </w:r>
      <w:r w:rsidR="001F4F9A" w:rsidRPr="00E85FFE">
        <w:t>, perhaps directly with explicit mapping information, and with a comparison at the handover the logic of the inputs (NC/NO) could be easy corrected. The disadvantage of this option is the separate define of every variable and the manually add to the handover of the instance of every controller.</w:t>
      </w:r>
    </w:p>
    <w:p w:rsidR="001F4F9A" w:rsidRPr="0073500C" w:rsidRDefault="001F4F9A" w:rsidP="00AF687F"/>
    <w:p w:rsidR="001F4F9A" w:rsidRPr="0073500C" w:rsidRDefault="001F4F9A" w:rsidP="00AF687F">
      <w:r w:rsidRPr="0073500C">
        <w:t>Example:</w:t>
      </w:r>
    </w:p>
    <w:p w:rsidR="001F4F9A" w:rsidRPr="0073500C" w:rsidRDefault="001F4F9A" w:rsidP="00AF687F">
      <w:r w:rsidRPr="0073500C">
        <w:t>Global</w:t>
      </w:r>
      <w:r w:rsidR="00832F7E">
        <w:t xml:space="preserve"> </w:t>
      </w:r>
      <w:proofErr w:type="spellStart"/>
      <w:proofErr w:type="gramStart"/>
      <w:r w:rsidR="00832F7E">
        <w:t>io</w:t>
      </w:r>
      <w:proofErr w:type="spellEnd"/>
      <w:proofErr w:type="gramEnd"/>
      <w:r w:rsidRPr="0073500C">
        <w:t xml:space="preserve"> definition with mapping:</w:t>
      </w:r>
    </w:p>
    <w:p w:rsidR="001F4F9A" w:rsidRPr="0073500C" w:rsidRDefault="0034034F" w:rsidP="00AF687F">
      <w:r w:rsidRPr="0073500C">
        <w:rPr>
          <w:noProof/>
          <w:lang w:val="de-CH" w:eastAsia="de-CH"/>
        </w:rPr>
        <w:drawing>
          <wp:inline distT="0" distB="0" distL="0" distR="0" wp14:anchorId="7D12DC62" wp14:editId="579DA984">
            <wp:extent cx="5940425" cy="783762"/>
            <wp:effectExtent l="0" t="0" r="317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0425" cy="783762"/>
                    </a:xfrm>
                    <a:prstGeom prst="rect">
                      <a:avLst/>
                    </a:prstGeom>
                  </pic:spPr>
                </pic:pic>
              </a:graphicData>
            </a:graphic>
          </wp:inline>
        </w:drawing>
      </w:r>
    </w:p>
    <w:p w:rsidR="00BC711F" w:rsidRPr="0073500C" w:rsidRDefault="00BC711F" w:rsidP="00AF687F"/>
    <w:p w:rsidR="001F4F9A" w:rsidRPr="0073500C" w:rsidRDefault="00755B13" w:rsidP="00AF687F">
      <w:r w:rsidRPr="0073500C">
        <w:t xml:space="preserve">Call </w:t>
      </w:r>
      <w:proofErr w:type="spellStart"/>
      <w:r w:rsidRPr="0073500C">
        <w:t>fb</w:t>
      </w:r>
      <w:proofErr w:type="spellEnd"/>
      <w:r w:rsidRPr="0073500C">
        <w:t xml:space="preserve"> instance:</w:t>
      </w:r>
    </w:p>
    <w:p w:rsidR="0034034F" w:rsidRPr="0073500C" w:rsidRDefault="0034034F" w:rsidP="0034034F">
      <w:proofErr w:type="spellStart"/>
      <w:r w:rsidRPr="0073500C">
        <w:t>fbCyl_AB.In_</w:t>
      </w:r>
      <w:proofErr w:type="gramStart"/>
      <w:r w:rsidRPr="0073500C">
        <w:t>bolRetract</w:t>
      </w:r>
      <w:r w:rsidR="00BC711F" w:rsidRPr="0073500C">
        <w:t>ed</w:t>
      </w:r>
      <w:proofErr w:type="spellEnd"/>
      <w:r w:rsidRPr="0073500C">
        <w:t xml:space="preserve"> :</w:t>
      </w:r>
      <w:proofErr w:type="gramEnd"/>
      <w:r w:rsidRPr="0073500C">
        <w:t xml:space="preserve">= </w:t>
      </w:r>
      <w:proofErr w:type="spellStart"/>
      <w:r w:rsidRPr="0073500C">
        <w:t>In_bolCyl_AB_Retract_NO</w:t>
      </w:r>
      <w:proofErr w:type="spellEnd"/>
      <w:r w:rsidRPr="0073500C">
        <w:t>;</w:t>
      </w:r>
    </w:p>
    <w:p w:rsidR="0034034F" w:rsidRPr="0073500C" w:rsidRDefault="0034034F" w:rsidP="0034034F">
      <w:proofErr w:type="spellStart"/>
      <w:r w:rsidRPr="0073500C">
        <w:t>fbCyl_AB.In_</w:t>
      </w:r>
      <w:proofErr w:type="gramStart"/>
      <w:r w:rsidRPr="0073500C">
        <w:t>bolExtend</w:t>
      </w:r>
      <w:r w:rsidR="00BC711F" w:rsidRPr="0073500C">
        <w:t>ed</w:t>
      </w:r>
      <w:proofErr w:type="spellEnd"/>
      <w:r w:rsidRPr="0073500C">
        <w:t xml:space="preserve"> :</w:t>
      </w:r>
      <w:proofErr w:type="gramEnd"/>
      <w:r w:rsidRPr="0073500C">
        <w:t xml:space="preserve">= (NOT </w:t>
      </w:r>
      <w:proofErr w:type="spellStart"/>
      <w:r w:rsidRPr="0073500C">
        <w:t>In_bolCyl_AB_Extend_NC</w:t>
      </w:r>
      <w:proofErr w:type="spellEnd"/>
      <w:r w:rsidRPr="0073500C">
        <w:t>);</w:t>
      </w:r>
    </w:p>
    <w:p w:rsidR="0034034F" w:rsidRPr="0073500C" w:rsidRDefault="0034034F" w:rsidP="0034034F">
      <w:proofErr w:type="spellStart"/>
      <w:r w:rsidRPr="0073500C">
        <w:t>fbCyl_</w:t>
      </w:r>
      <w:proofErr w:type="gramStart"/>
      <w:r w:rsidRPr="0073500C">
        <w:t>AB</w:t>
      </w:r>
      <w:proofErr w:type="spellEnd"/>
      <w:r w:rsidRPr="0073500C">
        <w:t>(</w:t>
      </w:r>
      <w:proofErr w:type="gramEnd"/>
      <w:r w:rsidRPr="0073500C">
        <w:t>);</w:t>
      </w:r>
    </w:p>
    <w:p w:rsidR="0034034F" w:rsidRPr="0073500C" w:rsidRDefault="0034034F" w:rsidP="0034034F">
      <w:proofErr w:type="spellStart"/>
      <w:r w:rsidRPr="0073500C">
        <w:t>Out_bolCyl_AB_</w:t>
      </w:r>
      <w:proofErr w:type="gramStart"/>
      <w:r w:rsidRPr="0073500C">
        <w:t>Retract</w:t>
      </w:r>
      <w:proofErr w:type="spellEnd"/>
      <w:r w:rsidRPr="0073500C">
        <w:t xml:space="preserve"> :</w:t>
      </w:r>
      <w:proofErr w:type="gramEnd"/>
      <w:r w:rsidRPr="0073500C">
        <w:t xml:space="preserve">= </w:t>
      </w:r>
      <w:proofErr w:type="spellStart"/>
      <w:r w:rsidRPr="0073500C">
        <w:t>fbCyl_AB.Out_bolRetract</w:t>
      </w:r>
      <w:proofErr w:type="spellEnd"/>
      <w:r w:rsidRPr="0073500C">
        <w:t>;</w:t>
      </w:r>
    </w:p>
    <w:p w:rsidR="0034034F" w:rsidRPr="0073500C" w:rsidRDefault="0034034F" w:rsidP="0034034F">
      <w:proofErr w:type="spellStart"/>
      <w:r w:rsidRPr="0073500C">
        <w:t>Out_bolCyl_AB_</w:t>
      </w:r>
      <w:proofErr w:type="gramStart"/>
      <w:r w:rsidRPr="0073500C">
        <w:t>Extend</w:t>
      </w:r>
      <w:proofErr w:type="spellEnd"/>
      <w:r w:rsidRPr="0073500C">
        <w:t xml:space="preserve"> :</w:t>
      </w:r>
      <w:proofErr w:type="gramEnd"/>
      <w:r w:rsidRPr="0073500C">
        <w:t xml:space="preserve">= </w:t>
      </w:r>
      <w:proofErr w:type="spellStart"/>
      <w:r w:rsidRPr="0073500C">
        <w:t>fbCyl_AB.Out_bolExtend</w:t>
      </w:r>
      <w:proofErr w:type="spellEnd"/>
      <w:r w:rsidRPr="0073500C">
        <w:t>;</w:t>
      </w:r>
    </w:p>
    <w:p w:rsidR="0034034F" w:rsidRPr="00D42336" w:rsidRDefault="0034034F" w:rsidP="0034034F"/>
    <w:p w:rsidR="0034034F" w:rsidRPr="00D42336" w:rsidRDefault="0034034F" w:rsidP="0034034F">
      <w:pPr>
        <w:rPr>
          <w:rPrChange w:id="427" w:author="Michael Rütsche" w:date="2013-11-06T08:37:00Z">
            <w:rPr>
              <w:color w:val="FF0000"/>
            </w:rPr>
          </w:rPrChange>
        </w:rPr>
      </w:pPr>
      <w:r w:rsidRPr="00D42336">
        <w:rPr>
          <w:rPrChange w:id="428" w:author="Michael Rütsche" w:date="2013-11-06T08:37:00Z">
            <w:rPr>
              <w:color w:val="FF0000"/>
            </w:rPr>
          </w:rPrChange>
        </w:rPr>
        <w:t>Handling in FUB:</w:t>
      </w:r>
    </w:p>
    <w:p w:rsidR="00BC711F" w:rsidRPr="00D42336" w:rsidRDefault="00BC711F" w:rsidP="0034034F">
      <w:pPr>
        <w:rPr>
          <w:rPrChange w:id="429" w:author="Michael Rütsche" w:date="2013-11-06T08:37:00Z">
            <w:rPr>
              <w:color w:val="FF0000"/>
            </w:rPr>
          </w:rPrChange>
        </w:rPr>
      </w:pPr>
    </w:p>
    <w:p w:rsidR="0034034F" w:rsidRPr="00D42336" w:rsidRDefault="00BC711F" w:rsidP="0034034F">
      <w:pPr>
        <w:rPr>
          <w:rPrChange w:id="430" w:author="Michael Rütsche" w:date="2013-11-06T08:37:00Z">
            <w:rPr>
              <w:color w:val="FF0000"/>
            </w:rPr>
          </w:rPrChange>
        </w:rPr>
      </w:pPr>
      <w:r w:rsidRPr="00D42336">
        <w:rPr>
          <w:rPrChange w:id="431" w:author="Michael Rütsche" w:date="2013-11-06T08:37:00Z">
            <w:rPr>
              <w:color w:val="FF0000"/>
            </w:rPr>
          </w:rPrChange>
        </w:rPr>
        <w:t xml:space="preserve">Method </w:t>
      </w:r>
      <w:proofErr w:type="spellStart"/>
      <w:r w:rsidRPr="00D42336">
        <w:rPr>
          <w:rPrChange w:id="432" w:author="Michael Rütsche" w:date="2013-11-06T08:37:00Z">
            <w:rPr>
              <w:color w:val="FF0000"/>
            </w:rPr>
          </w:rPrChange>
        </w:rPr>
        <w:t>InBridge</w:t>
      </w:r>
      <w:proofErr w:type="spellEnd"/>
      <w:r w:rsidRPr="00D42336">
        <w:rPr>
          <w:rPrChange w:id="433" w:author="Michael Rütsche" w:date="2013-11-06T08:37:00Z">
            <w:rPr>
              <w:color w:val="FF0000"/>
            </w:rPr>
          </w:rPrChange>
        </w:rPr>
        <w:t>:</w:t>
      </w:r>
    </w:p>
    <w:p w:rsidR="00BC711F" w:rsidRPr="00D42336" w:rsidRDefault="00BC711F" w:rsidP="00BC711F">
      <w:pPr>
        <w:ind w:left="709"/>
        <w:rPr>
          <w:rPrChange w:id="434" w:author="Michael Rütsche" w:date="2013-11-06T08:37:00Z">
            <w:rPr>
              <w:color w:val="FF0000"/>
            </w:rPr>
          </w:rPrChange>
        </w:rPr>
      </w:pPr>
      <w:r w:rsidRPr="00D42336">
        <w:rPr>
          <w:rPrChange w:id="435" w:author="Michael Rütsche" w:date="2013-11-06T08:37:00Z">
            <w:rPr>
              <w:color w:val="FF0000"/>
            </w:rPr>
          </w:rPrChange>
        </w:rPr>
        <w:t xml:space="preserve">// </w:t>
      </w:r>
      <w:proofErr w:type="spellStart"/>
      <w:r w:rsidRPr="00D42336">
        <w:rPr>
          <w:rPrChange w:id="436" w:author="Michael Rütsche" w:date="2013-11-06T08:37:00Z">
            <w:rPr>
              <w:color w:val="FF0000"/>
            </w:rPr>
          </w:rPrChange>
        </w:rPr>
        <w:t>digitale</w:t>
      </w:r>
      <w:proofErr w:type="spellEnd"/>
      <w:r w:rsidRPr="00D42336">
        <w:rPr>
          <w:rPrChange w:id="437" w:author="Michael Rütsche" w:date="2013-11-06T08:37:00Z">
            <w:rPr>
              <w:color w:val="FF0000"/>
            </w:rPr>
          </w:rPrChange>
        </w:rPr>
        <w:t xml:space="preserve"> and </w:t>
      </w:r>
      <w:proofErr w:type="spellStart"/>
      <w:r w:rsidRPr="00D42336">
        <w:rPr>
          <w:rPrChange w:id="438" w:author="Michael Rütsche" w:date="2013-11-06T08:37:00Z">
            <w:rPr>
              <w:color w:val="FF0000"/>
            </w:rPr>
          </w:rPrChange>
        </w:rPr>
        <w:t>analoge</w:t>
      </w:r>
      <w:proofErr w:type="spellEnd"/>
      <w:r w:rsidRPr="00D42336">
        <w:rPr>
          <w:rPrChange w:id="439" w:author="Michael Rütsche" w:date="2013-11-06T08:37:00Z">
            <w:rPr>
              <w:color w:val="FF0000"/>
            </w:rPr>
          </w:rPrChange>
        </w:rPr>
        <w:t xml:space="preserve"> inputs read from hardware or forcing</w:t>
      </w:r>
    </w:p>
    <w:p w:rsidR="00BC711F" w:rsidRPr="00D42336" w:rsidRDefault="00BC711F" w:rsidP="00BC711F">
      <w:pPr>
        <w:ind w:left="709"/>
        <w:rPr>
          <w:rPrChange w:id="440" w:author="Michael Rütsche" w:date="2013-11-06T08:37:00Z">
            <w:rPr>
              <w:color w:val="FF0000"/>
            </w:rPr>
          </w:rPrChange>
        </w:rPr>
      </w:pPr>
      <w:proofErr w:type="spellStart"/>
      <w:proofErr w:type="gramStart"/>
      <w:r w:rsidRPr="00D42336">
        <w:rPr>
          <w:rPrChange w:id="441" w:author="Michael Rütsche" w:date="2013-11-06T08:37:00Z">
            <w:rPr>
              <w:color w:val="FF0000"/>
            </w:rPr>
          </w:rPrChange>
        </w:rPr>
        <w:t>SIf.In.bolExtended.map</w:t>
      </w:r>
      <w:proofErr w:type="spellEnd"/>
      <w:r w:rsidRPr="00D42336">
        <w:rPr>
          <w:rPrChange w:id="442" w:author="Michael Rütsche" w:date="2013-11-06T08:37:00Z">
            <w:rPr>
              <w:color w:val="FF0000"/>
            </w:rPr>
          </w:rPrChange>
        </w:rPr>
        <w:t xml:space="preserve"> :</w:t>
      </w:r>
      <w:proofErr w:type="gramEnd"/>
      <w:r w:rsidRPr="00D42336">
        <w:rPr>
          <w:rPrChange w:id="443" w:author="Michael Rütsche" w:date="2013-11-06T08:37:00Z">
            <w:rPr>
              <w:color w:val="FF0000"/>
            </w:rPr>
          </w:rPrChange>
        </w:rPr>
        <w:t>= THIS^.</w:t>
      </w:r>
      <w:proofErr w:type="spellStart"/>
      <w:r w:rsidRPr="00D42336">
        <w:rPr>
          <w:rPrChange w:id="444" w:author="Michael Rütsche" w:date="2013-11-06T08:37:00Z">
            <w:rPr>
              <w:color w:val="FF0000"/>
            </w:rPr>
          </w:rPrChange>
        </w:rPr>
        <w:t>In_bolExtend</w:t>
      </w:r>
      <w:proofErr w:type="spellEnd"/>
      <w:r w:rsidRPr="00D42336">
        <w:rPr>
          <w:rPrChange w:id="445" w:author="Michael Rütsche" w:date="2013-11-06T08:37:00Z">
            <w:rPr>
              <w:color w:val="FF0000"/>
            </w:rPr>
          </w:rPrChange>
        </w:rPr>
        <w:t>;</w:t>
      </w:r>
    </w:p>
    <w:p w:rsidR="00BC711F" w:rsidRPr="00D42336" w:rsidRDefault="00BC711F" w:rsidP="00BC711F">
      <w:pPr>
        <w:ind w:left="709"/>
        <w:rPr>
          <w:rPrChange w:id="446" w:author="Michael Rütsche" w:date="2013-11-06T08:37:00Z">
            <w:rPr>
              <w:color w:val="FF0000"/>
            </w:rPr>
          </w:rPrChange>
        </w:rPr>
      </w:pPr>
      <w:proofErr w:type="spellStart"/>
      <w:proofErr w:type="gramStart"/>
      <w:r w:rsidRPr="00D42336">
        <w:rPr>
          <w:rPrChange w:id="447" w:author="Michael Rütsche" w:date="2013-11-06T08:37:00Z">
            <w:rPr>
              <w:color w:val="FF0000"/>
            </w:rPr>
          </w:rPrChange>
        </w:rPr>
        <w:t>SIf.In.bolRetracted.map</w:t>
      </w:r>
      <w:proofErr w:type="spellEnd"/>
      <w:r w:rsidRPr="00D42336">
        <w:rPr>
          <w:rPrChange w:id="448" w:author="Michael Rütsche" w:date="2013-11-06T08:37:00Z">
            <w:rPr>
              <w:color w:val="FF0000"/>
            </w:rPr>
          </w:rPrChange>
        </w:rPr>
        <w:t xml:space="preserve"> :</w:t>
      </w:r>
      <w:proofErr w:type="gramEnd"/>
      <w:r w:rsidRPr="00D42336">
        <w:rPr>
          <w:rPrChange w:id="449" w:author="Michael Rütsche" w:date="2013-11-06T08:37:00Z">
            <w:rPr>
              <w:color w:val="FF0000"/>
            </w:rPr>
          </w:rPrChange>
        </w:rPr>
        <w:t>= THIS^.</w:t>
      </w:r>
      <w:proofErr w:type="spellStart"/>
      <w:r w:rsidRPr="00D42336">
        <w:rPr>
          <w:rPrChange w:id="450" w:author="Michael Rütsche" w:date="2013-11-06T08:37:00Z">
            <w:rPr>
              <w:color w:val="FF0000"/>
            </w:rPr>
          </w:rPrChange>
        </w:rPr>
        <w:t>In_bolRetract</w:t>
      </w:r>
      <w:proofErr w:type="spellEnd"/>
      <w:r w:rsidRPr="00D42336">
        <w:rPr>
          <w:rPrChange w:id="451" w:author="Michael Rütsche" w:date="2013-11-06T08:37:00Z">
            <w:rPr>
              <w:color w:val="FF0000"/>
            </w:rPr>
          </w:rPrChange>
        </w:rPr>
        <w:t>;</w:t>
      </w:r>
    </w:p>
    <w:p w:rsidR="00BC711F" w:rsidRPr="00D42336" w:rsidRDefault="00BC711F" w:rsidP="00BC711F">
      <w:pPr>
        <w:ind w:left="709"/>
        <w:rPr>
          <w:rPrChange w:id="452" w:author="Michael Rütsche" w:date="2013-11-06T08:37:00Z">
            <w:rPr>
              <w:color w:val="FF0000"/>
            </w:rPr>
          </w:rPrChange>
        </w:rPr>
      </w:pPr>
    </w:p>
    <w:p w:rsidR="00BC711F" w:rsidRPr="00D42336" w:rsidRDefault="00BC711F" w:rsidP="00BC711F">
      <w:pPr>
        <w:ind w:left="709"/>
        <w:rPr>
          <w:rPrChange w:id="453" w:author="Michael Rütsche" w:date="2013-11-06T08:37:00Z">
            <w:rPr>
              <w:color w:val="FF0000"/>
            </w:rPr>
          </w:rPrChange>
        </w:rPr>
      </w:pPr>
      <w:r w:rsidRPr="00D42336">
        <w:rPr>
          <w:rPrChange w:id="454" w:author="Michael Rütsche" w:date="2013-11-06T08:37:00Z">
            <w:rPr>
              <w:color w:val="FF0000"/>
            </w:rPr>
          </w:rPrChange>
        </w:rPr>
        <w:t>IF (</w:t>
      </w:r>
      <w:proofErr w:type="spellStart"/>
      <w:r w:rsidRPr="00D42336">
        <w:rPr>
          <w:rPrChange w:id="455" w:author="Michael Rütsche" w:date="2013-11-06T08:37:00Z">
            <w:rPr>
              <w:color w:val="FF0000"/>
            </w:rPr>
          </w:rPrChange>
        </w:rPr>
        <w:t>CIf.Config.bolSimulation</w:t>
      </w:r>
      <w:proofErr w:type="spellEnd"/>
      <w:r w:rsidRPr="00D42336">
        <w:rPr>
          <w:rPrChange w:id="456" w:author="Michael Rütsche" w:date="2013-11-06T08:37:00Z">
            <w:rPr>
              <w:color w:val="FF0000"/>
            </w:rPr>
          </w:rPrChange>
        </w:rPr>
        <w:t xml:space="preserve"> = FALSE) THEN</w:t>
      </w:r>
    </w:p>
    <w:p w:rsidR="00BC711F" w:rsidRPr="00D42336" w:rsidRDefault="00BC711F" w:rsidP="00BC711F">
      <w:pPr>
        <w:ind w:left="709"/>
        <w:rPr>
          <w:rPrChange w:id="457" w:author="Michael Rütsche" w:date="2013-11-06T08:37:00Z">
            <w:rPr>
              <w:color w:val="FF0000"/>
            </w:rPr>
          </w:rPrChange>
        </w:rPr>
      </w:pPr>
      <w:r w:rsidRPr="00D42336">
        <w:rPr>
          <w:rPrChange w:id="458" w:author="Michael Rütsche" w:date="2013-11-06T08:37:00Z">
            <w:rPr>
              <w:color w:val="FF0000"/>
            </w:rPr>
          </w:rPrChange>
        </w:rPr>
        <w:tab/>
      </w:r>
      <w:proofErr w:type="spellStart"/>
      <w:proofErr w:type="gramStart"/>
      <w:r w:rsidRPr="00D42336">
        <w:rPr>
          <w:rPrChange w:id="459" w:author="Michael Rütsche" w:date="2013-11-06T08:37:00Z">
            <w:rPr>
              <w:color w:val="FF0000"/>
            </w:rPr>
          </w:rPrChange>
        </w:rPr>
        <w:t>getInBol</w:t>
      </w:r>
      <w:proofErr w:type="spellEnd"/>
      <w:r w:rsidRPr="00D42336">
        <w:rPr>
          <w:rPrChange w:id="460" w:author="Michael Rütsche" w:date="2013-11-06T08:37:00Z">
            <w:rPr>
              <w:color w:val="FF0000"/>
            </w:rPr>
          </w:rPrChange>
        </w:rPr>
        <w:t>(</w:t>
      </w:r>
      <w:proofErr w:type="spellStart"/>
      <w:proofErr w:type="gramEnd"/>
      <w:r w:rsidRPr="00D42336">
        <w:rPr>
          <w:rPrChange w:id="461" w:author="Michael Rütsche" w:date="2013-11-06T08:37:00Z">
            <w:rPr>
              <w:color w:val="FF0000"/>
            </w:rPr>
          </w:rPrChange>
        </w:rPr>
        <w:t>CIf.Job.bolIoForce,ADR</w:t>
      </w:r>
      <w:proofErr w:type="spellEnd"/>
      <w:r w:rsidRPr="00D42336">
        <w:rPr>
          <w:rPrChange w:id="462" w:author="Michael Rütsche" w:date="2013-11-06T08:37:00Z">
            <w:rPr>
              <w:color w:val="FF0000"/>
            </w:rPr>
          </w:rPrChange>
        </w:rPr>
        <w:t>(</w:t>
      </w:r>
      <w:proofErr w:type="spellStart"/>
      <w:r w:rsidRPr="00D42336">
        <w:rPr>
          <w:rPrChange w:id="463" w:author="Michael Rütsche" w:date="2013-11-06T08:37:00Z">
            <w:rPr>
              <w:color w:val="FF0000"/>
            </w:rPr>
          </w:rPrChange>
        </w:rPr>
        <w:t>SIf.In.bolExtended</w:t>
      </w:r>
      <w:proofErr w:type="spellEnd"/>
      <w:r w:rsidRPr="00D42336">
        <w:rPr>
          <w:rPrChange w:id="464" w:author="Michael Rütsche" w:date="2013-11-06T08:37:00Z">
            <w:rPr>
              <w:color w:val="FF0000"/>
            </w:rPr>
          </w:rPrChange>
        </w:rPr>
        <w:t>));</w:t>
      </w:r>
    </w:p>
    <w:p w:rsidR="00BC711F" w:rsidRPr="00D42336" w:rsidRDefault="00BC711F" w:rsidP="00BC711F">
      <w:pPr>
        <w:ind w:left="709"/>
        <w:rPr>
          <w:rPrChange w:id="465" w:author="Michael Rütsche" w:date="2013-11-06T08:37:00Z">
            <w:rPr>
              <w:color w:val="FF0000"/>
            </w:rPr>
          </w:rPrChange>
        </w:rPr>
      </w:pPr>
      <w:r w:rsidRPr="00D42336">
        <w:rPr>
          <w:rPrChange w:id="466" w:author="Michael Rütsche" w:date="2013-11-06T08:37:00Z">
            <w:rPr>
              <w:color w:val="FF0000"/>
            </w:rPr>
          </w:rPrChange>
        </w:rPr>
        <w:tab/>
      </w:r>
      <w:proofErr w:type="spellStart"/>
      <w:proofErr w:type="gramStart"/>
      <w:r w:rsidRPr="00D42336">
        <w:rPr>
          <w:rPrChange w:id="467" w:author="Michael Rütsche" w:date="2013-11-06T08:37:00Z">
            <w:rPr>
              <w:color w:val="FF0000"/>
            </w:rPr>
          </w:rPrChange>
        </w:rPr>
        <w:t>getInBol</w:t>
      </w:r>
      <w:proofErr w:type="spellEnd"/>
      <w:r w:rsidRPr="00D42336">
        <w:rPr>
          <w:rPrChange w:id="468" w:author="Michael Rütsche" w:date="2013-11-06T08:37:00Z">
            <w:rPr>
              <w:color w:val="FF0000"/>
            </w:rPr>
          </w:rPrChange>
        </w:rPr>
        <w:t>(</w:t>
      </w:r>
      <w:proofErr w:type="spellStart"/>
      <w:proofErr w:type="gramEnd"/>
      <w:r w:rsidRPr="00D42336">
        <w:rPr>
          <w:rPrChange w:id="469" w:author="Michael Rütsche" w:date="2013-11-06T08:37:00Z">
            <w:rPr>
              <w:color w:val="FF0000"/>
            </w:rPr>
          </w:rPrChange>
        </w:rPr>
        <w:t>CIf.Job.bolIoForce,ADR</w:t>
      </w:r>
      <w:proofErr w:type="spellEnd"/>
      <w:r w:rsidRPr="00D42336">
        <w:rPr>
          <w:rPrChange w:id="470" w:author="Michael Rütsche" w:date="2013-11-06T08:37:00Z">
            <w:rPr>
              <w:color w:val="FF0000"/>
            </w:rPr>
          </w:rPrChange>
        </w:rPr>
        <w:t>(</w:t>
      </w:r>
      <w:proofErr w:type="spellStart"/>
      <w:r w:rsidRPr="00D42336">
        <w:rPr>
          <w:rPrChange w:id="471" w:author="Michael Rütsche" w:date="2013-11-06T08:37:00Z">
            <w:rPr>
              <w:color w:val="FF0000"/>
            </w:rPr>
          </w:rPrChange>
        </w:rPr>
        <w:t>SIf.In.bolRetracted</w:t>
      </w:r>
      <w:proofErr w:type="spellEnd"/>
      <w:r w:rsidRPr="00D42336">
        <w:rPr>
          <w:rPrChange w:id="472" w:author="Michael Rütsche" w:date="2013-11-06T08:37:00Z">
            <w:rPr>
              <w:color w:val="FF0000"/>
            </w:rPr>
          </w:rPrChange>
        </w:rPr>
        <w:t>));</w:t>
      </w:r>
    </w:p>
    <w:p w:rsidR="00BC711F" w:rsidRPr="00D42336" w:rsidRDefault="00BC711F" w:rsidP="00BC711F">
      <w:pPr>
        <w:ind w:left="709"/>
        <w:rPr>
          <w:rPrChange w:id="473" w:author="Michael Rütsche" w:date="2013-11-06T08:37:00Z">
            <w:rPr>
              <w:color w:val="FF0000"/>
            </w:rPr>
          </w:rPrChange>
        </w:rPr>
      </w:pPr>
      <w:r w:rsidRPr="00D42336">
        <w:rPr>
          <w:rPrChange w:id="474" w:author="Michael Rütsche" w:date="2013-11-06T08:37:00Z">
            <w:rPr>
              <w:color w:val="FF0000"/>
            </w:rPr>
          </w:rPrChange>
        </w:rPr>
        <w:t>ELSE</w:t>
      </w:r>
    </w:p>
    <w:p w:rsidR="00BC711F" w:rsidRPr="00D42336" w:rsidRDefault="00BC711F" w:rsidP="00BC711F">
      <w:pPr>
        <w:ind w:left="709"/>
        <w:rPr>
          <w:rPrChange w:id="475" w:author="Michael Rütsche" w:date="2013-11-06T08:37:00Z">
            <w:rPr>
              <w:color w:val="FF0000"/>
            </w:rPr>
          </w:rPrChange>
        </w:rPr>
      </w:pPr>
      <w:r w:rsidRPr="00D42336">
        <w:rPr>
          <w:rPrChange w:id="476" w:author="Michael Rütsche" w:date="2013-11-06T08:37:00Z">
            <w:rPr>
              <w:color w:val="FF0000"/>
            </w:rPr>
          </w:rPrChange>
        </w:rPr>
        <w:tab/>
        <w:t>//simulation of global IO</w:t>
      </w:r>
    </w:p>
    <w:p w:rsidR="00BC711F" w:rsidRPr="00D42336" w:rsidRDefault="00BC711F" w:rsidP="00BC711F">
      <w:pPr>
        <w:ind w:left="709"/>
        <w:rPr>
          <w:rPrChange w:id="477" w:author="Michael Rütsche" w:date="2013-11-06T08:37:00Z">
            <w:rPr>
              <w:color w:val="FF0000"/>
            </w:rPr>
          </w:rPrChange>
        </w:rPr>
      </w:pPr>
      <w:r w:rsidRPr="00D42336">
        <w:rPr>
          <w:rPrChange w:id="478" w:author="Michael Rütsche" w:date="2013-11-06T08:37:00Z">
            <w:rPr>
              <w:color w:val="FF0000"/>
            </w:rPr>
          </w:rPrChange>
        </w:rPr>
        <w:t>END_IF</w:t>
      </w:r>
    </w:p>
    <w:p w:rsidR="00BC711F" w:rsidRPr="00D42336" w:rsidRDefault="00BC711F" w:rsidP="00BC711F">
      <w:pPr>
        <w:rPr>
          <w:rPrChange w:id="479" w:author="Michael Rütsche" w:date="2013-11-06T08:37:00Z">
            <w:rPr>
              <w:color w:val="FF0000"/>
            </w:rPr>
          </w:rPrChange>
        </w:rPr>
      </w:pPr>
    </w:p>
    <w:p w:rsidR="00BC711F" w:rsidRPr="00D42336" w:rsidRDefault="00BC711F" w:rsidP="00BC711F">
      <w:pPr>
        <w:rPr>
          <w:rPrChange w:id="480" w:author="Michael Rütsche" w:date="2013-11-06T08:37:00Z">
            <w:rPr>
              <w:color w:val="FF0000"/>
            </w:rPr>
          </w:rPrChange>
        </w:rPr>
      </w:pPr>
      <w:r w:rsidRPr="00D42336">
        <w:rPr>
          <w:rPrChange w:id="481" w:author="Michael Rütsche" w:date="2013-11-06T08:37:00Z">
            <w:rPr>
              <w:color w:val="FF0000"/>
            </w:rPr>
          </w:rPrChange>
        </w:rPr>
        <w:t xml:space="preserve">Global function </w:t>
      </w:r>
      <w:proofErr w:type="spellStart"/>
      <w:r w:rsidRPr="00D42336">
        <w:rPr>
          <w:rPrChange w:id="482" w:author="Michael Rütsche" w:date="2013-11-06T08:37:00Z">
            <w:rPr>
              <w:color w:val="FF0000"/>
            </w:rPr>
          </w:rPrChange>
        </w:rPr>
        <w:t>getInBol</w:t>
      </w:r>
      <w:proofErr w:type="spellEnd"/>
      <w:r w:rsidRPr="00D42336">
        <w:rPr>
          <w:rPrChange w:id="483" w:author="Michael Rütsche" w:date="2013-11-06T08:37:00Z">
            <w:rPr>
              <w:color w:val="FF0000"/>
            </w:rPr>
          </w:rPrChange>
        </w:rPr>
        <w:t>:</w:t>
      </w:r>
    </w:p>
    <w:p w:rsidR="00BC711F" w:rsidRPr="00D42336" w:rsidRDefault="00BC711F" w:rsidP="00BC711F">
      <w:pPr>
        <w:ind w:left="709"/>
        <w:rPr>
          <w:rPrChange w:id="484" w:author="Michael Rütsche" w:date="2013-11-06T08:37:00Z">
            <w:rPr>
              <w:color w:val="FF0000"/>
            </w:rPr>
          </w:rPrChange>
        </w:rPr>
      </w:pPr>
      <w:proofErr w:type="spellStart"/>
      <w:r w:rsidRPr="00D42336">
        <w:rPr>
          <w:rPrChange w:id="485" w:author="Michael Rütsche" w:date="2013-11-06T08:37:00Z">
            <w:rPr>
              <w:color w:val="FF0000"/>
            </w:rPr>
          </w:rPrChange>
        </w:rPr>
        <w:t>p_Input^.</w:t>
      </w:r>
      <w:proofErr w:type="gramStart"/>
      <w:r w:rsidRPr="00D42336">
        <w:rPr>
          <w:rPrChange w:id="486" w:author="Michael Rütsche" w:date="2013-11-06T08:37:00Z">
            <w:rPr>
              <w:color w:val="FF0000"/>
            </w:rPr>
          </w:rPrChange>
        </w:rPr>
        <w:t>state</w:t>
      </w:r>
      <w:proofErr w:type="spellEnd"/>
      <w:r w:rsidRPr="00D42336">
        <w:rPr>
          <w:rPrChange w:id="487" w:author="Michael Rütsche" w:date="2013-11-06T08:37:00Z">
            <w:rPr>
              <w:color w:val="FF0000"/>
            </w:rPr>
          </w:rPrChange>
        </w:rPr>
        <w:t xml:space="preserve"> :</w:t>
      </w:r>
      <w:proofErr w:type="gramEnd"/>
      <w:r w:rsidRPr="00D42336">
        <w:rPr>
          <w:rPrChange w:id="488" w:author="Michael Rütsche" w:date="2013-11-06T08:37:00Z">
            <w:rPr>
              <w:color w:val="FF0000"/>
            </w:rPr>
          </w:rPrChange>
        </w:rPr>
        <w:t xml:space="preserve">= </w:t>
      </w:r>
      <w:proofErr w:type="spellStart"/>
      <w:r w:rsidRPr="00D42336">
        <w:rPr>
          <w:rPrChange w:id="489" w:author="Michael Rütsche" w:date="2013-11-06T08:37:00Z">
            <w:rPr>
              <w:color w:val="FF0000"/>
            </w:rPr>
          </w:rPrChange>
        </w:rPr>
        <w:t>p_Input^.map</w:t>
      </w:r>
      <w:proofErr w:type="spellEnd"/>
      <w:r w:rsidRPr="00D42336">
        <w:rPr>
          <w:rPrChange w:id="490" w:author="Michael Rütsche" w:date="2013-11-06T08:37:00Z">
            <w:rPr>
              <w:color w:val="FF0000"/>
            </w:rPr>
          </w:rPrChange>
        </w:rPr>
        <w:t>; //usage?</w:t>
      </w:r>
    </w:p>
    <w:p w:rsidR="00BC711F" w:rsidRPr="00D42336" w:rsidRDefault="00BC711F" w:rsidP="00BC711F">
      <w:pPr>
        <w:ind w:left="709"/>
        <w:rPr>
          <w:rPrChange w:id="491" w:author="Michael Rütsche" w:date="2013-11-06T08:37:00Z">
            <w:rPr>
              <w:color w:val="FF0000"/>
            </w:rPr>
          </w:rPrChange>
        </w:rPr>
      </w:pPr>
    </w:p>
    <w:p w:rsidR="00BC711F" w:rsidRPr="00D42336" w:rsidRDefault="00BC711F" w:rsidP="00BC711F">
      <w:pPr>
        <w:ind w:left="709"/>
        <w:rPr>
          <w:rPrChange w:id="492" w:author="Michael Rütsche" w:date="2013-11-06T08:37:00Z">
            <w:rPr>
              <w:color w:val="FF0000"/>
            </w:rPr>
          </w:rPrChange>
        </w:rPr>
      </w:pPr>
      <w:r w:rsidRPr="00D42336">
        <w:rPr>
          <w:rPrChange w:id="493" w:author="Michael Rütsche" w:date="2013-11-06T08:37:00Z">
            <w:rPr>
              <w:color w:val="FF0000"/>
            </w:rPr>
          </w:rPrChange>
        </w:rPr>
        <w:t>IF (p_Input^.</w:t>
      </w:r>
      <w:proofErr w:type="spellStart"/>
      <w:r w:rsidRPr="00D42336">
        <w:rPr>
          <w:rPrChange w:id="494" w:author="Michael Rütsche" w:date="2013-11-06T08:37:00Z">
            <w:rPr>
              <w:color w:val="FF0000"/>
            </w:rPr>
          </w:rPrChange>
        </w:rPr>
        <w:t>EnForce</w:t>
      </w:r>
      <w:proofErr w:type="spellEnd"/>
      <w:r w:rsidRPr="00D42336">
        <w:rPr>
          <w:rPrChange w:id="495" w:author="Michael Rütsche" w:date="2013-11-06T08:37:00Z">
            <w:rPr>
              <w:color w:val="FF0000"/>
            </w:rPr>
          </w:rPrChange>
        </w:rPr>
        <w:t xml:space="preserve"> OR </w:t>
      </w:r>
      <w:proofErr w:type="spellStart"/>
      <w:r w:rsidRPr="00D42336">
        <w:rPr>
          <w:rPrChange w:id="496" w:author="Michael Rütsche" w:date="2013-11-06T08:37:00Z">
            <w:rPr>
              <w:color w:val="FF0000"/>
            </w:rPr>
          </w:rPrChange>
        </w:rPr>
        <w:t>bol_GlobalEnableForce</w:t>
      </w:r>
      <w:proofErr w:type="spellEnd"/>
      <w:r w:rsidRPr="00D42336">
        <w:rPr>
          <w:rPrChange w:id="497" w:author="Michael Rütsche" w:date="2013-11-06T08:37:00Z">
            <w:rPr>
              <w:color w:val="FF0000"/>
            </w:rPr>
          </w:rPrChange>
        </w:rPr>
        <w:t>) THEN</w:t>
      </w:r>
    </w:p>
    <w:p w:rsidR="00BC711F" w:rsidRPr="00D42336" w:rsidRDefault="00BC711F" w:rsidP="00BC711F">
      <w:pPr>
        <w:ind w:left="709"/>
        <w:rPr>
          <w:rPrChange w:id="498" w:author="Michael Rütsche" w:date="2013-11-06T08:37:00Z">
            <w:rPr>
              <w:color w:val="FF0000"/>
            </w:rPr>
          </w:rPrChange>
        </w:rPr>
      </w:pPr>
      <w:r w:rsidRPr="00D42336">
        <w:rPr>
          <w:rPrChange w:id="499" w:author="Michael Rütsche" w:date="2013-11-06T08:37:00Z">
            <w:rPr>
              <w:color w:val="FF0000"/>
            </w:rPr>
          </w:rPrChange>
        </w:rPr>
        <w:tab/>
      </w:r>
      <w:proofErr w:type="spellStart"/>
      <w:r w:rsidRPr="00D42336">
        <w:rPr>
          <w:rPrChange w:id="500" w:author="Michael Rütsche" w:date="2013-11-06T08:37:00Z">
            <w:rPr>
              <w:color w:val="FF0000"/>
            </w:rPr>
          </w:rPrChange>
        </w:rPr>
        <w:t>p_Input^.</w:t>
      </w:r>
      <w:proofErr w:type="gramStart"/>
      <w:r w:rsidRPr="00D42336">
        <w:rPr>
          <w:rPrChange w:id="501" w:author="Michael Rütsche" w:date="2013-11-06T08:37:00Z">
            <w:rPr>
              <w:color w:val="FF0000"/>
            </w:rPr>
          </w:rPrChange>
        </w:rPr>
        <w:t>intern</w:t>
      </w:r>
      <w:proofErr w:type="spellEnd"/>
      <w:r w:rsidRPr="00D42336">
        <w:rPr>
          <w:rPrChange w:id="502" w:author="Michael Rütsche" w:date="2013-11-06T08:37:00Z">
            <w:rPr>
              <w:color w:val="FF0000"/>
            </w:rPr>
          </w:rPrChange>
        </w:rPr>
        <w:t xml:space="preserve"> :</w:t>
      </w:r>
      <w:proofErr w:type="gramEnd"/>
      <w:r w:rsidRPr="00D42336">
        <w:rPr>
          <w:rPrChange w:id="503" w:author="Michael Rütsche" w:date="2013-11-06T08:37:00Z">
            <w:rPr>
              <w:color w:val="FF0000"/>
            </w:rPr>
          </w:rPrChange>
        </w:rPr>
        <w:t xml:space="preserve">= </w:t>
      </w:r>
      <w:proofErr w:type="spellStart"/>
      <w:r w:rsidRPr="00D42336">
        <w:rPr>
          <w:rPrChange w:id="504" w:author="Michael Rütsche" w:date="2013-11-06T08:37:00Z">
            <w:rPr>
              <w:color w:val="FF0000"/>
            </w:rPr>
          </w:rPrChange>
        </w:rPr>
        <w:t>p_Input^.force</w:t>
      </w:r>
      <w:proofErr w:type="spellEnd"/>
      <w:r w:rsidRPr="00D42336">
        <w:rPr>
          <w:rPrChange w:id="505" w:author="Michael Rütsche" w:date="2013-11-06T08:37:00Z">
            <w:rPr>
              <w:color w:val="FF0000"/>
            </w:rPr>
          </w:rPrChange>
        </w:rPr>
        <w:t>;</w:t>
      </w:r>
    </w:p>
    <w:p w:rsidR="00BC711F" w:rsidRPr="00D42336" w:rsidRDefault="00BC711F" w:rsidP="00BC711F">
      <w:pPr>
        <w:ind w:left="709"/>
        <w:rPr>
          <w:rPrChange w:id="506" w:author="Michael Rütsche" w:date="2013-11-06T08:37:00Z">
            <w:rPr>
              <w:color w:val="FF0000"/>
            </w:rPr>
          </w:rPrChange>
        </w:rPr>
      </w:pPr>
      <w:r w:rsidRPr="00D42336">
        <w:rPr>
          <w:rPrChange w:id="507" w:author="Michael Rütsche" w:date="2013-11-06T08:37:00Z">
            <w:rPr>
              <w:color w:val="FF0000"/>
            </w:rPr>
          </w:rPrChange>
        </w:rPr>
        <w:t>ELSE</w:t>
      </w:r>
    </w:p>
    <w:p w:rsidR="00BC711F" w:rsidRPr="00D42336" w:rsidRDefault="00BC711F" w:rsidP="00BC711F">
      <w:pPr>
        <w:ind w:left="709"/>
        <w:rPr>
          <w:rPrChange w:id="508" w:author="Michael Rütsche" w:date="2013-11-06T08:37:00Z">
            <w:rPr>
              <w:color w:val="FF0000"/>
            </w:rPr>
          </w:rPrChange>
        </w:rPr>
      </w:pPr>
      <w:r w:rsidRPr="00D42336">
        <w:rPr>
          <w:rPrChange w:id="509" w:author="Michael Rütsche" w:date="2013-11-06T08:37:00Z">
            <w:rPr>
              <w:color w:val="FF0000"/>
            </w:rPr>
          </w:rPrChange>
        </w:rPr>
        <w:tab/>
      </w:r>
      <w:del w:id="510" w:author="Michael Rütsche" w:date="2013-10-07T13:53:00Z">
        <w:r w:rsidRPr="00D42336" w:rsidDel="000B0BEE">
          <w:rPr>
            <w:rPrChange w:id="511" w:author="Michael Rütsche" w:date="2013-11-06T08:37:00Z">
              <w:rPr>
                <w:color w:val="FF0000"/>
              </w:rPr>
            </w:rPrChange>
          </w:rPr>
          <w:delText>p_Input^.intern := p_Input^.force;</w:delText>
        </w:r>
      </w:del>
      <w:proofErr w:type="spellStart"/>
      <w:ins w:id="512" w:author="Michael Rütsche" w:date="2013-10-07T11:37:00Z">
        <w:r w:rsidR="00ED081D" w:rsidRPr="00D42336">
          <w:rPr>
            <w:rPrChange w:id="513" w:author="Michael Rütsche" w:date="2013-11-06T08:37:00Z">
              <w:rPr>
                <w:color w:val="FF0000"/>
              </w:rPr>
            </w:rPrChange>
          </w:rPr>
          <w:t>p_Input^.</w:t>
        </w:r>
        <w:proofErr w:type="gramStart"/>
        <w:r w:rsidR="00ED081D" w:rsidRPr="00D42336">
          <w:rPr>
            <w:rPrChange w:id="514" w:author="Michael Rütsche" w:date="2013-11-06T08:37:00Z">
              <w:rPr>
                <w:color w:val="FF0000"/>
              </w:rPr>
            </w:rPrChange>
          </w:rPr>
          <w:t>intern</w:t>
        </w:r>
        <w:proofErr w:type="spellEnd"/>
        <w:r w:rsidR="00ED081D" w:rsidRPr="00D42336">
          <w:rPr>
            <w:rPrChange w:id="515" w:author="Michael Rütsche" w:date="2013-11-06T08:37:00Z">
              <w:rPr>
                <w:color w:val="FF0000"/>
              </w:rPr>
            </w:rPrChange>
          </w:rPr>
          <w:t xml:space="preserve"> :</w:t>
        </w:r>
        <w:proofErr w:type="gramEnd"/>
        <w:r w:rsidR="00ED081D" w:rsidRPr="00D42336">
          <w:rPr>
            <w:rPrChange w:id="516" w:author="Michael Rütsche" w:date="2013-11-06T08:37:00Z">
              <w:rPr>
                <w:color w:val="FF0000"/>
              </w:rPr>
            </w:rPrChange>
          </w:rPr>
          <w:t xml:space="preserve">= </w:t>
        </w:r>
        <w:proofErr w:type="spellStart"/>
        <w:r w:rsidR="00ED081D" w:rsidRPr="00D42336">
          <w:rPr>
            <w:rPrChange w:id="517" w:author="Michael Rütsche" w:date="2013-11-06T08:37:00Z">
              <w:rPr>
                <w:color w:val="FF0000"/>
              </w:rPr>
            </w:rPrChange>
          </w:rPr>
          <w:t>p_Input^.map</w:t>
        </w:r>
        <w:proofErr w:type="spellEnd"/>
        <w:r w:rsidR="00ED081D" w:rsidRPr="00D42336">
          <w:rPr>
            <w:rPrChange w:id="518" w:author="Michael Rütsche" w:date="2013-11-06T08:37:00Z">
              <w:rPr>
                <w:color w:val="FF0000"/>
              </w:rPr>
            </w:rPrChange>
          </w:rPr>
          <w:t>;</w:t>
        </w:r>
      </w:ins>
    </w:p>
    <w:p w:rsidR="00BC711F" w:rsidRPr="00D42336" w:rsidRDefault="00BC711F" w:rsidP="00BC711F">
      <w:pPr>
        <w:ind w:left="709"/>
        <w:rPr>
          <w:rPrChange w:id="519" w:author="Michael Rütsche" w:date="2013-11-06T08:37:00Z">
            <w:rPr>
              <w:color w:val="FF0000"/>
            </w:rPr>
          </w:rPrChange>
        </w:rPr>
      </w:pPr>
      <w:r w:rsidRPr="00D42336">
        <w:rPr>
          <w:rPrChange w:id="520" w:author="Michael Rütsche" w:date="2013-11-06T08:37:00Z">
            <w:rPr>
              <w:color w:val="FF0000"/>
            </w:rPr>
          </w:rPrChange>
        </w:rPr>
        <w:t>END_IF;</w:t>
      </w:r>
    </w:p>
    <w:p w:rsidR="00BC711F" w:rsidRPr="00D42336" w:rsidRDefault="00BC711F" w:rsidP="00BC711F">
      <w:pPr>
        <w:ind w:left="709"/>
        <w:rPr>
          <w:rPrChange w:id="521" w:author="Michael Rütsche" w:date="2013-11-06T08:37:00Z">
            <w:rPr>
              <w:color w:val="FF0000"/>
            </w:rPr>
          </w:rPrChange>
        </w:rPr>
      </w:pPr>
    </w:p>
    <w:p w:rsidR="00BC711F" w:rsidRPr="00A82B4A" w:rsidRDefault="00BC711F" w:rsidP="00BC711F">
      <w:pPr>
        <w:ind w:left="709"/>
        <w:rPr>
          <w:rPrChange w:id="522" w:author="Michael Rütsche" w:date="2013-11-06T08:52:00Z">
            <w:rPr>
              <w:color w:val="FF0000"/>
            </w:rPr>
          </w:rPrChange>
        </w:rPr>
      </w:pPr>
      <w:proofErr w:type="spellStart"/>
      <w:proofErr w:type="gramStart"/>
      <w:r w:rsidRPr="00A82B4A">
        <w:rPr>
          <w:rPrChange w:id="523" w:author="Michael Rütsche" w:date="2013-11-06T08:52:00Z">
            <w:rPr>
              <w:color w:val="FF0000"/>
            </w:rPr>
          </w:rPrChange>
        </w:rPr>
        <w:lastRenderedPageBreak/>
        <w:t>getInBol</w:t>
      </w:r>
      <w:proofErr w:type="spellEnd"/>
      <w:proofErr w:type="gramEnd"/>
      <w:r w:rsidRPr="00A82B4A">
        <w:rPr>
          <w:rPrChange w:id="524" w:author="Michael Rütsche" w:date="2013-11-06T08:52:00Z">
            <w:rPr>
              <w:color w:val="FF0000"/>
            </w:rPr>
          </w:rPrChange>
        </w:rPr>
        <w:t xml:space="preserve"> := </w:t>
      </w:r>
      <w:proofErr w:type="spellStart"/>
      <w:r w:rsidRPr="00A82B4A">
        <w:rPr>
          <w:rPrChange w:id="525" w:author="Michael Rütsche" w:date="2013-11-06T08:52:00Z">
            <w:rPr>
              <w:color w:val="FF0000"/>
            </w:rPr>
          </w:rPrChange>
        </w:rPr>
        <w:t>p_Input^.intern</w:t>
      </w:r>
      <w:proofErr w:type="spellEnd"/>
      <w:r w:rsidRPr="00A82B4A">
        <w:rPr>
          <w:rPrChange w:id="526" w:author="Michael Rütsche" w:date="2013-11-06T08:52:00Z">
            <w:rPr>
              <w:color w:val="FF0000"/>
            </w:rPr>
          </w:rPrChange>
        </w:rPr>
        <w:t>;</w:t>
      </w:r>
    </w:p>
    <w:p w:rsidR="00BC711F" w:rsidRPr="00A82B4A" w:rsidRDefault="00BC711F" w:rsidP="00BC711F">
      <w:pPr>
        <w:rPr>
          <w:rPrChange w:id="527" w:author="Michael Rütsche" w:date="2013-11-06T08:52:00Z">
            <w:rPr>
              <w:color w:val="FF0000"/>
            </w:rPr>
          </w:rPrChange>
        </w:rPr>
      </w:pPr>
    </w:p>
    <w:p w:rsidR="00BC711F" w:rsidRPr="00A82B4A" w:rsidRDefault="00D42336" w:rsidP="00BC711F">
      <w:pPr>
        <w:rPr>
          <w:ins w:id="528" w:author="Michael Rütsche" w:date="2013-11-06T08:46:00Z"/>
          <w:rPrChange w:id="529" w:author="Michael Rütsche" w:date="2013-11-06T08:52:00Z">
            <w:rPr>
              <w:ins w:id="530" w:author="Michael Rütsche" w:date="2013-11-06T08:46:00Z"/>
              <w:color w:val="FF0000"/>
            </w:rPr>
          </w:rPrChange>
        </w:rPr>
      </w:pPr>
      <w:ins w:id="531" w:author="Michael Rütsche" w:date="2013-11-06T08:45:00Z">
        <w:r w:rsidRPr="00A82B4A">
          <w:rPr>
            <w:rPrChange w:id="532" w:author="Michael Rütsche" w:date="2013-11-06T08:52:00Z">
              <w:rPr>
                <w:color w:val="FF0000"/>
              </w:rPr>
            </w:rPrChange>
          </w:rPr>
          <w:t xml:space="preserve">Alternative to </w:t>
        </w:r>
        <w:proofErr w:type="spellStart"/>
        <w:r w:rsidRPr="00A82B4A">
          <w:rPr>
            <w:rPrChange w:id="533" w:author="Michael Rütsche" w:date="2013-11-06T08:52:00Z">
              <w:rPr>
                <w:color w:val="FF0000"/>
              </w:rPr>
            </w:rPrChange>
          </w:rPr>
          <w:t>getInBol</w:t>
        </w:r>
        <w:proofErr w:type="spellEnd"/>
        <w:r w:rsidRPr="00A82B4A">
          <w:rPr>
            <w:rPrChange w:id="534" w:author="Michael Rütsche" w:date="2013-11-06T08:52:00Z">
              <w:rPr>
                <w:color w:val="FF0000"/>
              </w:rPr>
            </w:rPrChange>
          </w:rPr>
          <w:t xml:space="preserve"> is </w:t>
        </w:r>
      </w:ins>
      <w:ins w:id="535" w:author="Michael Rütsche" w:date="2013-11-06T15:05:00Z">
        <w:r w:rsidR="00F056DD">
          <w:t xml:space="preserve">the </w:t>
        </w:r>
      </w:ins>
      <w:ins w:id="536" w:author="Michael Rütsche" w:date="2013-11-06T08:45:00Z">
        <w:r w:rsidRPr="00A82B4A">
          <w:rPr>
            <w:rPrChange w:id="537" w:author="Michael Rütsche" w:date="2013-11-06T08:52:00Z">
              <w:rPr>
                <w:color w:val="FF0000"/>
              </w:rPr>
            </w:rPrChange>
          </w:rPr>
          <w:t xml:space="preserve">Global function </w:t>
        </w:r>
        <w:proofErr w:type="spellStart"/>
        <w:r w:rsidRPr="00A82B4A">
          <w:rPr>
            <w:rPrChange w:id="538" w:author="Michael Rütsche" w:date="2013-11-06T08:52:00Z">
              <w:rPr>
                <w:color w:val="FF0000"/>
              </w:rPr>
            </w:rPrChange>
          </w:rPr>
          <w:t>getInBolDebounced</w:t>
        </w:r>
      </w:ins>
      <w:proofErr w:type="spellEnd"/>
      <w:ins w:id="539" w:author="Michael Rütsche" w:date="2013-11-06T15:05:00Z">
        <w:r w:rsidR="00F056DD">
          <w:t xml:space="preserve"> available</w:t>
        </w:r>
      </w:ins>
      <w:ins w:id="540" w:author="Michael Rütsche" w:date="2013-11-06T08:50:00Z">
        <w:r w:rsidR="00A82B4A" w:rsidRPr="00A82B4A">
          <w:rPr>
            <w:rPrChange w:id="541" w:author="Michael Rütsche" w:date="2013-11-06T08:52:00Z">
              <w:rPr>
                <w:color w:val="FF0000"/>
              </w:rPr>
            </w:rPrChange>
          </w:rPr>
          <w:t>.</w:t>
        </w:r>
      </w:ins>
    </w:p>
    <w:p w:rsidR="00A82B4A" w:rsidRPr="00A82B4A" w:rsidRDefault="00A82B4A" w:rsidP="00A82B4A">
      <w:pPr>
        <w:rPr>
          <w:rPrChange w:id="542" w:author="Michael Rütsche" w:date="2013-11-06T08:52:00Z">
            <w:rPr>
              <w:color w:val="FF0000"/>
            </w:rPr>
          </w:rPrChange>
        </w:rPr>
      </w:pPr>
      <w:ins w:id="543" w:author="Michael Rütsche" w:date="2013-11-06T08:46:00Z">
        <w:r w:rsidRPr="00A82B4A">
          <w:rPr>
            <w:rPrChange w:id="544" w:author="Michael Rütsche" w:date="2013-11-06T08:52:00Z">
              <w:rPr>
                <w:color w:val="FF0000"/>
              </w:rPr>
            </w:rPrChange>
          </w:rPr>
          <w:t xml:space="preserve">The input is accepted </w:t>
        </w:r>
      </w:ins>
      <w:ins w:id="545" w:author="Michael Rütsche" w:date="2013-11-06T08:47:00Z">
        <w:r w:rsidRPr="00A82B4A">
          <w:rPr>
            <w:rPrChange w:id="546" w:author="Michael Rütsche" w:date="2013-11-06T08:52:00Z">
              <w:rPr>
                <w:color w:val="FF0000"/>
              </w:rPr>
            </w:rPrChange>
          </w:rPr>
          <w:t xml:space="preserve">only </w:t>
        </w:r>
      </w:ins>
      <w:ins w:id="547" w:author="Michael Rütsche" w:date="2013-11-06T08:46:00Z">
        <w:r w:rsidRPr="00A82B4A">
          <w:rPr>
            <w:rPrChange w:id="548" w:author="Michael Rütsche" w:date="2013-11-06T08:52:00Z">
              <w:rPr>
                <w:color w:val="FF0000"/>
              </w:rPr>
            </w:rPrChange>
          </w:rPr>
          <w:t xml:space="preserve">after the </w:t>
        </w:r>
        <w:proofErr w:type="spellStart"/>
        <w:r w:rsidRPr="00A82B4A">
          <w:rPr>
            <w:rPrChange w:id="549" w:author="Michael Rütsche" w:date="2013-11-06T08:52:00Z">
              <w:rPr>
                <w:color w:val="FF0000"/>
              </w:rPr>
            </w:rPrChange>
          </w:rPr>
          <w:t>debounce</w:t>
        </w:r>
        <w:proofErr w:type="spellEnd"/>
        <w:r w:rsidRPr="00A82B4A">
          <w:rPr>
            <w:rPrChange w:id="550" w:author="Michael Rütsche" w:date="2013-11-06T08:52:00Z">
              <w:rPr>
                <w:color w:val="FF0000"/>
              </w:rPr>
            </w:rPrChange>
          </w:rPr>
          <w:t xml:space="preserve"> time</w:t>
        </w:r>
      </w:ins>
      <w:ins w:id="551" w:author="Michael Rütsche" w:date="2013-11-06T08:47:00Z">
        <w:r w:rsidRPr="00A82B4A">
          <w:rPr>
            <w:rPrChange w:id="552" w:author="Michael Rütsche" w:date="2013-11-06T08:52:00Z">
              <w:rPr>
                <w:color w:val="FF0000"/>
              </w:rPr>
            </w:rPrChange>
          </w:rPr>
          <w:t xml:space="preserve"> (</w:t>
        </w:r>
        <w:proofErr w:type="spellStart"/>
        <w:r w:rsidRPr="00A82B4A">
          <w:rPr>
            <w:rPrChange w:id="553" w:author="Michael Rütsche" w:date="2013-11-06T08:52:00Z">
              <w:rPr>
                <w:color w:val="FF0000"/>
              </w:rPr>
            </w:rPrChange>
          </w:rPr>
          <w:t>udiDebounceTime_ms</w:t>
        </w:r>
        <w:proofErr w:type="spellEnd"/>
        <w:r w:rsidRPr="00A82B4A">
          <w:rPr>
            <w:rPrChange w:id="554" w:author="Michael Rütsche" w:date="2013-11-06T08:52:00Z">
              <w:rPr>
                <w:color w:val="FF0000"/>
              </w:rPr>
            </w:rPrChange>
          </w:rPr>
          <w:t>).</w:t>
        </w:r>
      </w:ins>
      <w:ins w:id="555" w:author="Michael Rütsche" w:date="2013-11-06T08:46:00Z">
        <w:r w:rsidRPr="00A82B4A">
          <w:rPr>
            <w:rPrChange w:id="556" w:author="Michael Rütsche" w:date="2013-11-06T08:52:00Z">
              <w:rPr>
                <w:color w:val="FF0000"/>
              </w:rPr>
            </w:rPrChange>
          </w:rPr>
          <w:t xml:space="preserve"> If the signal changes during this time, the timer will be restarted</w:t>
        </w:r>
      </w:ins>
      <w:ins w:id="557" w:author="Michael Rütsche" w:date="2013-11-06T08:50:00Z">
        <w:r w:rsidRPr="00A82B4A">
          <w:rPr>
            <w:rPrChange w:id="558" w:author="Michael Rütsche" w:date="2013-11-06T08:52:00Z">
              <w:rPr>
                <w:color w:val="FF0000"/>
              </w:rPr>
            </w:rPrChange>
          </w:rPr>
          <w:t>.</w:t>
        </w:r>
      </w:ins>
    </w:p>
    <w:p w:rsidR="00BC711F" w:rsidRPr="00A82B4A" w:rsidRDefault="00BC711F" w:rsidP="00BC711F">
      <w:pPr>
        <w:rPr>
          <w:rPrChange w:id="559" w:author="Michael Rütsche" w:date="2013-11-06T08:52:00Z">
            <w:rPr>
              <w:color w:val="FF0000"/>
            </w:rPr>
          </w:rPrChange>
        </w:rPr>
      </w:pPr>
    </w:p>
    <w:p w:rsidR="00BC711F" w:rsidRPr="00A82B4A" w:rsidRDefault="00BC711F" w:rsidP="00BC711F">
      <w:pPr>
        <w:rPr>
          <w:rPrChange w:id="560" w:author="Michael Rütsche" w:date="2013-11-06T08:52:00Z">
            <w:rPr>
              <w:color w:val="FF0000"/>
            </w:rPr>
          </w:rPrChange>
        </w:rPr>
      </w:pPr>
    </w:p>
    <w:p w:rsidR="00BC711F" w:rsidRPr="00A82B4A" w:rsidRDefault="00BC711F" w:rsidP="00BC711F">
      <w:pPr>
        <w:rPr>
          <w:ins w:id="561" w:author="Michael Rütsche" w:date="2013-11-06T08:48:00Z"/>
          <w:rPrChange w:id="562" w:author="Michael Rütsche" w:date="2013-11-06T08:52:00Z">
            <w:rPr>
              <w:ins w:id="563" w:author="Michael Rütsche" w:date="2013-11-06T08:48:00Z"/>
              <w:color w:val="FF0000"/>
            </w:rPr>
          </w:rPrChange>
        </w:rPr>
      </w:pPr>
      <w:r w:rsidRPr="00A82B4A">
        <w:rPr>
          <w:rPrChange w:id="564" w:author="Michael Rütsche" w:date="2013-11-06T08:52:00Z">
            <w:rPr>
              <w:color w:val="FF0000"/>
            </w:rPr>
          </w:rPrChange>
        </w:rPr>
        <w:t xml:space="preserve">Method </w:t>
      </w:r>
      <w:proofErr w:type="spellStart"/>
      <w:r w:rsidRPr="00A82B4A">
        <w:rPr>
          <w:rPrChange w:id="565" w:author="Michael Rütsche" w:date="2013-11-06T08:52:00Z">
            <w:rPr>
              <w:color w:val="FF0000"/>
            </w:rPr>
          </w:rPrChange>
        </w:rPr>
        <w:t>OutBridge</w:t>
      </w:r>
      <w:proofErr w:type="spellEnd"/>
      <w:r w:rsidRPr="00A82B4A">
        <w:rPr>
          <w:rPrChange w:id="566" w:author="Michael Rütsche" w:date="2013-11-06T08:52:00Z">
            <w:rPr>
              <w:color w:val="FF0000"/>
            </w:rPr>
          </w:rPrChange>
        </w:rPr>
        <w:t>:</w:t>
      </w:r>
    </w:p>
    <w:p w:rsidR="00A82B4A" w:rsidRPr="00A82B4A" w:rsidRDefault="00A82B4A">
      <w:pPr>
        <w:ind w:left="709"/>
        <w:rPr>
          <w:ins w:id="567" w:author="Michael Rütsche" w:date="2013-11-06T08:48:00Z"/>
          <w:rPrChange w:id="568" w:author="Michael Rütsche" w:date="2013-11-06T08:52:00Z">
            <w:rPr>
              <w:ins w:id="569" w:author="Michael Rütsche" w:date="2013-11-06T08:48:00Z"/>
              <w:color w:val="FF0000"/>
            </w:rPr>
          </w:rPrChange>
        </w:rPr>
        <w:pPrChange w:id="570" w:author="Michael Rütsche" w:date="2013-11-06T08:49:00Z">
          <w:pPr/>
        </w:pPrChange>
      </w:pPr>
      <w:ins w:id="571" w:author="Michael Rütsche" w:date="2013-11-06T08:48:00Z">
        <w:r w:rsidRPr="00A82B4A">
          <w:rPr>
            <w:rPrChange w:id="572" w:author="Michael Rütsche" w:date="2013-11-06T08:52:00Z">
              <w:rPr>
                <w:color w:val="FF0000"/>
              </w:rPr>
            </w:rPrChange>
          </w:rPr>
          <w:t xml:space="preserve">// </w:t>
        </w:r>
        <w:proofErr w:type="spellStart"/>
        <w:r w:rsidRPr="00A82B4A">
          <w:rPr>
            <w:rPrChange w:id="573" w:author="Michael Rütsche" w:date="2013-11-06T08:52:00Z">
              <w:rPr>
                <w:color w:val="FF0000"/>
              </w:rPr>
            </w:rPrChange>
          </w:rPr>
          <w:t>digitale</w:t>
        </w:r>
        <w:proofErr w:type="spellEnd"/>
        <w:r w:rsidRPr="00A82B4A">
          <w:rPr>
            <w:rPrChange w:id="574" w:author="Michael Rütsche" w:date="2013-11-06T08:52:00Z">
              <w:rPr>
                <w:color w:val="FF0000"/>
              </w:rPr>
            </w:rPrChange>
          </w:rPr>
          <w:t xml:space="preserve"> and </w:t>
        </w:r>
        <w:proofErr w:type="spellStart"/>
        <w:r w:rsidRPr="00A82B4A">
          <w:rPr>
            <w:rPrChange w:id="575" w:author="Michael Rütsche" w:date="2013-11-06T08:52:00Z">
              <w:rPr>
                <w:color w:val="FF0000"/>
              </w:rPr>
            </w:rPrChange>
          </w:rPr>
          <w:t>analoge</w:t>
        </w:r>
        <w:proofErr w:type="spellEnd"/>
        <w:r w:rsidRPr="00A82B4A">
          <w:rPr>
            <w:rPrChange w:id="576" w:author="Michael Rütsche" w:date="2013-11-06T08:52:00Z">
              <w:rPr>
                <w:color w:val="FF0000"/>
              </w:rPr>
            </w:rPrChange>
          </w:rPr>
          <w:t xml:space="preserve"> inputs read from hardware or forcing</w:t>
        </w:r>
      </w:ins>
    </w:p>
    <w:p w:rsidR="00A82B4A" w:rsidRPr="00A82B4A" w:rsidRDefault="00A82B4A">
      <w:pPr>
        <w:ind w:left="709"/>
        <w:rPr>
          <w:ins w:id="577" w:author="Michael Rütsche" w:date="2013-11-06T08:48:00Z"/>
          <w:rPrChange w:id="578" w:author="Michael Rütsche" w:date="2013-11-06T08:52:00Z">
            <w:rPr>
              <w:ins w:id="579" w:author="Michael Rütsche" w:date="2013-11-06T08:48:00Z"/>
              <w:color w:val="FF0000"/>
            </w:rPr>
          </w:rPrChange>
        </w:rPr>
        <w:pPrChange w:id="580" w:author="Michael Rütsche" w:date="2013-11-06T08:49:00Z">
          <w:pPr/>
        </w:pPrChange>
      </w:pPr>
      <w:ins w:id="581" w:author="Michael Rütsche" w:date="2013-11-06T08:48:00Z">
        <w:r w:rsidRPr="00A82B4A">
          <w:rPr>
            <w:rPrChange w:id="582" w:author="Michael Rütsche" w:date="2013-11-06T08:52:00Z">
              <w:rPr>
                <w:color w:val="FF0000"/>
              </w:rPr>
            </w:rPrChange>
          </w:rPr>
          <w:t>IF (</w:t>
        </w:r>
        <w:proofErr w:type="spellStart"/>
        <w:r w:rsidRPr="00A82B4A">
          <w:rPr>
            <w:rPrChange w:id="583" w:author="Michael Rütsche" w:date="2013-11-06T08:52:00Z">
              <w:rPr>
                <w:color w:val="FF0000"/>
              </w:rPr>
            </w:rPrChange>
          </w:rPr>
          <w:t>CIf.SwCfg.bolSimulation</w:t>
        </w:r>
        <w:proofErr w:type="spellEnd"/>
        <w:r w:rsidRPr="00A82B4A">
          <w:rPr>
            <w:rPrChange w:id="584" w:author="Michael Rütsche" w:date="2013-11-06T08:52:00Z">
              <w:rPr>
                <w:color w:val="FF0000"/>
              </w:rPr>
            </w:rPrChange>
          </w:rPr>
          <w:t xml:space="preserve"> = FALSE) THEN</w:t>
        </w:r>
      </w:ins>
    </w:p>
    <w:p w:rsidR="00A82B4A" w:rsidRPr="00A82B4A" w:rsidRDefault="00A82B4A">
      <w:pPr>
        <w:ind w:left="709"/>
        <w:rPr>
          <w:ins w:id="585" w:author="Michael Rütsche" w:date="2013-11-06T08:48:00Z"/>
          <w:rPrChange w:id="586" w:author="Michael Rütsche" w:date="2013-11-06T08:52:00Z">
            <w:rPr>
              <w:ins w:id="587" w:author="Michael Rütsche" w:date="2013-11-06T08:48:00Z"/>
              <w:color w:val="FF0000"/>
            </w:rPr>
          </w:rPrChange>
        </w:rPr>
        <w:pPrChange w:id="588" w:author="Michael Rütsche" w:date="2013-11-06T08:49:00Z">
          <w:pPr/>
        </w:pPrChange>
      </w:pPr>
      <w:ins w:id="589" w:author="Michael Rütsche" w:date="2013-11-06T08:48:00Z">
        <w:r w:rsidRPr="00A82B4A">
          <w:rPr>
            <w:rPrChange w:id="590" w:author="Michael Rütsche" w:date="2013-11-06T08:52:00Z">
              <w:rPr>
                <w:color w:val="FF0000"/>
              </w:rPr>
            </w:rPrChange>
          </w:rPr>
          <w:tab/>
        </w:r>
        <w:proofErr w:type="spellStart"/>
        <w:proofErr w:type="gramStart"/>
        <w:r w:rsidRPr="00A82B4A">
          <w:rPr>
            <w:rPrChange w:id="591" w:author="Michael Rütsche" w:date="2013-11-06T08:52:00Z">
              <w:rPr>
                <w:color w:val="FF0000"/>
              </w:rPr>
            </w:rPrChange>
          </w:rPr>
          <w:t>setOutBol</w:t>
        </w:r>
        <w:proofErr w:type="spellEnd"/>
        <w:r w:rsidRPr="00A82B4A">
          <w:rPr>
            <w:rPrChange w:id="592" w:author="Michael Rütsche" w:date="2013-11-06T08:52:00Z">
              <w:rPr>
                <w:color w:val="FF0000"/>
              </w:rPr>
            </w:rPrChange>
          </w:rPr>
          <w:t>(</w:t>
        </w:r>
        <w:proofErr w:type="spellStart"/>
        <w:proofErr w:type="gramEnd"/>
        <w:r w:rsidRPr="00A82B4A">
          <w:rPr>
            <w:rPrChange w:id="593" w:author="Michael Rütsche" w:date="2013-11-06T08:52:00Z">
              <w:rPr>
                <w:color w:val="FF0000"/>
              </w:rPr>
            </w:rPrChange>
          </w:rPr>
          <w:t>CIf.Job.bolIoForce</w:t>
        </w:r>
        <w:proofErr w:type="spellEnd"/>
        <w:r w:rsidRPr="00A82B4A">
          <w:rPr>
            <w:rPrChange w:id="594" w:author="Michael Rütsche" w:date="2013-11-06T08:52:00Z">
              <w:rPr>
                <w:color w:val="FF0000"/>
              </w:rPr>
            </w:rPrChange>
          </w:rPr>
          <w:t xml:space="preserve"> ,ADR(SIf.Out.bolSpeed_1));</w:t>
        </w:r>
      </w:ins>
    </w:p>
    <w:p w:rsidR="00A82B4A" w:rsidRPr="00A82B4A" w:rsidRDefault="00A82B4A">
      <w:pPr>
        <w:ind w:left="709"/>
        <w:rPr>
          <w:ins w:id="595" w:author="Michael Rütsche" w:date="2013-11-06T08:48:00Z"/>
          <w:rPrChange w:id="596" w:author="Michael Rütsche" w:date="2013-11-06T08:52:00Z">
            <w:rPr>
              <w:ins w:id="597" w:author="Michael Rütsche" w:date="2013-11-06T08:48:00Z"/>
              <w:color w:val="FF0000"/>
            </w:rPr>
          </w:rPrChange>
        </w:rPr>
        <w:pPrChange w:id="598" w:author="Michael Rütsche" w:date="2013-11-06T08:49:00Z">
          <w:pPr/>
        </w:pPrChange>
      </w:pPr>
      <w:ins w:id="599" w:author="Michael Rütsche" w:date="2013-11-06T08:48:00Z">
        <w:r w:rsidRPr="00A82B4A">
          <w:rPr>
            <w:rPrChange w:id="600" w:author="Michael Rütsche" w:date="2013-11-06T08:52:00Z">
              <w:rPr>
                <w:color w:val="FF0000"/>
              </w:rPr>
            </w:rPrChange>
          </w:rPr>
          <w:tab/>
        </w:r>
        <w:proofErr w:type="spellStart"/>
        <w:proofErr w:type="gramStart"/>
        <w:r w:rsidRPr="00A82B4A">
          <w:rPr>
            <w:rPrChange w:id="601" w:author="Michael Rütsche" w:date="2013-11-06T08:52:00Z">
              <w:rPr>
                <w:color w:val="FF0000"/>
              </w:rPr>
            </w:rPrChange>
          </w:rPr>
          <w:t>setOutBol</w:t>
        </w:r>
        <w:proofErr w:type="spellEnd"/>
        <w:r w:rsidRPr="00A82B4A">
          <w:rPr>
            <w:rPrChange w:id="602" w:author="Michael Rütsche" w:date="2013-11-06T08:52:00Z">
              <w:rPr>
                <w:color w:val="FF0000"/>
              </w:rPr>
            </w:rPrChange>
          </w:rPr>
          <w:t>(</w:t>
        </w:r>
        <w:proofErr w:type="spellStart"/>
        <w:proofErr w:type="gramEnd"/>
        <w:r w:rsidRPr="00A82B4A">
          <w:rPr>
            <w:rPrChange w:id="603" w:author="Michael Rütsche" w:date="2013-11-06T08:52:00Z">
              <w:rPr>
                <w:color w:val="FF0000"/>
              </w:rPr>
            </w:rPrChange>
          </w:rPr>
          <w:t>CIf.Job.bolIoForce</w:t>
        </w:r>
        <w:proofErr w:type="spellEnd"/>
        <w:r w:rsidRPr="00A82B4A">
          <w:rPr>
            <w:rPrChange w:id="604" w:author="Michael Rütsche" w:date="2013-11-06T08:52:00Z">
              <w:rPr>
                <w:color w:val="FF0000"/>
              </w:rPr>
            </w:rPrChange>
          </w:rPr>
          <w:t xml:space="preserve"> ,ADR(SIf.Out.bolSpeed_2));</w:t>
        </w:r>
      </w:ins>
    </w:p>
    <w:p w:rsidR="00A82B4A" w:rsidRPr="00A82B4A" w:rsidRDefault="00A82B4A">
      <w:pPr>
        <w:ind w:left="709"/>
        <w:rPr>
          <w:ins w:id="605" w:author="Michael Rütsche" w:date="2013-11-06T08:48:00Z"/>
          <w:rPrChange w:id="606" w:author="Michael Rütsche" w:date="2013-11-06T08:52:00Z">
            <w:rPr>
              <w:ins w:id="607" w:author="Michael Rütsche" w:date="2013-11-06T08:48:00Z"/>
              <w:color w:val="FF0000"/>
            </w:rPr>
          </w:rPrChange>
        </w:rPr>
        <w:pPrChange w:id="608" w:author="Michael Rütsche" w:date="2013-11-06T08:49:00Z">
          <w:pPr/>
        </w:pPrChange>
      </w:pPr>
    </w:p>
    <w:p w:rsidR="00A82B4A" w:rsidRPr="00A82B4A" w:rsidRDefault="00A82B4A">
      <w:pPr>
        <w:ind w:left="709"/>
        <w:rPr>
          <w:ins w:id="609" w:author="Michael Rütsche" w:date="2013-11-06T08:48:00Z"/>
          <w:rPrChange w:id="610" w:author="Michael Rütsche" w:date="2013-11-06T08:52:00Z">
            <w:rPr>
              <w:ins w:id="611" w:author="Michael Rütsche" w:date="2013-11-06T08:48:00Z"/>
              <w:color w:val="FF0000"/>
            </w:rPr>
          </w:rPrChange>
        </w:rPr>
        <w:pPrChange w:id="612" w:author="Michael Rütsche" w:date="2013-11-06T08:49:00Z">
          <w:pPr/>
        </w:pPrChange>
      </w:pPr>
      <w:ins w:id="613" w:author="Michael Rütsche" w:date="2013-11-06T08:48:00Z">
        <w:r w:rsidRPr="00A82B4A">
          <w:rPr>
            <w:rPrChange w:id="614" w:author="Michael Rütsche" w:date="2013-11-06T08:52:00Z">
              <w:rPr>
                <w:color w:val="FF0000"/>
              </w:rPr>
            </w:rPrChange>
          </w:rPr>
          <w:tab/>
          <w:t>THIS^.Out_bolSpeed_</w:t>
        </w:r>
        <w:proofErr w:type="gramStart"/>
        <w:r w:rsidRPr="00A82B4A">
          <w:rPr>
            <w:rPrChange w:id="615" w:author="Michael Rütsche" w:date="2013-11-06T08:52:00Z">
              <w:rPr>
                <w:color w:val="FF0000"/>
              </w:rPr>
            </w:rPrChange>
          </w:rPr>
          <w:t>1 :</w:t>
        </w:r>
        <w:proofErr w:type="gramEnd"/>
        <w:r w:rsidRPr="00A82B4A">
          <w:rPr>
            <w:rPrChange w:id="616" w:author="Michael Rütsche" w:date="2013-11-06T08:52:00Z">
              <w:rPr>
                <w:color w:val="FF0000"/>
              </w:rPr>
            </w:rPrChange>
          </w:rPr>
          <w:t>= SIf.Out.bolSpeed_1.map;</w:t>
        </w:r>
      </w:ins>
    </w:p>
    <w:p w:rsidR="00A82B4A" w:rsidRPr="00A82B4A" w:rsidRDefault="00A82B4A">
      <w:pPr>
        <w:ind w:left="709"/>
        <w:rPr>
          <w:ins w:id="617" w:author="Michael Rütsche" w:date="2013-11-06T08:48:00Z"/>
          <w:rPrChange w:id="618" w:author="Michael Rütsche" w:date="2013-11-06T08:52:00Z">
            <w:rPr>
              <w:ins w:id="619" w:author="Michael Rütsche" w:date="2013-11-06T08:48:00Z"/>
              <w:color w:val="FF0000"/>
            </w:rPr>
          </w:rPrChange>
        </w:rPr>
        <w:pPrChange w:id="620" w:author="Michael Rütsche" w:date="2013-11-06T08:49:00Z">
          <w:pPr/>
        </w:pPrChange>
      </w:pPr>
      <w:ins w:id="621" w:author="Michael Rütsche" w:date="2013-11-06T08:48:00Z">
        <w:r w:rsidRPr="00A82B4A">
          <w:rPr>
            <w:rPrChange w:id="622" w:author="Michael Rütsche" w:date="2013-11-06T08:52:00Z">
              <w:rPr>
                <w:color w:val="FF0000"/>
              </w:rPr>
            </w:rPrChange>
          </w:rPr>
          <w:tab/>
          <w:t>THIS^.Out_bolSpeed_</w:t>
        </w:r>
        <w:proofErr w:type="gramStart"/>
        <w:r w:rsidRPr="00A82B4A">
          <w:rPr>
            <w:rPrChange w:id="623" w:author="Michael Rütsche" w:date="2013-11-06T08:52:00Z">
              <w:rPr>
                <w:color w:val="FF0000"/>
              </w:rPr>
            </w:rPrChange>
          </w:rPr>
          <w:t>2 :</w:t>
        </w:r>
        <w:proofErr w:type="gramEnd"/>
        <w:r w:rsidRPr="00A82B4A">
          <w:rPr>
            <w:rPrChange w:id="624" w:author="Michael Rütsche" w:date="2013-11-06T08:52:00Z">
              <w:rPr>
                <w:color w:val="FF0000"/>
              </w:rPr>
            </w:rPrChange>
          </w:rPr>
          <w:t>= SIf.Out.bolSpeed_2.map;</w:t>
        </w:r>
      </w:ins>
    </w:p>
    <w:p w:rsidR="00A82B4A" w:rsidRPr="00A82B4A" w:rsidRDefault="00A82B4A">
      <w:pPr>
        <w:ind w:left="709"/>
        <w:rPr>
          <w:rPrChange w:id="625" w:author="Michael Rütsche" w:date="2013-11-06T08:52:00Z">
            <w:rPr>
              <w:color w:val="FF0000"/>
            </w:rPr>
          </w:rPrChange>
        </w:rPr>
        <w:pPrChange w:id="626" w:author="Michael Rütsche" w:date="2013-11-06T08:49:00Z">
          <w:pPr/>
        </w:pPrChange>
      </w:pPr>
      <w:ins w:id="627" w:author="Michael Rütsche" w:date="2013-11-06T08:48:00Z">
        <w:r w:rsidRPr="00A82B4A">
          <w:rPr>
            <w:rPrChange w:id="628" w:author="Michael Rütsche" w:date="2013-11-06T08:52:00Z">
              <w:rPr>
                <w:color w:val="FF0000"/>
              </w:rPr>
            </w:rPrChange>
          </w:rPr>
          <w:t>END_IF</w:t>
        </w:r>
      </w:ins>
    </w:p>
    <w:p w:rsidR="00BC711F" w:rsidRPr="00A82B4A" w:rsidRDefault="00BC711F">
      <w:pPr>
        <w:tabs>
          <w:tab w:val="left" w:pos="773"/>
          <w:tab w:val="left" w:pos="2293"/>
        </w:tabs>
        <w:rPr>
          <w:ins w:id="629" w:author="Michael Rütsche" w:date="2013-11-06T08:52:00Z"/>
          <w:rPrChange w:id="630" w:author="Michael Rütsche" w:date="2013-11-06T08:52:00Z">
            <w:rPr>
              <w:ins w:id="631" w:author="Michael Rütsche" w:date="2013-11-06T08:52:00Z"/>
              <w:color w:val="FF0000"/>
            </w:rPr>
          </w:rPrChange>
        </w:rPr>
        <w:pPrChange w:id="632" w:author="Michael Rütsche" w:date="2013-11-06T08:51:00Z">
          <w:pPr/>
        </w:pPrChange>
      </w:pPr>
    </w:p>
    <w:p w:rsidR="00A82B4A" w:rsidRPr="00A82B4A" w:rsidRDefault="00A82B4A">
      <w:pPr>
        <w:rPr>
          <w:ins w:id="633" w:author="Michael Rütsche" w:date="2013-11-06T08:51:00Z"/>
          <w:rPrChange w:id="634" w:author="Michael Rütsche" w:date="2013-11-06T08:52:00Z">
            <w:rPr>
              <w:ins w:id="635" w:author="Michael Rütsche" w:date="2013-11-06T08:51:00Z"/>
              <w:color w:val="FF0000"/>
            </w:rPr>
          </w:rPrChange>
        </w:rPr>
      </w:pPr>
      <w:ins w:id="636" w:author="Michael Rütsche" w:date="2013-11-06T08:52:00Z">
        <w:r w:rsidRPr="00A82B4A">
          <w:t xml:space="preserve">Global function </w:t>
        </w:r>
        <w:proofErr w:type="spellStart"/>
        <w:r w:rsidRPr="00A82B4A">
          <w:t>setOutBol</w:t>
        </w:r>
        <w:proofErr w:type="spellEnd"/>
        <w:r w:rsidRPr="00A82B4A">
          <w:t>:</w:t>
        </w:r>
      </w:ins>
    </w:p>
    <w:p w:rsidR="00A82B4A" w:rsidRPr="00A82B4A" w:rsidRDefault="00A82B4A">
      <w:pPr>
        <w:tabs>
          <w:tab w:val="left" w:pos="2293"/>
        </w:tabs>
        <w:ind w:left="709"/>
        <w:rPr>
          <w:ins w:id="637" w:author="Michael Rütsche" w:date="2013-11-06T08:51:00Z"/>
          <w:rPrChange w:id="638" w:author="Michael Rütsche" w:date="2013-11-06T08:52:00Z">
            <w:rPr>
              <w:ins w:id="639" w:author="Michael Rütsche" w:date="2013-11-06T08:51:00Z"/>
              <w:color w:val="FF0000"/>
            </w:rPr>
          </w:rPrChange>
        </w:rPr>
        <w:pPrChange w:id="640" w:author="Michael Rütsche" w:date="2013-11-06T08:52:00Z">
          <w:pPr>
            <w:tabs>
              <w:tab w:val="left" w:pos="2293"/>
            </w:tabs>
          </w:pPr>
        </w:pPrChange>
      </w:pPr>
      <w:ins w:id="641" w:author="Michael Rütsche" w:date="2013-11-06T08:51:00Z">
        <w:r w:rsidRPr="00A82B4A">
          <w:rPr>
            <w:rPrChange w:id="642" w:author="Michael Rütsche" w:date="2013-11-06T08:52:00Z">
              <w:rPr>
                <w:color w:val="FF0000"/>
              </w:rPr>
            </w:rPrChange>
          </w:rPr>
          <w:t>// Copy real values</w:t>
        </w:r>
      </w:ins>
    </w:p>
    <w:p w:rsidR="00A82B4A" w:rsidRPr="00A82B4A" w:rsidRDefault="00A82B4A">
      <w:pPr>
        <w:tabs>
          <w:tab w:val="left" w:pos="2293"/>
        </w:tabs>
        <w:ind w:left="709"/>
        <w:rPr>
          <w:ins w:id="643" w:author="Michael Rütsche" w:date="2013-11-06T08:51:00Z"/>
          <w:rPrChange w:id="644" w:author="Michael Rütsche" w:date="2013-11-06T08:52:00Z">
            <w:rPr>
              <w:ins w:id="645" w:author="Michael Rütsche" w:date="2013-11-06T08:51:00Z"/>
              <w:color w:val="FF0000"/>
            </w:rPr>
          </w:rPrChange>
        </w:rPr>
        <w:pPrChange w:id="646" w:author="Michael Rütsche" w:date="2013-11-06T08:52:00Z">
          <w:pPr>
            <w:tabs>
              <w:tab w:val="left" w:pos="2293"/>
            </w:tabs>
          </w:pPr>
        </w:pPrChange>
      </w:pPr>
      <w:proofErr w:type="spellStart"/>
      <w:ins w:id="647" w:author="Michael Rütsche" w:date="2013-11-06T08:51:00Z">
        <w:r w:rsidRPr="00A82B4A">
          <w:rPr>
            <w:rPrChange w:id="648" w:author="Michael Rütsche" w:date="2013-11-06T08:52:00Z">
              <w:rPr>
                <w:color w:val="FF0000"/>
              </w:rPr>
            </w:rPrChange>
          </w:rPr>
          <w:t>p_Output^.</w:t>
        </w:r>
        <w:proofErr w:type="gramStart"/>
        <w:r w:rsidRPr="00A82B4A">
          <w:rPr>
            <w:rPrChange w:id="649" w:author="Michael Rütsche" w:date="2013-11-06T08:52:00Z">
              <w:rPr>
                <w:color w:val="FF0000"/>
              </w:rPr>
            </w:rPrChange>
          </w:rPr>
          <w:t>state</w:t>
        </w:r>
        <w:proofErr w:type="spellEnd"/>
        <w:r w:rsidRPr="00A82B4A">
          <w:rPr>
            <w:rPrChange w:id="650" w:author="Michael Rütsche" w:date="2013-11-06T08:52:00Z">
              <w:rPr>
                <w:color w:val="FF0000"/>
              </w:rPr>
            </w:rPrChange>
          </w:rPr>
          <w:t xml:space="preserve"> :</w:t>
        </w:r>
        <w:proofErr w:type="gramEnd"/>
        <w:r w:rsidRPr="00A82B4A">
          <w:rPr>
            <w:rPrChange w:id="651" w:author="Michael Rütsche" w:date="2013-11-06T08:52:00Z">
              <w:rPr>
                <w:color w:val="FF0000"/>
              </w:rPr>
            </w:rPrChange>
          </w:rPr>
          <w:t xml:space="preserve">= </w:t>
        </w:r>
        <w:proofErr w:type="spellStart"/>
        <w:r w:rsidRPr="00A82B4A">
          <w:rPr>
            <w:rPrChange w:id="652" w:author="Michael Rütsche" w:date="2013-11-06T08:52:00Z">
              <w:rPr>
                <w:color w:val="FF0000"/>
              </w:rPr>
            </w:rPrChange>
          </w:rPr>
          <w:t>p_Output^.intern</w:t>
        </w:r>
        <w:proofErr w:type="spellEnd"/>
        <w:r w:rsidRPr="00A82B4A">
          <w:rPr>
            <w:rPrChange w:id="653" w:author="Michael Rütsche" w:date="2013-11-06T08:52:00Z">
              <w:rPr>
                <w:color w:val="FF0000"/>
              </w:rPr>
            </w:rPrChange>
          </w:rPr>
          <w:t>;</w:t>
        </w:r>
      </w:ins>
    </w:p>
    <w:p w:rsidR="00A82B4A" w:rsidRPr="00A82B4A" w:rsidRDefault="00A82B4A">
      <w:pPr>
        <w:tabs>
          <w:tab w:val="left" w:pos="2293"/>
        </w:tabs>
        <w:ind w:left="709"/>
        <w:rPr>
          <w:ins w:id="654" w:author="Michael Rütsche" w:date="2013-11-06T08:51:00Z"/>
          <w:rPrChange w:id="655" w:author="Michael Rütsche" w:date="2013-11-06T08:52:00Z">
            <w:rPr>
              <w:ins w:id="656" w:author="Michael Rütsche" w:date="2013-11-06T08:51:00Z"/>
              <w:color w:val="FF0000"/>
            </w:rPr>
          </w:rPrChange>
        </w:rPr>
        <w:pPrChange w:id="657" w:author="Michael Rütsche" w:date="2013-11-06T08:52:00Z">
          <w:pPr>
            <w:tabs>
              <w:tab w:val="left" w:pos="2293"/>
            </w:tabs>
          </w:pPr>
        </w:pPrChange>
      </w:pPr>
    </w:p>
    <w:p w:rsidR="00A82B4A" w:rsidRPr="00A82B4A" w:rsidRDefault="00A82B4A">
      <w:pPr>
        <w:tabs>
          <w:tab w:val="left" w:pos="2293"/>
        </w:tabs>
        <w:ind w:left="709"/>
        <w:rPr>
          <w:ins w:id="658" w:author="Michael Rütsche" w:date="2013-11-06T08:51:00Z"/>
          <w:rPrChange w:id="659" w:author="Michael Rütsche" w:date="2013-11-06T08:52:00Z">
            <w:rPr>
              <w:ins w:id="660" w:author="Michael Rütsche" w:date="2013-11-06T08:51:00Z"/>
              <w:color w:val="FF0000"/>
            </w:rPr>
          </w:rPrChange>
        </w:rPr>
        <w:pPrChange w:id="661" w:author="Michael Rütsche" w:date="2013-11-06T08:52:00Z">
          <w:pPr>
            <w:tabs>
              <w:tab w:val="left" w:pos="2293"/>
            </w:tabs>
          </w:pPr>
        </w:pPrChange>
      </w:pPr>
      <w:ins w:id="662" w:author="Michael Rütsche" w:date="2013-11-06T08:51:00Z">
        <w:r w:rsidRPr="00A82B4A">
          <w:rPr>
            <w:rPrChange w:id="663" w:author="Michael Rütsche" w:date="2013-11-06T08:52:00Z">
              <w:rPr>
                <w:color w:val="FF0000"/>
              </w:rPr>
            </w:rPrChange>
          </w:rPr>
          <w:t>IF (p_Output^.</w:t>
        </w:r>
        <w:proofErr w:type="spellStart"/>
        <w:r w:rsidRPr="00A82B4A">
          <w:rPr>
            <w:rPrChange w:id="664" w:author="Michael Rütsche" w:date="2013-11-06T08:52:00Z">
              <w:rPr>
                <w:color w:val="FF0000"/>
              </w:rPr>
            </w:rPrChange>
          </w:rPr>
          <w:t>EnForce</w:t>
        </w:r>
        <w:proofErr w:type="spellEnd"/>
        <w:r w:rsidRPr="00A82B4A">
          <w:rPr>
            <w:rPrChange w:id="665" w:author="Michael Rütsche" w:date="2013-11-06T08:52:00Z">
              <w:rPr>
                <w:color w:val="FF0000"/>
              </w:rPr>
            </w:rPrChange>
          </w:rPr>
          <w:t xml:space="preserve"> AND </w:t>
        </w:r>
        <w:proofErr w:type="spellStart"/>
        <w:r w:rsidRPr="00A82B4A">
          <w:rPr>
            <w:rPrChange w:id="666" w:author="Michael Rütsche" w:date="2013-11-06T08:52:00Z">
              <w:rPr>
                <w:color w:val="FF0000"/>
              </w:rPr>
            </w:rPrChange>
          </w:rPr>
          <w:t>bol_GlobalEnableForce</w:t>
        </w:r>
        <w:proofErr w:type="spellEnd"/>
        <w:r w:rsidRPr="00A82B4A">
          <w:rPr>
            <w:rPrChange w:id="667" w:author="Michael Rütsche" w:date="2013-11-06T08:52:00Z">
              <w:rPr>
                <w:color w:val="FF0000"/>
              </w:rPr>
            </w:rPrChange>
          </w:rPr>
          <w:t>) THEN</w:t>
        </w:r>
      </w:ins>
    </w:p>
    <w:p w:rsidR="00A82B4A" w:rsidRPr="00A82B4A" w:rsidRDefault="00A82B4A">
      <w:pPr>
        <w:tabs>
          <w:tab w:val="left" w:pos="2293"/>
        </w:tabs>
        <w:ind w:left="709"/>
        <w:rPr>
          <w:ins w:id="668" w:author="Michael Rütsche" w:date="2013-11-06T08:51:00Z"/>
          <w:rPrChange w:id="669" w:author="Michael Rütsche" w:date="2013-11-06T08:52:00Z">
            <w:rPr>
              <w:ins w:id="670" w:author="Michael Rütsche" w:date="2013-11-06T08:51:00Z"/>
              <w:color w:val="FF0000"/>
            </w:rPr>
          </w:rPrChange>
        </w:rPr>
        <w:pPrChange w:id="671" w:author="Michael Rütsche" w:date="2013-11-06T08:52:00Z">
          <w:pPr>
            <w:tabs>
              <w:tab w:val="left" w:pos="2293"/>
            </w:tabs>
          </w:pPr>
        </w:pPrChange>
      </w:pPr>
      <w:ins w:id="672" w:author="Michael Rütsche" w:date="2013-11-06T08:51:00Z">
        <w:r w:rsidRPr="00A82B4A">
          <w:rPr>
            <w:rPrChange w:id="673" w:author="Michael Rütsche" w:date="2013-11-06T08:52:00Z">
              <w:rPr>
                <w:color w:val="FF0000"/>
              </w:rPr>
            </w:rPrChange>
          </w:rPr>
          <w:tab/>
        </w:r>
        <w:proofErr w:type="spellStart"/>
        <w:r w:rsidRPr="00A82B4A">
          <w:rPr>
            <w:rPrChange w:id="674" w:author="Michael Rütsche" w:date="2013-11-06T08:52:00Z">
              <w:rPr>
                <w:color w:val="FF0000"/>
              </w:rPr>
            </w:rPrChange>
          </w:rPr>
          <w:t>p_Output^.</w:t>
        </w:r>
        <w:proofErr w:type="gramStart"/>
        <w:r w:rsidRPr="00A82B4A">
          <w:rPr>
            <w:rPrChange w:id="675" w:author="Michael Rütsche" w:date="2013-11-06T08:52:00Z">
              <w:rPr>
                <w:color w:val="FF0000"/>
              </w:rPr>
            </w:rPrChange>
          </w:rPr>
          <w:t>map</w:t>
        </w:r>
        <w:proofErr w:type="spellEnd"/>
        <w:r w:rsidRPr="00A82B4A">
          <w:rPr>
            <w:rPrChange w:id="676" w:author="Michael Rütsche" w:date="2013-11-06T08:52:00Z">
              <w:rPr>
                <w:color w:val="FF0000"/>
              </w:rPr>
            </w:rPrChange>
          </w:rPr>
          <w:t xml:space="preserve"> :</w:t>
        </w:r>
        <w:proofErr w:type="gramEnd"/>
        <w:r w:rsidRPr="00A82B4A">
          <w:rPr>
            <w:rPrChange w:id="677" w:author="Michael Rütsche" w:date="2013-11-06T08:52:00Z">
              <w:rPr>
                <w:color w:val="FF0000"/>
              </w:rPr>
            </w:rPrChange>
          </w:rPr>
          <w:t xml:space="preserve">= </w:t>
        </w:r>
        <w:proofErr w:type="spellStart"/>
        <w:r w:rsidRPr="00A82B4A">
          <w:rPr>
            <w:rPrChange w:id="678" w:author="Michael Rütsche" w:date="2013-11-06T08:52:00Z">
              <w:rPr>
                <w:color w:val="FF0000"/>
              </w:rPr>
            </w:rPrChange>
          </w:rPr>
          <w:t>p_Output^.force</w:t>
        </w:r>
        <w:proofErr w:type="spellEnd"/>
        <w:r w:rsidRPr="00A82B4A">
          <w:rPr>
            <w:rPrChange w:id="679" w:author="Michael Rütsche" w:date="2013-11-06T08:52:00Z">
              <w:rPr>
                <w:color w:val="FF0000"/>
              </w:rPr>
            </w:rPrChange>
          </w:rPr>
          <w:t>;</w:t>
        </w:r>
      </w:ins>
    </w:p>
    <w:p w:rsidR="00A82B4A" w:rsidRPr="00A82B4A" w:rsidRDefault="00A82B4A">
      <w:pPr>
        <w:tabs>
          <w:tab w:val="left" w:pos="2293"/>
        </w:tabs>
        <w:ind w:left="709"/>
        <w:rPr>
          <w:ins w:id="680" w:author="Michael Rütsche" w:date="2013-11-06T08:51:00Z"/>
          <w:rPrChange w:id="681" w:author="Michael Rütsche" w:date="2013-11-06T08:52:00Z">
            <w:rPr>
              <w:ins w:id="682" w:author="Michael Rütsche" w:date="2013-11-06T08:51:00Z"/>
              <w:color w:val="FF0000"/>
            </w:rPr>
          </w:rPrChange>
        </w:rPr>
        <w:pPrChange w:id="683" w:author="Michael Rütsche" w:date="2013-11-06T08:52:00Z">
          <w:pPr>
            <w:tabs>
              <w:tab w:val="left" w:pos="2293"/>
            </w:tabs>
          </w:pPr>
        </w:pPrChange>
      </w:pPr>
      <w:ins w:id="684" w:author="Michael Rütsche" w:date="2013-11-06T08:51:00Z">
        <w:r w:rsidRPr="00A82B4A">
          <w:rPr>
            <w:rPrChange w:id="685" w:author="Michael Rütsche" w:date="2013-11-06T08:52:00Z">
              <w:rPr>
                <w:color w:val="FF0000"/>
              </w:rPr>
            </w:rPrChange>
          </w:rPr>
          <w:t>ELSE</w:t>
        </w:r>
      </w:ins>
    </w:p>
    <w:p w:rsidR="00A82B4A" w:rsidRPr="00A82B4A" w:rsidRDefault="00A82B4A">
      <w:pPr>
        <w:tabs>
          <w:tab w:val="left" w:pos="2293"/>
        </w:tabs>
        <w:ind w:left="709"/>
        <w:rPr>
          <w:ins w:id="686" w:author="Michael Rütsche" w:date="2013-11-06T08:51:00Z"/>
          <w:rPrChange w:id="687" w:author="Michael Rütsche" w:date="2013-11-06T08:52:00Z">
            <w:rPr>
              <w:ins w:id="688" w:author="Michael Rütsche" w:date="2013-11-06T08:51:00Z"/>
              <w:color w:val="FF0000"/>
            </w:rPr>
          </w:rPrChange>
        </w:rPr>
        <w:pPrChange w:id="689" w:author="Michael Rütsche" w:date="2013-11-06T08:52:00Z">
          <w:pPr>
            <w:tabs>
              <w:tab w:val="left" w:pos="2293"/>
            </w:tabs>
          </w:pPr>
        </w:pPrChange>
      </w:pPr>
      <w:ins w:id="690" w:author="Michael Rütsche" w:date="2013-11-06T08:51:00Z">
        <w:r w:rsidRPr="00A82B4A">
          <w:rPr>
            <w:rPrChange w:id="691" w:author="Michael Rütsche" w:date="2013-11-06T08:52:00Z">
              <w:rPr>
                <w:color w:val="FF0000"/>
              </w:rPr>
            </w:rPrChange>
          </w:rPr>
          <w:tab/>
        </w:r>
        <w:proofErr w:type="spellStart"/>
        <w:r w:rsidRPr="00A82B4A">
          <w:rPr>
            <w:rPrChange w:id="692" w:author="Michael Rütsche" w:date="2013-11-06T08:52:00Z">
              <w:rPr>
                <w:color w:val="FF0000"/>
              </w:rPr>
            </w:rPrChange>
          </w:rPr>
          <w:t>p_Output^.</w:t>
        </w:r>
        <w:proofErr w:type="gramStart"/>
        <w:r w:rsidRPr="00A82B4A">
          <w:rPr>
            <w:rPrChange w:id="693" w:author="Michael Rütsche" w:date="2013-11-06T08:52:00Z">
              <w:rPr>
                <w:color w:val="FF0000"/>
              </w:rPr>
            </w:rPrChange>
          </w:rPr>
          <w:t>map</w:t>
        </w:r>
        <w:proofErr w:type="spellEnd"/>
        <w:r w:rsidRPr="00A82B4A">
          <w:rPr>
            <w:rPrChange w:id="694" w:author="Michael Rütsche" w:date="2013-11-06T08:52:00Z">
              <w:rPr>
                <w:color w:val="FF0000"/>
              </w:rPr>
            </w:rPrChange>
          </w:rPr>
          <w:t xml:space="preserve"> :</w:t>
        </w:r>
        <w:proofErr w:type="gramEnd"/>
        <w:r w:rsidRPr="00A82B4A">
          <w:rPr>
            <w:rPrChange w:id="695" w:author="Michael Rütsche" w:date="2013-11-06T08:52:00Z">
              <w:rPr>
                <w:color w:val="FF0000"/>
              </w:rPr>
            </w:rPrChange>
          </w:rPr>
          <w:t xml:space="preserve">= </w:t>
        </w:r>
        <w:proofErr w:type="spellStart"/>
        <w:r w:rsidRPr="00A82B4A">
          <w:rPr>
            <w:rPrChange w:id="696" w:author="Michael Rütsche" w:date="2013-11-06T08:52:00Z">
              <w:rPr>
                <w:color w:val="FF0000"/>
              </w:rPr>
            </w:rPrChange>
          </w:rPr>
          <w:t>p_Output^.intern</w:t>
        </w:r>
        <w:proofErr w:type="spellEnd"/>
        <w:r w:rsidRPr="00A82B4A">
          <w:rPr>
            <w:rPrChange w:id="697" w:author="Michael Rütsche" w:date="2013-11-06T08:52:00Z">
              <w:rPr>
                <w:color w:val="FF0000"/>
              </w:rPr>
            </w:rPrChange>
          </w:rPr>
          <w:t>;</w:t>
        </w:r>
      </w:ins>
    </w:p>
    <w:p w:rsidR="00A82B4A" w:rsidRPr="00A82B4A" w:rsidRDefault="00A82B4A">
      <w:pPr>
        <w:tabs>
          <w:tab w:val="left" w:pos="2293"/>
        </w:tabs>
        <w:ind w:left="709"/>
        <w:rPr>
          <w:ins w:id="698" w:author="Michael Rütsche" w:date="2013-11-06T08:51:00Z"/>
          <w:rPrChange w:id="699" w:author="Michael Rütsche" w:date="2013-11-06T08:52:00Z">
            <w:rPr>
              <w:ins w:id="700" w:author="Michael Rütsche" w:date="2013-11-06T08:51:00Z"/>
              <w:color w:val="FF0000"/>
            </w:rPr>
          </w:rPrChange>
        </w:rPr>
        <w:pPrChange w:id="701" w:author="Michael Rütsche" w:date="2013-11-06T08:52:00Z">
          <w:pPr>
            <w:tabs>
              <w:tab w:val="left" w:pos="2293"/>
            </w:tabs>
          </w:pPr>
        </w:pPrChange>
      </w:pPr>
      <w:ins w:id="702" w:author="Michael Rütsche" w:date="2013-11-06T08:51:00Z">
        <w:r w:rsidRPr="00A82B4A">
          <w:rPr>
            <w:rPrChange w:id="703" w:author="Michael Rütsche" w:date="2013-11-06T08:52:00Z">
              <w:rPr>
                <w:color w:val="FF0000"/>
              </w:rPr>
            </w:rPrChange>
          </w:rPr>
          <w:t>END_IF;</w:t>
        </w:r>
      </w:ins>
    </w:p>
    <w:p w:rsidR="00A82B4A" w:rsidRPr="00A82B4A" w:rsidRDefault="00A82B4A">
      <w:pPr>
        <w:tabs>
          <w:tab w:val="left" w:pos="2293"/>
        </w:tabs>
        <w:ind w:left="709"/>
        <w:rPr>
          <w:ins w:id="704" w:author="Michael Rütsche" w:date="2013-11-06T08:51:00Z"/>
          <w:rPrChange w:id="705" w:author="Michael Rütsche" w:date="2013-11-06T08:52:00Z">
            <w:rPr>
              <w:ins w:id="706" w:author="Michael Rütsche" w:date="2013-11-06T08:51:00Z"/>
              <w:color w:val="FF0000"/>
            </w:rPr>
          </w:rPrChange>
        </w:rPr>
        <w:pPrChange w:id="707" w:author="Michael Rütsche" w:date="2013-11-06T08:52:00Z">
          <w:pPr>
            <w:tabs>
              <w:tab w:val="left" w:pos="2293"/>
            </w:tabs>
          </w:pPr>
        </w:pPrChange>
      </w:pPr>
    </w:p>
    <w:p w:rsidR="00A82B4A" w:rsidRPr="00A82B4A" w:rsidRDefault="00A82B4A">
      <w:pPr>
        <w:tabs>
          <w:tab w:val="left" w:pos="2293"/>
        </w:tabs>
        <w:ind w:left="709"/>
        <w:rPr>
          <w:rPrChange w:id="708" w:author="Michael Rütsche" w:date="2013-11-06T08:52:00Z">
            <w:rPr>
              <w:color w:val="FF0000"/>
            </w:rPr>
          </w:rPrChange>
        </w:rPr>
        <w:pPrChange w:id="709" w:author="Michael Rütsche" w:date="2013-11-06T08:52:00Z">
          <w:pPr/>
        </w:pPrChange>
      </w:pPr>
      <w:proofErr w:type="spellStart"/>
      <w:proofErr w:type="gramStart"/>
      <w:ins w:id="710" w:author="Michael Rütsche" w:date="2013-11-06T08:51:00Z">
        <w:r w:rsidRPr="00A82B4A">
          <w:rPr>
            <w:rPrChange w:id="711" w:author="Michael Rütsche" w:date="2013-11-06T08:52:00Z">
              <w:rPr>
                <w:color w:val="FF0000"/>
              </w:rPr>
            </w:rPrChange>
          </w:rPr>
          <w:t>setOutBol</w:t>
        </w:r>
        <w:proofErr w:type="spellEnd"/>
        <w:proofErr w:type="gramEnd"/>
        <w:r w:rsidRPr="00A82B4A">
          <w:rPr>
            <w:rPrChange w:id="712" w:author="Michael Rütsche" w:date="2013-11-06T08:52:00Z">
              <w:rPr>
                <w:color w:val="FF0000"/>
              </w:rPr>
            </w:rPrChange>
          </w:rPr>
          <w:t xml:space="preserve"> := </w:t>
        </w:r>
        <w:proofErr w:type="spellStart"/>
        <w:r w:rsidRPr="00A82B4A">
          <w:rPr>
            <w:rPrChange w:id="713" w:author="Michael Rütsche" w:date="2013-11-06T08:52:00Z">
              <w:rPr>
                <w:color w:val="FF0000"/>
              </w:rPr>
            </w:rPrChange>
          </w:rPr>
          <w:t>p_Output^.map</w:t>
        </w:r>
        <w:proofErr w:type="spellEnd"/>
        <w:r w:rsidRPr="00A82B4A">
          <w:rPr>
            <w:rPrChange w:id="714" w:author="Michael Rütsche" w:date="2013-11-06T08:52:00Z">
              <w:rPr>
                <w:color w:val="FF0000"/>
              </w:rPr>
            </w:rPrChange>
          </w:rPr>
          <w:t>;</w:t>
        </w:r>
      </w:ins>
    </w:p>
    <w:p w:rsidR="00BC711F" w:rsidRPr="0073500C" w:rsidRDefault="00BC711F" w:rsidP="00BC711F"/>
    <w:p w:rsidR="00AA5902" w:rsidRPr="0073500C" w:rsidRDefault="00C07EA0" w:rsidP="00AA5902">
      <w:pPr>
        <w:pStyle w:val="berschrift3"/>
      </w:pPr>
      <w:bookmarkStart w:id="715" w:name="_Toc371519650"/>
      <w:r w:rsidRPr="0073500C">
        <w:t>Parameter h</w:t>
      </w:r>
      <w:r w:rsidR="00AA5902" w:rsidRPr="0073500C">
        <w:t>andling</w:t>
      </w:r>
      <w:bookmarkEnd w:id="715"/>
    </w:p>
    <w:p w:rsidR="00AA5902" w:rsidRDefault="003D57C2" w:rsidP="00520A10">
      <w:r>
        <w:t xml:space="preserve">In the </w:t>
      </w:r>
      <w:proofErr w:type="spellStart"/>
      <w:r>
        <w:t>FB_Init</w:t>
      </w:r>
      <w:proofErr w:type="spellEnd"/>
      <w:r>
        <w:t xml:space="preserve"> FUB the parameters will be initialized hardcoded in PLC code. So it’s sure that an initial value is every time set. Generally a</w:t>
      </w:r>
      <w:r w:rsidR="00AA5902" w:rsidRPr="0073500C">
        <w:t xml:space="preserve">ll parameters and configurations of the controllers will be written after start up by the UI (C#). </w:t>
      </w:r>
    </w:p>
    <w:p w:rsidR="002B6DAC" w:rsidRDefault="002B6DAC" w:rsidP="00520A10"/>
    <w:p w:rsidR="002B6DAC" w:rsidRDefault="002B6DAC" w:rsidP="00520A10">
      <w:r>
        <w:t>Parameters to be written from the UI at initialisation:</w:t>
      </w:r>
    </w:p>
    <w:p w:rsidR="002B6DAC" w:rsidRDefault="002B6DAC" w:rsidP="002B6DAC">
      <w:r>
        <w:t xml:space="preserve">For every controller: </w:t>
      </w:r>
    </w:p>
    <w:p w:rsidR="002B6DAC" w:rsidRDefault="002B6DAC" w:rsidP="002B6DAC">
      <w:pPr>
        <w:ind w:firstLine="709"/>
      </w:pPr>
      <w:r>
        <w:t xml:space="preserve">Controller </w:t>
      </w:r>
      <w:r w:rsidRPr="00C25A27">
        <w:t>Software Configuration</w:t>
      </w:r>
      <w:r>
        <w:tab/>
      </w:r>
      <w:proofErr w:type="spellStart"/>
      <w:r w:rsidRPr="00C25A27">
        <w:t>SwCfg</w:t>
      </w:r>
      <w:proofErr w:type="spellEnd"/>
      <w:r>
        <w:t>:</w:t>
      </w:r>
      <w:r w:rsidRPr="00C25A27">
        <w:t xml:space="preserve"> </w:t>
      </w:r>
      <w:proofErr w:type="spellStart"/>
      <w:r w:rsidRPr="00C25A27">
        <w:t>T_Ctrl_SwCfg</w:t>
      </w:r>
      <w:proofErr w:type="spellEnd"/>
    </w:p>
    <w:p w:rsidR="002B6DAC" w:rsidRPr="006C3932" w:rsidRDefault="002B6DAC" w:rsidP="002B6DAC">
      <w:pPr>
        <w:ind w:firstLine="709"/>
        <w:rPr>
          <w:lang w:val="fr-CH"/>
          <w:rPrChange w:id="716" w:author="Michael Rütsche" w:date="2013-10-10T11:21:00Z">
            <w:rPr/>
          </w:rPrChange>
        </w:rPr>
      </w:pPr>
      <w:r w:rsidRPr="006C3932">
        <w:rPr>
          <w:lang w:val="fr-CH"/>
          <w:rPrChange w:id="717" w:author="Michael Rütsche" w:date="2013-10-10T11:21:00Z">
            <w:rPr/>
          </w:rPrChange>
        </w:rPr>
        <w:t>Controller configuration</w:t>
      </w:r>
      <w:r w:rsidRPr="006C3932">
        <w:rPr>
          <w:lang w:val="fr-CH"/>
          <w:rPrChange w:id="718" w:author="Michael Rütsche" w:date="2013-10-10T11:21:00Z">
            <w:rPr/>
          </w:rPrChange>
        </w:rPr>
        <w:tab/>
      </w:r>
      <w:r w:rsidRPr="006C3932">
        <w:rPr>
          <w:lang w:val="fr-CH"/>
          <w:rPrChange w:id="719" w:author="Michael Rütsche" w:date="2013-10-10T11:21:00Z">
            <w:rPr/>
          </w:rPrChange>
        </w:rPr>
        <w:tab/>
      </w:r>
      <w:proofErr w:type="spellStart"/>
      <w:r w:rsidRPr="006C3932">
        <w:rPr>
          <w:lang w:val="fr-CH"/>
          <w:rPrChange w:id="720" w:author="Michael Rütsche" w:date="2013-10-10T11:21:00Z">
            <w:rPr/>
          </w:rPrChange>
        </w:rPr>
        <w:t>Cfg</w:t>
      </w:r>
      <w:proofErr w:type="spellEnd"/>
      <w:r w:rsidRPr="006C3932">
        <w:rPr>
          <w:lang w:val="fr-CH"/>
          <w:rPrChange w:id="721" w:author="Michael Rütsche" w:date="2013-10-10T11:21:00Z">
            <w:rPr/>
          </w:rPrChange>
        </w:rPr>
        <w:t xml:space="preserve">: </w:t>
      </w:r>
      <w:proofErr w:type="spellStart"/>
      <w:r w:rsidRPr="006C3932">
        <w:rPr>
          <w:lang w:val="fr-CH"/>
          <w:rPrChange w:id="722" w:author="Michael Rütsche" w:date="2013-10-10T11:21:00Z">
            <w:rPr/>
          </w:rPrChange>
        </w:rPr>
        <w:t>T_Ctrl_SIf_CYL_Cfg</w:t>
      </w:r>
      <w:proofErr w:type="spellEnd"/>
    </w:p>
    <w:p w:rsidR="002B6DAC" w:rsidRPr="006C3932" w:rsidRDefault="002B6DAC" w:rsidP="002B6DAC">
      <w:pPr>
        <w:rPr>
          <w:lang w:val="fr-CH"/>
          <w:rPrChange w:id="723" w:author="Michael Rütsche" w:date="2013-10-10T11:21:00Z">
            <w:rPr/>
          </w:rPrChange>
        </w:rPr>
      </w:pPr>
      <w:r w:rsidRPr="006C3932">
        <w:rPr>
          <w:lang w:val="fr-CH"/>
          <w:rPrChange w:id="724" w:author="Michael Rütsche" w:date="2013-10-10T11:21:00Z">
            <w:rPr/>
          </w:rPrChange>
        </w:rPr>
        <w:tab/>
        <w:t xml:space="preserve">Controller </w:t>
      </w:r>
      <w:proofErr w:type="spellStart"/>
      <w:r w:rsidRPr="006C3932">
        <w:rPr>
          <w:lang w:val="fr-CH"/>
          <w:rPrChange w:id="725" w:author="Michael Rütsche" w:date="2013-10-10T11:21:00Z">
            <w:rPr/>
          </w:rPrChange>
        </w:rPr>
        <w:t>parameter</w:t>
      </w:r>
      <w:proofErr w:type="spellEnd"/>
      <w:r w:rsidRPr="006C3932">
        <w:rPr>
          <w:lang w:val="fr-CH"/>
          <w:rPrChange w:id="726" w:author="Michael Rütsche" w:date="2013-10-10T11:21:00Z">
            <w:rPr/>
          </w:rPrChange>
        </w:rPr>
        <w:tab/>
      </w:r>
      <w:r w:rsidRPr="006C3932">
        <w:rPr>
          <w:lang w:val="fr-CH"/>
          <w:rPrChange w:id="727" w:author="Michael Rütsche" w:date="2013-10-10T11:21:00Z">
            <w:rPr/>
          </w:rPrChange>
        </w:rPr>
        <w:tab/>
        <w:t xml:space="preserve">Par: </w:t>
      </w:r>
      <w:proofErr w:type="spellStart"/>
      <w:r w:rsidRPr="006C3932">
        <w:rPr>
          <w:lang w:val="fr-CH"/>
          <w:rPrChange w:id="728" w:author="Michael Rütsche" w:date="2013-10-10T11:21:00Z">
            <w:rPr/>
          </w:rPrChange>
        </w:rPr>
        <w:t>T_Ctrl_SIf_CYL_Par</w:t>
      </w:r>
      <w:proofErr w:type="spellEnd"/>
    </w:p>
    <w:p w:rsidR="002B6DAC" w:rsidRDefault="002B6DAC" w:rsidP="002B6DAC">
      <w:proofErr w:type="spellStart"/>
      <w:proofErr w:type="gramStart"/>
      <w:r>
        <w:t>p.e</w:t>
      </w:r>
      <w:proofErr w:type="gramEnd"/>
      <w:r>
        <w:t>.</w:t>
      </w:r>
      <w:proofErr w:type="spellEnd"/>
      <w:r>
        <w:t xml:space="preserve"> for the stopper controller 1 (STP_1):</w:t>
      </w:r>
    </w:p>
    <w:p w:rsidR="002B6DAC" w:rsidRDefault="00773D91" w:rsidP="002B6DAC">
      <w:pPr>
        <w:pStyle w:val="Listenabsatz"/>
        <w:numPr>
          <w:ilvl w:val="0"/>
          <w:numId w:val="30"/>
        </w:numPr>
      </w:pPr>
      <w:r>
        <w:t xml:space="preserve">In STP_1 -&gt; </w:t>
      </w:r>
      <w:proofErr w:type="spellStart"/>
      <w:r w:rsidR="002B6DAC">
        <w:t>CIf.SwCfg</w:t>
      </w:r>
      <w:proofErr w:type="spellEnd"/>
    </w:p>
    <w:p w:rsidR="002B6DAC" w:rsidRDefault="00773D91" w:rsidP="002B6DAC">
      <w:pPr>
        <w:pStyle w:val="Listenabsatz"/>
        <w:numPr>
          <w:ilvl w:val="0"/>
          <w:numId w:val="30"/>
        </w:numPr>
      </w:pPr>
      <w:r>
        <w:t xml:space="preserve">In STP_1 -&gt; </w:t>
      </w:r>
      <w:proofErr w:type="spellStart"/>
      <w:r w:rsidR="002B6DAC">
        <w:t>SIf.Cfg</w:t>
      </w:r>
      <w:proofErr w:type="spellEnd"/>
    </w:p>
    <w:p w:rsidR="002B6DAC" w:rsidRPr="0073500C" w:rsidRDefault="00773D91" w:rsidP="00773D91">
      <w:pPr>
        <w:pStyle w:val="Listenabsatz"/>
        <w:numPr>
          <w:ilvl w:val="0"/>
          <w:numId w:val="30"/>
        </w:numPr>
      </w:pPr>
      <w:r>
        <w:t xml:space="preserve">In STP_1 -&gt; </w:t>
      </w:r>
      <w:proofErr w:type="spellStart"/>
      <w:r w:rsidR="002B6DAC">
        <w:t>SIf.Par</w:t>
      </w:r>
      <w:proofErr w:type="spellEnd"/>
    </w:p>
    <w:p w:rsidR="002B6DAC" w:rsidRPr="00C25A27" w:rsidRDefault="002B6DAC" w:rsidP="002B6DAC"/>
    <w:p w:rsidR="002B6DAC" w:rsidRPr="0073500C" w:rsidRDefault="002B6DAC" w:rsidP="00520A10"/>
    <w:p w:rsidR="00C07EA0" w:rsidRPr="0073500C" w:rsidRDefault="00C07EA0" w:rsidP="00C07EA0">
      <w:pPr>
        <w:pStyle w:val="berschrift3"/>
      </w:pPr>
      <w:bookmarkStart w:id="729" w:name="_Toc371519651"/>
      <w:r w:rsidRPr="0073500C">
        <w:t>State machine</w:t>
      </w:r>
      <w:bookmarkEnd w:id="729"/>
    </w:p>
    <w:p w:rsidR="00C07EA0" w:rsidRPr="0073500C" w:rsidRDefault="00C07EA0" w:rsidP="00C07EA0">
      <w:r w:rsidRPr="0073500C">
        <w:t xml:space="preserve">In the base controller the default state machine is defined. Every State is defined as </w:t>
      </w:r>
      <w:r w:rsidR="00E85FFE">
        <w:t xml:space="preserve">a </w:t>
      </w:r>
      <w:r w:rsidRPr="0073500C">
        <w:t xml:space="preserve">method. So in the inherited controllers is it possible to overwrite only one state and the codes overview are easier. </w:t>
      </w:r>
    </w:p>
    <w:p w:rsidR="00C07EA0" w:rsidRPr="0073500C" w:rsidRDefault="00C07EA0" w:rsidP="00C07EA0"/>
    <w:p w:rsidR="00C07EA0" w:rsidRPr="0073500C" w:rsidRDefault="00C07EA0" w:rsidP="00C07EA0">
      <w:r w:rsidRPr="0073500C">
        <w:t>Example implementation of the state method:</w:t>
      </w:r>
    </w:p>
    <w:p w:rsidR="00C07EA0" w:rsidRPr="0073500C" w:rsidRDefault="00C07EA0" w:rsidP="00C07EA0">
      <w:r w:rsidRPr="0073500C">
        <w:t>//--------------------------------------------------------------------------------------</w:t>
      </w:r>
    </w:p>
    <w:p w:rsidR="00C07EA0" w:rsidRPr="0073500C" w:rsidRDefault="00C07EA0" w:rsidP="00C07EA0">
      <w:r w:rsidRPr="0073500C">
        <w:t>// Entry action</w:t>
      </w:r>
    </w:p>
    <w:p w:rsidR="00C07EA0" w:rsidRPr="0073500C" w:rsidRDefault="00C07EA0" w:rsidP="00C07EA0">
      <w:r w:rsidRPr="0073500C">
        <w:tab/>
        <w:t>IF (</w:t>
      </w:r>
      <w:proofErr w:type="spellStart"/>
      <w:r w:rsidRPr="0073500C">
        <w:t>me.StateMachine.eState</w:t>
      </w:r>
      <w:proofErr w:type="spellEnd"/>
      <w:r w:rsidRPr="0073500C">
        <w:t>&lt;&gt;</w:t>
      </w:r>
      <w:proofErr w:type="spellStart"/>
      <w:r w:rsidRPr="0073500C">
        <w:t>me.StateMachine.eStateLastCycle</w:t>
      </w:r>
      <w:proofErr w:type="spellEnd"/>
      <w:r w:rsidRPr="0073500C">
        <w:t>) THEN</w:t>
      </w:r>
    </w:p>
    <w:p w:rsidR="00C07EA0" w:rsidRPr="0073500C" w:rsidRDefault="00C07EA0" w:rsidP="00C07EA0">
      <w:r w:rsidRPr="0073500C">
        <w:tab/>
      </w:r>
      <w:r w:rsidRPr="0073500C">
        <w:tab/>
      </w:r>
      <w:proofErr w:type="spellStart"/>
      <w:proofErr w:type="gramStart"/>
      <w:r w:rsidRPr="0073500C">
        <w:t>me.StateMachine.eStateLastCycle</w:t>
      </w:r>
      <w:proofErr w:type="spellEnd"/>
      <w:r w:rsidRPr="0073500C">
        <w:t xml:space="preserve"> :</w:t>
      </w:r>
      <w:proofErr w:type="gramEnd"/>
      <w:r w:rsidRPr="0073500C">
        <w:t xml:space="preserve">= </w:t>
      </w:r>
      <w:proofErr w:type="spellStart"/>
      <w:r w:rsidRPr="0073500C">
        <w:t>me.StateMachine.eState</w:t>
      </w:r>
      <w:proofErr w:type="spellEnd"/>
      <w:r w:rsidRPr="0073500C">
        <w:t>;</w:t>
      </w:r>
    </w:p>
    <w:p w:rsidR="00C07EA0" w:rsidRPr="0073500C" w:rsidRDefault="00C07EA0" w:rsidP="00C07EA0">
      <w:r w:rsidRPr="0073500C">
        <w:tab/>
      </w:r>
      <w:r w:rsidRPr="0073500C">
        <w:tab/>
      </w:r>
    </w:p>
    <w:p w:rsidR="00C07EA0" w:rsidRPr="0073500C" w:rsidRDefault="00C07EA0" w:rsidP="00C07EA0">
      <w:r w:rsidRPr="0073500C">
        <w:tab/>
      </w:r>
      <w:r w:rsidRPr="0073500C">
        <w:tab/>
      </w:r>
      <w:proofErr w:type="spellStart"/>
      <w:proofErr w:type="gramStart"/>
      <w:r w:rsidRPr="0073500C">
        <w:t>SIf.Out.bolExtend.intern</w:t>
      </w:r>
      <w:proofErr w:type="spellEnd"/>
      <w:r w:rsidRPr="0073500C">
        <w:t xml:space="preserve"> :</w:t>
      </w:r>
      <w:proofErr w:type="gramEnd"/>
      <w:r w:rsidRPr="0073500C">
        <w:t>= TRUE;</w:t>
      </w:r>
    </w:p>
    <w:p w:rsidR="00C07EA0" w:rsidRPr="0073500C" w:rsidRDefault="00C07EA0" w:rsidP="00C07EA0">
      <w:r w:rsidRPr="0073500C">
        <w:tab/>
      </w:r>
      <w:r w:rsidRPr="0073500C">
        <w:tab/>
      </w:r>
      <w:proofErr w:type="spellStart"/>
      <w:proofErr w:type="gramStart"/>
      <w:r w:rsidRPr="0073500C">
        <w:t>SIf.Out.bolRetract.intern</w:t>
      </w:r>
      <w:proofErr w:type="spellEnd"/>
      <w:r w:rsidRPr="0073500C">
        <w:t xml:space="preserve"> :</w:t>
      </w:r>
      <w:proofErr w:type="gramEnd"/>
      <w:r w:rsidRPr="0073500C">
        <w:t>= FALSE;</w:t>
      </w:r>
    </w:p>
    <w:p w:rsidR="00C07EA0" w:rsidRPr="0073500C" w:rsidRDefault="00C07EA0" w:rsidP="00C07EA0">
      <w:r w:rsidRPr="0073500C">
        <w:tab/>
      </w:r>
      <w:r w:rsidRPr="0073500C">
        <w:tab/>
      </w:r>
    </w:p>
    <w:p w:rsidR="00C07EA0" w:rsidRPr="0073500C" w:rsidRDefault="00C07EA0" w:rsidP="00C07EA0">
      <w:r w:rsidRPr="0073500C">
        <w:tab/>
      </w:r>
      <w:r w:rsidRPr="0073500C">
        <w:tab/>
      </w:r>
      <w:proofErr w:type="gramStart"/>
      <w:r w:rsidRPr="0073500C">
        <w:t>fbSimulationTimer.IN :</w:t>
      </w:r>
      <w:proofErr w:type="gramEnd"/>
      <w:r w:rsidRPr="0073500C">
        <w:t>= FALSE;</w:t>
      </w:r>
    </w:p>
    <w:p w:rsidR="00C07EA0" w:rsidRPr="0073500C" w:rsidRDefault="00C07EA0" w:rsidP="00C07EA0">
      <w:r w:rsidRPr="0073500C">
        <w:tab/>
      </w:r>
      <w:r w:rsidRPr="0073500C">
        <w:tab/>
      </w:r>
      <w:proofErr w:type="gramStart"/>
      <w:r w:rsidRPr="0073500C">
        <w:t>fbSimulationTimer.PT :</w:t>
      </w:r>
      <w:proofErr w:type="gramEnd"/>
      <w:r w:rsidRPr="0073500C">
        <w:t>= UDINT_TO_TIME(</w:t>
      </w:r>
      <w:proofErr w:type="spellStart"/>
      <w:r w:rsidRPr="0073500C">
        <w:t>SIf.Par.udiSimExtendTime_ms</w:t>
      </w:r>
      <w:proofErr w:type="spellEnd"/>
      <w:r w:rsidRPr="0073500C">
        <w:t>);</w:t>
      </w:r>
    </w:p>
    <w:p w:rsidR="00C07EA0" w:rsidRPr="0073500C" w:rsidRDefault="00C07EA0" w:rsidP="00C07EA0">
      <w:r w:rsidRPr="0073500C">
        <w:lastRenderedPageBreak/>
        <w:tab/>
      </w:r>
      <w:r w:rsidRPr="0073500C">
        <w:tab/>
      </w:r>
      <w:proofErr w:type="spellStart"/>
      <w:proofErr w:type="gramStart"/>
      <w:r w:rsidRPr="0073500C">
        <w:t>fbSimulationTimer</w:t>
      </w:r>
      <w:proofErr w:type="spellEnd"/>
      <w:r w:rsidRPr="0073500C">
        <w:t>(</w:t>
      </w:r>
      <w:proofErr w:type="gramEnd"/>
      <w:r w:rsidRPr="0073500C">
        <w:t>); // set time/reset timer</w:t>
      </w:r>
    </w:p>
    <w:p w:rsidR="00C07EA0" w:rsidRPr="0073500C" w:rsidRDefault="00C07EA0" w:rsidP="00C07EA0">
      <w:r w:rsidRPr="0073500C">
        <w:tab/>
      </w:r>
      <w:r w:rsidRPr="0073500C">
        <w:tab/>
      </w:r>
      <w:proofErr w:type="gramStart"/>
      <w:r w:rsidRPr="0073500C">
        <w:t>fbSimulationTimer.IN :</w:t>
      </w:r>
      <w:proofErr w:type="gramEnd"/>
      <w:r w:rsidRPr="0073500C">
        <w:t>= TRUE; // start timer</w:t>
      </w:r>
    </w:p>
    <w:p w:rsidR="00C07EA0" w:rsidRPr="0073500C" w:rsidRDefault="00C07EA0" w:rsidP="00C07EA0">
      <w:r w:rsidRPr="0073500C">
        <w:tab/>
        <w:t>END_IF</w:t>
      </w:r>
    </w:p>
    <w:p w:rsidR="00C07EA0" w:rsidRPr="0073500C" w:rsidRDefault="00C07EA0" w:rsidP="00C07EA0"/>
    <w:p w:rsidR="00C07EA0" w:rsidRPr="0073500C" w:rsidRDefault="00C07EA0" w:rsidP="00C07EA0"/>
    <w:p w:rsidR="00C07EA0" w:rsidRPr="0073500C" w:rsidRDefault="00C07EA0" w:rsidP="00C07EA0">
      <w:r w:rsidRPr="0073500C">
        <w:t>//--------------------------------------------------------------------------------------</w:t>
      </w:r>
    </w:p>
    <w:p w:rsidR="00C07EA0" w:rsidRPr="0073500C" w:rsidRDefault="00C07EA0" w:rsidP="00C07EA0">
      <w:r w:rsidRPr="0073500C">
        <w:t>// Cyclic action</w:t>
      </w:r>
    </w:p>
    <w:p w:rsidR="00C07EA0" w:rsidRPr="0073500C" w:rsidRDefault="00C07EA0" w:rsidP="00C07EA0">
      <w:r w:rsidRPr="0073500C">
        <w:tab/>
        <w:t>IF (</w:t>
      </w:r>
      <w:proofErr w:type="spellStart"/>
      <w:r w:rsidRPr="0073500C">
        <w:t>me.StateMachine.eState</w:t>
      </w:r>
      <w:proofErr w:type="spellEnd"/>
      <w:r w:rsidRPr="0073500C">
        <w:t>=</w:t>
      </w:r>
      <w:proofErr w:type="spellStart"/>
      <w:r w:rsidRPr="0073500C">
        <w:t>me.StateMachine.eStateLastCycle</w:t>
      </w:r>
      <w:proofErr w:type="spellEnd"/>
      <w:r w:rsidRPr="0073500C">
        <w:t>) THEN</w:t>
      </w:r>
    </w:p>
    <w:p w:rsidR="00C07EA0" w:rsidRPr="0073500C" w:rsidRDefault="00C07EA0" w:rsidP="00C07EA0"/>
    <w:p w:rsidR="00C07EA0" w:rsidRPr="0073500C" w:rsidRDefault="00C07EA0" w:rsidP="00C07EA0">
      <w:r w:rsidRPr="0073500C">
        <w:tab/>
      </w:r>
      <w:r w:rsidRPr="0073500C">
        <w:tab/>
        <w:t>// Simulation</w:t>
      </w:r>
    </w:p>
    <w:p w:rsidR="00C07EA0" w:rsidRPr="0073500C" w:rsidRDefault="00C07EA0" w:rsidP="00C07EA0">
      <w:r w:rsidRPr="0073500C">
        <w:tab/>
      </w:r>
      <w:r w:rsidRPr="0073500C">
        <w:tab/>
        <w:t>IF (</w:t>
      </w:r>
      <w:proofErr w:type="spellStart"/>
      <w:r w:rsidRPr="0073500C">
        <w:t>CIf.Config.bolSimulation</w:t>
      </w:r>
      <w:proofErr w:type="spellEnd"/>
      <w:r w:rsidRPr="0073500C">
        <w:t>) THEN</w:t>
      </w:r>
    </w:p>
    <w:p w:rsidR="00C07EA0" w:rsidRPr="0073500C" w:rsidRDefault="00C07EA0" w:rsidP="00C07EA0">
      <w:r w:rsidRPr="0073500C">
        <w:tab/>
      </w:r>
      <w:r w:rsidRPr="0073500C">
        <w:tab/>
      </w:r>
      <w:r w:rsidRPr="0073500C">
        <w:tab/>
      </w:r>
      <w:proofErr w:type="spellStart"/>
      <w:proofErr w:type="gramStart"/>
      <w:r w:rsidRPr="0073500C">
        <w:t>fbSimulationTimer</w:t>
      </w:r>
      <w:proofErr w:type="spellEnd"/>
      <w:r w:rsidRPr="0073500C">
        <w:t>(</w:t>
      </w:r>
      <w:proofErr w:type="gramEnd"/>
      <w:r w:rsidRPr="0073500C">
        <w:t>); // simulation time</w:t>
      </w:r>
    </w:p>
    <w:p w:rsidR="00C07EA0" w:rsidRPr="0073500C" w:rsidRDefault="00C07EA0" w:rsidP="00C07EA0">
      <w:r w:rsidRPr="0073500C">
        <w:tab/>
      </w:r>
      <w:r w:rsidRPr="0073500C">
        <w:tab/>
      </w:r>
      <w:r w:rsidRPr="0073500C">
        <w:tab/>
        <w:t>IF (</w:t>
      </w:r>
      <w:proofErr w:type="spellStart"/>
      <w:r w:rsidRPr="0073500C">
        <w:t>fbSimulationTimer.Q</w:t>
      </w:r>
      <w:proofErr w:type="spellEnd"/>
      <w:r w:rsidRPr="0073500C">
        <w:t>) THEN</w:t>
      </w:r>
    </w:p>
    <w:p w:rsidR="00C07EA0" w:rsidRPr="0073500C" w:rsidRDefault="00C07EA0" w:rsidP="00C07EA0">
      <w:r w:rsidRPr="0073500C">
        <w:tab/>
      </w:r>
      <w:r w:rsidRPr="0073500C">
        <w:tab/>
      </w:r>
      <w:r w:rsidRPr="0073500C">
        <w:tab/>
      </w:r>
      <w:r w:rsidRPr="0073500C">
        <w:tab/>
      </w:r>
      <w:proofErr w:type="spellStart"/>
      <w:proofErr w:type="gramStart"/>
      <w:r w:rsidRPr="0073500C">
        <w:t>SIf.In.bolExtended.intern</w:t>
      </w:r>
      <w:proofErr w:type="spellEnd"/>
      <w:r w:rsidRPr="0073500C">
        <w:t xml:space="preserve"> :</w:t>
      </w:r>
      <w:proofErr w:type="gramEnd"/>
      <w:r w:rsidRPr="0073500C">
        <w:t>= TRUE;</w:t>
      </w:r>
    </w:p>
    <w:p w:rsidR="00C07EA0" w:rsidRPr="0073500C" w:rsidRDefault="00C07EA0" w:rsidP="00C07EA0">
      <w:r w:rsidRPr="0073500C">
        <w:tab/>
      </w:r>
      <w:r w:rsidRPr="0073500C">
        <w:tab/>
      </w:r>
      <w:r w:rsidRPr="0073500C">
        <w:tab/>
      </w:r>
      <w:r w:rsidRPr="0073500C">
        <w:tab/>
      </w:r>
      <w:proofErr w:type="spellStart"/>
      <w:proofErr w:type="gramStart"/>
      <w:r w:rsidRPr="0073500C">
        <w:t>SIf.In.bolRetracted.intern</w:t>
      </w:r>
      <w:proofErr w:type="spellEnd"/>
      <w:r w:rsidRPr="0073500C">
        <w:t xml:space="preserve"> :</w:t>
      </w:r>
      <w:proofErr w:type="gramEnd"/>
      <w:r w:rsidRPr="0073500C">
        <w:t>= FALSE;</w:t>
      </w:r>
    </w:p>
    <w:p w:rsidR="00C07EA0" w:rsidRPr="0073500C" w:rsidRDefault="00C07EA0" w:rsidP="00C07EA0">
      <w:r w:rsidRPr="0073500C">
        <w:tab/>
      </w:r>
      <w:r w:rsidRPr="0073500C">
        <w:tab/>
      </w:r>
      <w:r w:rsidRPr="0073500C">
        <w:tab/>
        <w:t>END_IF</w:t>
      </w:r>
    </w:p>
    <w:p w:rsidR="00C07EA0" w:rsidRPr="0073500C" w:rsidRDefault="00C07EA0" w:rsidP="00C07EA0">
      <w:r w:rsidRPr="0073500C">
        <w:tab/>
      </w:r>
      <w:r w:rsidRPr="0073500C">
        <w:tab/>
        <w:t>END_IF</w:t>
      </w:r>
    </w:p>
    <w:p w:rsidR="00C07EA0" w:rsidRPr="0073500C" w:rsidRDefault="00C07EA0" w:rsidP="00C07EA0">
      <w:r w:rsidRPr="0073500C">
        <w:tab/>
      </w:r>
      <w:r w:rsidRPr="0073500C">
        <w:tab/>
      </w:r>
    </w:p>
    <w:p w:rsidR="00C07EA0" w:rsidRPr="0073500C" w:rsidRDefault="00C07EA0" w:rsidP="00C07EA0">
      <w:r w:rsidRPr="0073500C">
        <w:tab/>
      </w:r>
      <w:r w:rsidRPr="0073500C">
        <w:tab/>
        <w:t>// State Change Condition</w:t>
      </w:r>
    </w:p>
    <w:p w:rsidR="00C07EA0" w:rsidRPr="0073500C" w:rsidRDefault="00C07EA0" w:rsidP="00C07EA0">
      <w:r w:rsidRPr="0073500C">
        <w:tab/>
      </w:r>
      <w:r w:rsidRPr="0073500C">
        <w:tab/>
        <w:t>IF (</w:t>
      </w:r>
      <w:proofErr w:type="spellStart"/>
      <w:r w:rsidRPr="0073500C">
        <w:t>me.StateMachine.udiTimeInState_ms</w:t>
      </w:r>
      <w:proofErr w:type="spellEnd"/>
      <w:r w:rsidRPr="0073500C">
        <w:t>&gt;</w:t>
      </w:r>
      <w:proofErr w:type="spellStart"/>
      <w:r w:rsidRPr="0073500C">
        <w:t>SIf.Par.udiExtendTime_ms</w:t>
      </w:r>
      <w:proofErr w:type="spellEnd"/>
      <w:r w:rsidRPr="0073500C">
        <w:t>) THEN</w:t>
      </w:r>
    </w:p>
    <w:p w:rsidR="00C07EA0" w:rsidRPr="0073500C" w:rsidRDefault="00C07EA0" w:rsidP="00C07EA0">
      <w:r w:rsidRPr="0073500C">
        <w:tab/>
      </w:r>
      <w:r w:rsidRPr="0073500C">
        <w:tab/>
      </w:r>
      <w:r w:rsidRPr="0073500C">
        <w:tab/>
        <w:t>IF (</w:t>
      </w:r>
      <w:proofErr w:type="spellStart"/>
      <w:r w:rsidRPr="0073500C">
        <w:t>SIf.In.bolRetracted.intern</w:t>
      </w:r>
      <w:proofErr w:type="spellEnd"/>
      <w:r w:rsidRPr="0073500C">
        <w:t>) THEN</w:t>
      </w:r>
    </w:p>
    <w:p w:rsidR="00C07EA0" w:rsidRPr="0073500C" w:rsidRDefault="00C07EA0" w:rsidP="00C07EA0">
      <w:r w:rsidRPr="0073500C">
        <w:tab/>
      </w:r>
      <w:r w:rsidRPr="0073500C">
        <w:tab/>
      </w:r>
      <w:r w:rsidRPr="0073500C">
        <w:tab/>
      </w:r>
      <w:r w:rsidRPr="0073500C">
        <w:tab/>
        <w:t>// sensor retract always on cylinder</w:t>
      </w:r>
    </w:p>
    <w:p w:rsidR="00C07EA0" w:rsidRPr="0073500C" w:rsidRDefault="00C07EA0" w:rsidP="00C07EA0">
      <w:r w:rsidRPr="0073500C">
        <w:tab/>
      </w:r>
      <w:r w:rsidRPr="0073500C">
        <w:tab/>
      </w:r>
      <w:r w:rsidRPr="0073500C">
        <w:tab/>
        <w:t>ELSE</w:t>
      </w:r>
    </w:p>
    <w:p w:rsidR="00C07EA0" w:rsidRPr="0073500C" w:rsidRDefault="00C07EA0" w:rsidP="00C07EA0">
      <w:r w:rsidRPr="0073500C">
        <w:tab/>
      </w:r>
      <w:r w:rsidRPr="0073500C">
        <w:tab/>
      </w:r>
      <w:r w:rsidRPr="0073500C">
        <w:tab/>
      </w:r>
      <w:r w:rsidRPr="0073500C">
        <w:tab/>
        <w:t>// timeout extend cylinder</w:t>
      </w:r>
      <w:r w:rsidRPr="0073500C">
        <w:tab/>
      </w:r>
      <w:r w:rsidRPr="0073500C">
        <w:tab/>
      </w:r>
      <w:r w:rsidRPr="0073500C">
        <w:tab/>
      </w:r>
      <w:r w:rsidRPr="0073500C">
        <w:tab/>
      </w:r>
      <w:r w:rsidRPr="0073500C">
        <w:tab/>
      </w:r>
      <w:r w:rsidRPr="0073500C">
        <w:tab/>
      </w:r>
      <w:r w:rsidRPr="0073500C">
        <w:tab/>
      </w:r>
    </w:p>
    <w:p w:rsidR="00C07EA0" w:rsidRPr="0073500C" w:rsidRDefault="00C07EA0" w:rsidP="00C07EA0">
      <w:r w:rsidRPr="0073500C">
        <w:tab/>
      </w:r>
      <w:r w:rsidRPr="0073500C">
        <w:tab/>
      </w:r>
      <w:r w:rsidRPr="0073500C">
        <w:tab/>
        <w:t>END_IF</w:t>
      </w:r>
    </w:p>
    <w:p w:rsidR="00C07EA0" w:rsidRPr="0073500C" w:rsidRDefault="00C07EA0" w:rsidP="00C07EA0">
      <w:r w:rsidRPr="0073500C">
        <w:tab/>
      </w:r>
      <w:r w:rsidRPr="0073500C">
        <w:tab/>
      </w:r>
      <w:r w:rsidRPr="0073500C">
        <w:tab/>
      </w:r>
      <w:proofErr w:type="spellStart"/>
      <w:proofErr w:type="gramStart"/>
      <w:r w:rsidRPr="0073500C">
        <w:t>me.StateMachine.eStateNext</w:t>
      </w:r>
      <w:proofErr w:type="spellEnd"/>
      <w:r w:rsidRPr="0073500C">
        <w:t xml:space="preserve"> :</w:t>
      </w:r>
      <w:proofErr w:type="gramEnd"/>
      <w:r w:rsidRPr="0073500C">
        <w:t xml:space="preserve">=  </w:t>
      </w:r>
      <w:proofErr w:type="spellStart"/>
      <w:r w:rsidRPr="0073500C">
        <w:t>E_State.ERROR</w:t>
      </w:r>
      <w:proofErr w:type="spellEnd"/>
      <w:r w:rsidRPr="0073500C">
        <w:t>;</w:t>
      </w:r>
    </w:p>
    <w:p w:rsidR="00C07EA0" w:rsidRPr="0073500C" w:rsidRDefault="00C07EA0" w:rsidP="00C07EA0">
      <w:r w:rsidRPr="0073500C">
        <w:tab/>
      </w:r>
      <w:r w:rsidRPr="0073500C">
        <w:tab/>
        <w:t>ELSIF (</w:t>
      </w:r>
      <w:proofErr w:type="spellStart"/>
      <w:r w:rsidRPr="0073500C">
        <w:t>SIf.In.bolExtended.intern</w:t>
      </w:r>
      <w:proofErr w:type="spellEnd"/>
      <w:r w:rsidRPr="0073500C">
        <w:t>) AND (</w:t>
      </w:r>
      <w:proofErr w:type="spellStart"/>
      <w:r w:rsidRPr="0073500C">
        <w:t>SIf.In.bolRetracted.intern</w:t>
      </w:r>
      <w:proofErr w:type="spellEnd"/>
      <w:r w:rsidRPr="0073500C">
        <w:t>=FALSE) THEN</w:t>
      </w:r>
    </w:p>
    <w:p w:rsidR="00C07EA0" w:rsidRPr="0073500C" w:rsidRDefault="00C07EA0" w:rsidP="00C07EA0">
      <w:r w:rsidRPr="0073500C">
        <w:tab/>
      </w:r>
      <w:r w:rsidRPr="0073500C">
        <w:tab/>
      </w:r>
      <w:r w:rsidRPr="0073500C">
        <w:tab/>
      </w:r>
      <w:proofErr w:type="spellStart"/>
      <w:proofErr w:type="gramStart"/>
      <w:r w:rsidRPr="0073500C">
        <w:t>me.StateMachine.eStateNext</w:t>
      </w:r>
      <w:proofErr w:type="spellEnd"/>
      <w:r w:rsidRPr="0073500C">
        <w:t xml:space="preserve"> :</w:t>
      </w:r>
      <w:proofErr w:type="gramEnd"/>
      <w:r w:rsidRPr="0073500C">
        <w:t xml:space="preserve">= </w:t>
      </w:r>
      <w:proofErr w:type="spellStart"/>
      <w:r w:rsidRPr="0073500C">
        <w:t>E_State.EXTEND</w:t>
      </w:r>
      <w:proofErr w:type="spellEnd"/>
      <w:r w:rsidRPr="0073500C">
        <w:t>;</w:t>
      </w:r>
    </w:p>
    <w:p w:rsidR="00C07EA0" w:rsidRPr="0073500C" w:rsidRDefault="00C07EA0" w:rsidP="00C07EA0">
      <w:r w:rsidRPr="0073500C">
        <w:tab/>
      </w:r>
      <w:r w:rsidRPr="0073500C">
        <w:tab/>
        <w:t>ELSIF (</w:t>
      </w:r>
      <w:proofErr w:type="spellStart"/>
      <w:r w:rsidRPr="0073500C">
        <w:t>me.eCmd</w:t>
      </w:r>
      <w:proofErr w:type="spellEnd"/>
      <w:r w:rsidRPr="0073500C">
        <w:t>=</w:t>
      </w:r>
      <w:proofErr w:type="spellStart"/>
      <w:r w:rsidRPr="0073500C">
        <w:t>E_Cmd.RETRACT</w:t>
      </w:r>
      <w:proofErr w:type="spellEnd"/>
      <w:r w:rsidRPr="0073500C">
        <w:t>) THEN</w:t>
      </w:r>
    </w:p>
    <w:p w:rsidR="00C07EA0" w:rsidRPr="0073500C" w:rsidRDefault="00C07EA0" w:rsidP="00C07EA0">
      <w:r w:rsidRPr="0073500C">
        <w:tab/>
      </w:r>
      <w:r w:rsidRPr="0073500C">
        <w:tab/>
      </w:r>
      <w:r w:rsidRPr="0073500C">
        <w:tab/>
      </w:r>
      <w:proofErr w:type="spellStart"/>
      <w:proofErr w:type="gramStart"/>
      <w:r w:rsidRPr="0073500C">
        <w:t>me.StateMachine.eStateNext</w:t>
      </w:r>
      <w:proofErr w:type="spellEnd"/>
      <w:r w:rsidRPr="0073500C">
        <w:t xml:space="preserve"> :</w:t>
      </w:r>
      <w:proofErr w:type="gramEnd"/>
      <w:r w:rsidRPr="0073500C">
        <w:t xml:space="preserve">= </w:t>
      </w:r>
      <w:proofErr w:type="spellStart"/>
      <w:r w:rsidRPr="0073500C">
        <w:t>E_State.RETRACTBusy</w:t>
      </w:r>
      <w:proofErr w:type="spellEnd"/>
      <w:r w:rsidRPr="0073500C">
        <w:t>;</w:t>
      </w:r>
    </w:p>
    <w:p w:rsidR="00C07EA0" w:rsidRPr="0073500C" w:rsidRDefault="00C07EA0" w:rsidP="00C07EA0">
      <w:r w:rsidRPr="0073500C">
        <w:tab/>
      </w:r>
      <w:r w:rsidRPr="0073500C">
        <w:tab/>
        <w:t>END_IF</w:t>
      </w:r>
    </w:p>
    <w:p w:rsidR="00C07EA0" w:rsidRPr="0073500C" w:rsidRDefault="00C07EA0" w:rsidP="00C07EA0">
      <w:r w:rsidRPr="0073500C">
        <w:tab/>
        <w:t>END_IF</w:t>
      </w:r>
    </w:p>
    <w:p w:rsidR="00C07EA0" w:rsidRPr="0073500C" w:rsidRDefault="00C07EA0" w:rsidP="00C07EA0"/>
    <w:p w:rsidR="00C07EA0" w:rsidRPr="0073500C" w:rsidRDefault="00C07EA0" w:rsidP="00C07EA0"/>
    <w:p w:rsidR="00C07EA0" w:rsidRPr="0073500C" w:rsidRDefault="00C07EA0" w:rsidP="00C07EA0"/>
    <w:p w:rsidR="00C07EA0" w:rsidRPr="0073500C" w:rsidRDefault="00C07EA0" w:rsidP="00C07EA0"/>
    <w:p w:rsidR="00C07EA0" w:rsidRPr="0073500C" w:rsidRDefault="00C07EA0" w:rsidP="00C07EA0">
      <w:r w:rsidRPr="0073500C">
        <w:t>//--------------------------------------------------------------------------------------</w:t>
      </w:r>
    </w:p>
    <w:p w:rsidR="00C07EA0" w:rsidRPr="0073500C" w:rsidRDefault="00C07EA0" w:rsidP="00C07EA0">
      <w:r w:rsidRPr="0073500C">
        <w:t>// Exit action</w:t>
      </w:r>
    </w:p>
    <w:p w:rsidR="00C07EA0" w:rsidRPr="0073500C" w:rsidRDefault="00C07EA0" w:rsidP="00C07EA0">
      <w:r w:rsidRPr="0073500C">
        <w:tab/>
        <w:t>IF (</w:t>
      </w:r>
      <w:proofErr w:type="spellStart"/>
      <w:r w:rsidRPr="0073500C">
        <w:t>me.StateMachine.eState</w:t>
      </w:r>
      <w:proofErr w:type="spellEnd"/>
      <w:r w:rsidRPr="0073500C">
        <w:t>&lt;&gt;</w:t>
      </w:r>
      <w:proofErr w:type="spellStart"/>
      <w:r w:rsidRPr="0073500C">
        <w:t>me.StateMachine.eStateNext</w:t>
      </w:r>
      <w:proofErr w:type="spellEnd"/>
      <w:r w:rsidRPr="0073500C">
        <w:t>) THEN</w:t>
      </w:r>
    </w:p>
    <w:p w:rsidR="00C07EA0" w:rsidRPr="0073500C" w:rsidRDefault="00C07EA0" w:rsidP="00C07EA0">
      <w:r w:rsidRPr="0073500C">
        <w:tab/>
      </w:r>
      <w:r w:rsidRPr="0073500C">
        <w:tab/>
      </w:r>
      <w:proofErr w:type="spellStart"/>
      <w:proofErr w:type="gramStart"/>
      <w:r w:rsidRPr="0073500C">
        <w:t>SIf.Cur.udiMoveTimeExtend</w:t>
      </w:r>
      <w:proofErr w:type="spellEnd"/>
      <w:r w:rsidRPr="0073500C">
        <w:t xml:space="preserve"> :</w:t>
      </w:r>
      <w:proofErr w:type="gramEnd"/>
      <w:r w:rsidRPr="0073500C">
        <w:t xml:space="preserve">= </w:t>
      </w:r>
      <w:proofErr w:type="spellStart"/>
      <w:r w:rsidRPr="0073500C">
        <w:t>me.StateMachine.udiTimeInState_ms</w:t>
      </w:r>
      <w:proofErr w:type="spellEnd"/>
      <w:r w:rsidRPr="0073500C">
        <w:t>;</w:t>
      </w:r>
    </w:p>
    <w:p w:rsidR="00C07EA0" w:rsidRDefault="00C07EA0" w:rsidP="00C07EA0">
      <w:pPr>
        <w:rPr>
          <w:ins w:id="730" w:author="Michael Rütsche" w:date="2013-10-07T14:20:00Z"/>
        </w:rPr>
      </w:pPr>
      <w:r w:rsidRPr="0073500C">
        <w:tab/>
        <w:t xml:space="preserve">END_IF </w:t>
      </w:r>
    </w:p>
    <w:p w:rsidR="00D5513E" w:rsidRDefault="00D5513E" w:rsidP="00C07EA0">
      <w:pPr>
        <w:rPr>
          <w:ins w:id="731" w:author="Michael Rütsche" w:date="2013-10-07T14:20:00Z"/>
        </w:rPr>
      </w:pPr>
    </w:p>
    <w:p w:rsidR="00D5513E" w:rsidRDefault="00D5513E" w:rsidP="00C07EA0">
      <w:pPr>
        <w:rPr>
          <w:ins w:id="732" w:author="Michael Rütsche" w:date="2013-10-07T14:20:00Z"/>
        </w:rPr>
      </w:pPr>
      <w:proofErr w:type="spellStart"/>
      <w:ins w:id="733" w:author="Michael Rütsche" w:date="2013-10-07T14:20:00Z">
        <w:r>
          <w:t>Substates</w:t>
        </w:r>
        <w:proofErr w:type="spellEnd"/>
      </w:ins>
    </w:p>
    <w:p w:rsidR="00414875" w:rsidRDefault="00D5513E" w:rsidP="00C07EA0">
      <w:pPr>
        <w:rPr>
          <w:ins w:id="734" w:author="Michael Rütsche" w:date="2013-11-06T09:35:00Z"/>
        </w:rPr>
      </w:pPr>
      <w:ins w:id="735" w:author="Michael Rütsche" w:date="2013-10-07T14:20:00Z">
        <w:r>
          <w:t xml:space="preserve">Every controller could have </w:t>
        </w:r>
        <w:proofErr w:type="spellStart"/>
        <w:r>
          <w:t>substates</w:t>
        </w:r>
        <w:proofErr w:type="spellEnd"/>
        <w:r>
          <w:t xml:space="preserve">. </w:t>
        </w:r>
      </w:ins>
      <w:ins w:id="736" w:author="Michael Rütsche" w:date="2013-10-07T14:25:00Z">
        <w:r w:rsidR="00704D29">
          <w:t>T</w:t>
        </w:r>
      </w:ins>
      <w:ins w:id="737" w:author="Michael Rütsche" w:date="2013-10-07T14:26:00Z">
        <w:r w:rsidR="00704D29">
          <w:t xml:space="preserve">ypically, </w:t>
        </w:r>
      </w:ins>
      <w:ins w:id="738" w:author="Michael Rütsche" w:date="2013-10-07T14:31:00Z">
        <w:r w:rsidR="00704D29">
          <w:t xml:space="preserve">these </w:t>
        </w:r>
        <w:proofErr w:type="spellStart"/>
        <w:r w:rsidR="00704D29">
          <w:t>substates</w:t>
        </w:r>
      </w:ins>
      <w:proofErr w:type="spellEnd"/>
      <w:ins w:id="739" w:author="Michael Rütsche" w:date="2013-10-07T14:25:00Z">
        <w:r w:rsidR="00704D29">
          <w:t xml:space="preserve"> are used in </w:t>
        </w:r>
      </w:ins>
      <w:ins w:id="740" w:author="Michael Rütsche" w:date="2013-10-07T14:26:00Z">
        <w:r w:rsidR="00704D29">
          <w:t>s</w:t>
        </w:r>
      </w:ins>
      <w:ins w:id="741" w:author="Michael Rütsche" w:date="2013-10-07T14:25:00Z">
        <w:r w:rsidR="00704D29">
          <w:t>tates like Run</w:t>
        </w:r>
      </w:ins>
      <w:ins w:id="742" w:author="Michael Rütsche" w:date="2013-10-07T14:26:00Z">
        <w:r w:rsidR="00704D29">
          <w:t xml:space="preserve">. </w:t>
        </w:r>
      </w:ins>
    </w:p>
    <w:p w:rsidR="00414875" w:rsidRDefault="00414875">
      <w:pPr>
        <w:tabs>
          <w:tab w:val="left" w:pos="2107"/>
        </w:tabs>
        <w:rPr>
          <w:ins w:id="743" w:author="Michael Rütsche" w:date="2013-11-06T09:36:00Z"/>
        </w:rPr>
        <w:pPrChange w:id="744" w:author="Michael Rütsche" w:date="2013-11-06T09:35:00Z">
          <w:pPr/>
        </w:pPrChange>
      </w:pPr>
      <w:ins w:id="745" w:author="Michael Rütsche" w:date="2013-11-06T09:35:00Z">
        <w:r>
          <w:tab/>
        </w:r>
      </w:ins>
    </w:p>
    <w:p w:rsidR="0050081F" w:rsidRDefault="00414875">
      <w:pPr>
        <w:tabs>
          <w:tab w:val="left" w:pos="2107"/>
        </w:tabs>
        <w:rPr>
          <w:ins w:id="746" w:author="Michael Rütsche" w:date="2013-11-06T10:31:00Z"/>
        </w:rPr>
        <w:pPrChange w:id="747" w:author="Michael Rütsche" w:date="2013-11-06T09:35:00Z">
          <w:pPr/>
        </w:pPrChange>
      </w:pPr>
      <w:ins w:id="748" w:author="Michael Rütsche" w:date="2013-11-06T09:36:00Z">
        <w:r>
          <w:t>Example d</w:t>
        </w:r>
        <w:r w:rsidR="0050081F">
          <w:t>eclar</w:t>
        </w:r>
      </w:ins>
      <w:ins w:id="749" w:author="Michael Rütsche" w:date="2013-11-06T10:26:00Z">
        <w:r w:rsidR="0050081F">
          <w:t>ation</w:t>
        </w:r>
      </w:ins>
      <w:ins w:id="750" w:author="Michael Rütsche" w:date="2013-11-06T09:36:00Z">
        <w:r w:rsidR="0050081F">
          <w:t xml:space="preserve"> of the </w:t>
        </w:r>
        <w:proofErr w:type="spellStart"/>
        <w:r w:rsidR="0050081F">
          <w:t>su</w:t>
        </w:r>
      </w:ins>
      <w:ins w:id="751" w:author="Michael Rütsche" w:date="2013-11-06T10:26:00Z">
        <w:r w:rsidR="0050081F">
          <w:t>b</w:t>
        </w:r>
      </w:ins>
      <w:ins w:id="752" w:author="Michael Rütsche" w:date="2013-11-06T09:36:00Z">
        <w:r>
          <w:t>states</w:t>
        </w:r>
      </w:ins>
      <w:proofErr w:type="spellEnd"/>
      <w:ins w:id="753" w:author="Michael Rütsche" w:date="2013-11-06T10:32:00Z">
        <w:r w:rsidR="0050081F">
          <w:t>:</w:t>
        </w:r>
      </w:ins>
    </w:p>
    <w:tbl>
      <w:tblPr>
        <w:tblW w:w="4440" w:type="dxa"/>
        <w:tblInd w:w="65" w:type="dxa"/>
        <w:tblCellMar>
          <w:left w:w="70" w:type="dxa"/>
          <w:right w:w="70" w:type="dxa"/>
        </w:tblCellMar>
        <w:tblLook w:val="04A0" w:firstRow="1" w:lastRow="0" w:firstColumn="1" w:lastColumn="0" w:noHBand="0" w:noVBand="1"/>
      </w:tblPr>
      <w:tblGrid>
        <w:gridCol w:w="3560"/>
        <w:gridCol w:w="880"/>
      </w:tblGrid>
      <w:tr w:rsidR="0050081F" w:rsidRPr="0050081F" w:rsidTr="0050081F">
        <w:trPr>
          <w:trHeight w:val="465"/>
          <w:ins w:id="754" w:author="Michael Rütsche" w:date="2013-11-06T10:31:00Z"/>
        </w:trPr>
        <w:tc>
          <w:tcPr>
            <w:tcW w:w="3560" w:type="dxa"/>
            <w:tcBorders>
              <w:top w:val="single" w:sz="4" w:space="0" w:color="auto"/>
              <w:left w:val="single" w:sz="4" w:space="0" w:color="auto"/>
              <w:bottom w:val="single" w:sz="8" w:space="0" w:color="auto"/>
              <w:right w:val="single" w:sz="4" w:space="0" w:color="auto"/>
            </w:tcBorders>
            <w:shd w:val="clear" w:color="auto" w:fill="auto"/>
            <w:hideMark/>
          </w:tcPr>
          <w:p w:rsidR="0050081F" w:rsidRPr="0050081F" w:rsidRDefault="0050081F" w:rsidP="0050081F">
            <w:pPr>
              <w:rPr>
                <w:ins w:id="755" w:author="Michael Rütsche" w:date="2013-11-06T10:31:00Z"/>
                <w:i/>
                <w:iCs/>
                <w:color w:val="000000"/>
                <w:szCs w:val="18"/>
                <w:lang w:val="de-CH" w:eastAsia="de-CH"/>
              </w:rPr>
            </w:pPr>
            <w:ins w:id="756" w:author="Michael Rütsche" w:date="2013-11-06T10:31:00Z">
              <w:r w:rsidRPr="0050081F">
                <w:rPr>
                  <w:i/>
                  <w:iCs/>
                  <w:color w:val="000000"/>
                  <w:szCs w:val="18"/>
                  <w:lang w:val="de-CH" w:eastAsia="de-CH"/>
                </w:rPr>
                <w:t>Variable</w:t>
              </w:r>
            </w:ins>
          </w:p>
        </w:tc>
        <w:tc>
          <w:tcPr>
            <w:tcW w:w="880" w:type="dxa"/>
            <w:tcBorders>
              <w:top w:val="single" w:sz="4" w:space="0" w:color="auto"/>
              <w:left w:val="nil"/>
              <w:bottom w:val="single" w:sz="8" w:space="0" w:color="auto"/>
              <w:right w:val="single" w:sz="4" w:space="0" w:color="auto"/>
            </w:tcBorders>
            <w:shd w:val="clear" w:color="auto" w:fill="auto"/>
            <w:hideMark/>
          </w:tcPr>
          <w:p w:rsidR="0050081F" w:rsidRPr="0050081F" w:rsidRDefault="0050081F" w:rsidP="0050081F">
            <w:pPr>
              <w:rPr>
                <w:ins w:id="757" w:author="Michael Rütsche" w:date="2013-11-06T10:31:00Z"/>
                <w:i/>
                <w:iCs/>
                <w:color w:val="000000"/>
                <w:szCs w:val="18"/>
                <w:lang w:val="de-CH" w:eastAsia="de-CH"/>
              </w:rPr>
            </w:pPr>
            <w:proofErr w:type="spellStart"/>
            <w:ins w:id="758" w:author="Michael Rütsche" w:date="2013-11-06T10:31:00Z">
              <w:r w:rsidRPr="0050081F">
                <w:rPr>
                  <w:i/>
                  <w:iCs/>
                  <w:color w:val="000000"/>
                  <w:szCs w:val="18"/>
                  <w:lang w:val="de-CH" w:eastAsia="de-CH"/>
                </w:rPr>
                <w:t>Datatype</w:t>
              </w:r>
              <w:proofErr w:type="spellEnd"/>
            </w:ins>
          </w:p>
        </w:tc>
      </w:tr>
      <w:tr w:rsidR="0050081F" w:rsidRPr="0050081F" w:rsidTr="0050081F">
        <w:trPr>
          <w:trHeight w:val="288"/>
          <w:ins w:id="759" w:author="Michael Rütsche" w:date="2013-11-06T10:31:00Z"/>
        </w:trPr>
        <w:tc>
          <w:tcPr>
            <w:tcW w:w="3560" w:type="dxa"/>
            <w:tcBorders>
              <w:top w:val="nil"/>
              <w:left w:val="single" w:sz="4" w:space="0" w:color="auto"/>
              <w:bottom w:val="single" w:sz="4" w:space="0" w:color="auto"/>
              <w:right w:val="single" w:sz="4" w:space="0" w:color="auto"/>
            </w:tcBorders>
            <w:shd w:val="clear" w:color="auto" w:fill="auto"/>
            <w:hideMark/>
          </w:tcPr>
          <w:p w:rsidR="0050081F" w:rsidRPr="0050081F" w:rsidRDefault="0050081F" w:rsidP="0050081F">
            <w:pPr>
              <w:rPr>
                <w:ins w:id="760" w:author="Michael Rütsche" w:date="2013-11-06T10:31:00Z"/>
                <w:color w:val="000000"/>
                <w:szCs w:val="18"/>
                <w:lang w:val="de-CH" w:eastAsia="de-CH"/>
              </w:rPr>
            </w:pPr>
            <w:proofErr w:type="spellStart"/>
            <w:ins w:id="761" w:author="Michael Rütsche" w:date="2013-11-06T10:31:00Z">
              <w:r w:rsidRPr="0050081F">
                <w:rPr>
                  <w:color w:val="000000"/>
                  <w:szCs w:val="18"/>
                  <w:lang w:val="de-CH" w:eastAsia="de-CH"/>
                </w:rPr>
                <w:t>cSUB_INITIALIZED</w:t>
              </w:r>
              <w:proofErr w:type="spellEnd"/>
            </w:ins>
          </w:p>
        </w:tc>
        <w:tc>
          <w:tcPr>
            <w:tcW w:w="880" w:type="dxa"/>
            <w:tcBorders>
              <w:top w:val="single" w:sz="4" w:space="0" w:color="auto"/>
              <w:left w:val="nil"/>
              <w:bottom w:val="single" w:sz="4" w:space="0" w:color="auto"/>
              <w:right w:val="single" w:sz="4" w:space="0" w:color="auto"/>
            </w:tcBorders>
            <w:shd w:val="clear" w:color="auto" w:fill="auto"/>
            <w:hideMark/>
          </w:tcPr>
          <w:p w:rsidR="0050081F" w:rsidRPr="0050081F" w:rsidRDefault="0050081F" w:rsidP="0050081F">
            <w:pPr>
              <w:rPr>
                <w:ins w:id="762" w:author="Michael Rütsche" w:date="2013-11-06T10:31:00Z"/>
                <w:color w:val="1F497D"/>
                <w:szCs w:val="18"/>
                <w:lang w:val="de-CH" w:eastAsia="de-CH"/>
              </w:rPr>
            </w:pPr>
            <w:ins w:id="763" w:author="Michael Rütsche" w:date="2013-11-06T10:31:00Z">
              <w:r w:rsidRPr="0050081F">
                <w:rPr>
                  <w:color w:val="1F497D"/>
                  <w:szCs w:val="18"/>
                  <w:lang w:val="de-CH" w:eastAsia="de-CH"/>
                </w:rPr>
                <w:t>INT:=301</w:t>
              </w:r>
            </w:ins>
          </w:p>
        </w:tc>
      </w:tr>
      <w:tr w:rsidR="0050081F" w:rsidRPr="0050081F" w:rsidTr="0050081F">
        <w:trPr>
          <w:trHeight w:val="288"/>
          <w:ins w:id="764" w:author="Michael Rütsche" w:date="2013-11-06T10:31:00Z"/>
        </w:trPr>
        <w:tc>
          <w:tcPr>
            <w:tcW w:w="3560" w:type="dxa"/>
            <w:tcBorders>
              <w:top w:val="nil"/>
              <w:left w:val="single" w:sz="4" w:space="0" w:color="auto"/>
              <w:bottom w:val="single" w:sz="4" w:space="0" w:color="auto"/>
              <w:right w:val="single" w:sz="4" w:space="0" w:color="auto"/>
            </w:tcBorders>
            <w:shd w:val="clear" w:color="auto" w:fill="auto"/>
            <w:hideMark/>
          </w:tcPr>
          <w:p w:rsidR="0050081F" w:rsidRPr="0050081F" w:rsidRDefault="0050081F" w:rsidP="0050081F">
            <w:pPr>
              <w:rPr>
                <w:ins w:id="765" w:author="Michael Rütsche" w:date="2013-11-06T10:31:00Z"/>
                <w:color w:val="000000"/>
                <w:szCs w:val="18"/>
                <w:lang w:val="de-CH" w:eastAsia="de-CH"/>
              </w:rPr>
            </w:pPr>
            <w:proofErr w:type="spellStart"/>
            <w:ins w:id="766" w:author="Michael Rütsche" w:date="2013-11-06T10:31:00Z">
              <w:r w:rsidRPr="0050081F">
                <w:rPr>
                  <w:color w:val="000000"/>
                  <w:szCs w:val="18"/>
                  <w:lang w:val="de-CH" w:eastAsia="de-CH"/>
                </w:rPr>
                <w:t>cSUB_VER_Up</w:t>
              </w:r>
              <w:proofErr w:type="spellEnd"/>
            </w:ins>
          </w:p>
        </w:tc>
        <w:tc>
          <w:tcPr>
            <w:tcW w:w="880" w:type="dxa"/>
            <w:tcBorders>
              <w:top w:val="nil"/>
              <w:left w:val="nil"/>
              <w:bottom w:val="single" w:sz="4" w:space="0" w:color="auto"/>
              <w:right w:val="single" w:sz="4" w:space="0" w:color="auto"/>
            </w:tcBorders>
            <w:shd w:val="clear" w:color="auto" w:fill="auto"/>
            <w:hideMark/>
          </w:tcPr>
          <w:p w:rsidR="0050081F" w:rsidRPr="0050081F" w:rsidRDefault="0050081F" w:rsidP="0050081F">
            <w:pPr>
              <w:rPr>
                <w:ins w:id="767" w:author="Michael Rütsche" w:date="2013-11-06T10:31:00Z"/>
                <w:color w:val="1F497D"/>
                <w:szCs w:val="18"/>
                <w:lang w:val="de-CH" w:eastAsia="de-CH"/>
              </w:rPr>
            </w:pPr>
            <w:ins w:id="768" w:author="Michael Rütsche" w:date="2013-11-06T10:31:00Z">
              <w:r w:rsidRPr="0050081F">
                <w:rPr>
                  <w:color w:val="1F497D"/>
                  <w:szCs w:val="18"/>
                  <w:lang w:val="de-CH" w:eastAsia="de-CH"/>
                </w:rPr>
                <w:t>INT:=302</w:t>
              </w:r>
            </w:ins>
          </w:p>
        </w:tc>
      </w:tr>
      <w:tr w:rsidR="0050081F" w:rsidRPr="0050081F" w:rsidTr="0050081F">
        <w:trPr>
          <w:trHeight w:val="288"/>
          <w:ins w:id="769" w:author="Michael Rütsche" w:date="2013-11-06T10:31:00Z"/>
        </w:trPr>
        <w:tc>
          <w:tcPr>
            <w:tcW w:w="3560" w:type="dxa"/>
            <w:tcBorders>
              <w:top w:val="nil"/>
              <w:left w:val="single" w:sz="4" w:space="0" w:color="auto"/>
              <w:bottom w:val="single" w:sz="4" w:space="0" w:color="auto"/>
              <w:right w:val="single" w:sz="4" w:space="0" w:color="auto"/>
            </w:tcBorders>
            <w:shd w:val="clear" w:color="auto" w:fill="auto"/>
            <w:hideMark/>
          </w:tcPr>
          <w:p w:rsidR="0050081F" w:rsidRPr="0050081F" w:rsidRDefault="0050081F" w:rsidP="0050081F">
            <w:pPr>
              <w:rPr>
                <w:ins w:id="770" w:author="Michael Rütsche" w:date="2013-11-06T10:31:00Z"/>
                <w:color w:val="000000"/>
                <w:szCs w:val="18"/>
                <w:lang w:val="de-CH" w:eastAsia="de-CH"/>
              </w:rPr>
            </w:pPr>
            <w:proofErr w:type="spellStart"/>
            <w:ins w:id="771" w:author="Michael Rütsche" w:date="2013-11-06T10:31:00Z">
              <w:r w:rsidRPr="0050081F">
                <w:rPr>
                  <w:color w:val="000000"/>
                  <w:szCs w:val="18"/>
                  <w:lang w:val="de-CH" w:eastAsia="de-CH"/>
                </w:rPr>
                <w:t>cSUB_VER_Down</w:t>
              </w:r>
              <w:proofErr w:type="spellEnd"/>
            </w:ins>
          </w:p>
        </w:tc>
        <w:tc>
          <w:tcPr>
            <w:tcW w:w="880" w:type="dxa"/>
            <w:tcBorders>
              <w:top w:val="nil"/>
              <w:left w:val="nil"/>
              <w:bottom w:val="single" w:sz="4" w:space="0" w:color="auto"/>
              <w:right w:val="single" w:sz="4" w:space="0" w:color="auto"/>
            </w:tcBorders>
            <w:shd w:val="clear" w:color="auto" w:fill="auto"/>
            <w:hideMark/>
          </w:tcPr>
          <w:p w:rsidR="0050081F" w:rsidRPr="0050081F" w:rsidRDefault="0050081F" w:rsidP="0050081F">
            <w:pPr>
              <w:rPr>
                <w:ins w:id="772" w:author="Michael Rütsche" w:date="2013-11-06T10:31:00Z"/>
                <w:color w:val="1F497D"/>
                <w:szCs w:val="18"/>
                <w:lang w:val="de-CH" w:eastAsia="de-CH"/>
              </w:rPr>
            </w:pPr>
            <w:ins w:id="773" w:author="Michael Rütsche" w:date="2013-11-06T10:31:00Z">
              <w:r w:rsidRPr="0050081F">
                <w:rPr>
                  <w:color w:val="1F497D"/>
                  <w:szCs w:val="18"/>
                  <w:lang w:val="de-CH" w:eastAsia="de-CH"/>
                </w:rPr>
                <w:t>INT:=303</w:t>
              </w:r>
            </w:ins>
          </w:p>
        </w:tc>
      </w:tr>
      <w:tr w:rsidR="0050081F" w:rsidRPr="0050081F" w:rsidTr="0050081F">
        <w:trPr>
          <w:trHeight w:val="288"/>
          <w:ins w:id="774" w:author="Michael Rütsche" w:date="2013-11-06T10:31:00Z"/>
        </w:trPr>
        <w:tc>
          <w:tcPr>
            <w:tcW w:w="3560" w:type="dxa"/>
            <w:tcBorders>
              <w:top w:val="nil"/>
              <w:left w:val="single" w:sz="4" w:space="0" w:color="auto"/>
              <w:bottom w:val="single" w:sz="4" w:space="0" w:color="auto"/>
              <w:right w:val="single" w:sz="4" w:space="0" w:color="auto"/>
            </w:tcBorders>
            <w:shd w:val="clear" w:color="auto" w:fill="auto"/>
            <w:hideMark/>
          </w:tcPr>
          <w:p w:rsidR="0050081F" w:rsidRPr="0050081F" w:rsidRDefault="0050081F" w:rsidP="0050081F">
            <w:pPr>
              <w:rPr>
                <w:ins w:id="775" w:author="Michael Rütsche" w:date="2013-11-06T10:31:00Z"/>
                <w:color w:val="000000"/>
                <w:szCs w:val="18"/>
                <w:lang w:val="de-CH" w:eastAsia="de-CH"/>
              </w:rPr>
            </w:pPr>
            <w:proofErr w:type="spellStart"/>
            <w:ins w:id="776" w:author="Michael Rütsche" w:date="2013-11-06T10:31:00Z">
              <w:r w:rsidRPr="0050081F">
                <w:rPr>
                  <w:color w:val="000000"/>
                  <w:szCs w:val="18"/>
                  <w:lang w:val="de-CH" w:eastAsia="de-CH"/>
                </w:rPr>
                <w:t>cSUB_WAIT_Pick</w:t>
              </w:r>
              <w:proofErr w:type="spellEnd"/>
            </w:ins>
          </w:p>
        </w:tc>
        <w:tc>
          <w:tcPr>
            <w:tcW w:w="880" w:type="dxa"/>
            <w:tcBorders>
              <w:top w:val="nil"/>
              <w:left w:val="nil"/>
              <w:bottom w:val="single" w:sz="4" w:space="0" w:color="auto"/>
              <w:right w:val="single" w:sz="4" w:space="0" w:color="auto"/>
            </w:tcBorders>
            <w:shd w:val="clear" w:color="auto" w:fill="auto"/>
            <w:hideMark/>
          </w:tcPr>
          <w:p w:rsidR="0050081F" w:rsidRPr="0050081F" w:rsidRDefault="0050081F" w:rsidP="0050081F">
            <w:pPr>
              <w:rPr>
                <w:ins w:id="777" w:author="Michael Rütsche" w:date="2013-11-06T10:31:00Z"/>
                <w:color w:val="1F497D"/>
                <w:szCs w:val="18"/>
                <w:lang w:val="de-CH" w:eastAsia="de-CH"/>
              </w:rPr>
            </w:pPr>
            <w:ins w:id="778" w:author="Michael Rütsche" w:date="2013-11-06T10:31:00Z">
              <w:r w:rsidRPr="0050081F">
                <w:rPr>
                  <w:color w:val="1F497D"/>
                  <w:szCs w:val="18"/>
                  <w:lang w:val="de-CH" w:eastAsia="de-CH"/>
                </w:rPr>
                <w:t>INT:=304</w:t>
              </w:r>
            </w:ins>
          </w:p>
        </w:tc>
      </w:tr>
      <w:tr w:rsidR="0050081F" w:rsidRPr="0050081F" w:rsidTr="0050081F">
        <w:trPr>
          <w:trHeight w:val="288"/>
          <w:ins w:id="779" w:author="Michael Rütsche" w:date="2013-11-06T10:31:00Z"/>
        </w:trPr>
        <w:tc>
          <w:tcPr>
            <w:tcW w:w="3560" w:type="dxa"/>
            <w:tcBorders>
              <w:top w:val="nil"/>
              <w:left w:val="single" w:sz="4" w:space="0" w:color="auto"/>
              <w:bottom w:val="single" w:sz="4" w:space="0" w:color="auto"/>
              <w:right w:val="single" w:sz="4" w:space="0" w:color="auto"/>
            </w:tcBorders>
            <w:shd w:val="clear" w:color="auto" w:fill="auto"/>
            <w:hideMark/>
          </w:tcPr>
          <w:p w:rsidR="0050081F" w:rsidRPr="0050081F" w:rsidRDefault="0050081F" w:rsidP="0050081F">
            <w:pPr>
              <w:rPr>
                <w:ins w:id="780" w:author="Michael Rütsche" w:date="2013-11-06T10:31:00Z"/>
                <w:color w:val="000000"/>
                <w:szCs w:val="18"/>
                <w:lang w:val="de-CH" w:eastAsia="de-CH"/>
              </w:rPr>
            </w:pPr>
            <w:proofErr w:type="spellStart"/>
            <w:ins w:id="781" w:author="Michael Rütsche" w:date="2013-11-06T10:31:00Z">
              <w:r w:rsidRPr="0050081F">
                <w:rPr>
                  <w:color w:val="000000"/>
                  <w:szCs w:val="18"/>
                  <w:lang w:val="de-CH" w:eastAsia="de-CH"/>
                </w:rPr>
                <w:t>cSUB_HOR_MoveToPlace</w:t>
              </w:r>
              <w:proofErr w:type="spellEnd"/>
            </w:ins>
          </w:p>
        </w:tc>
        <w:tc>
          <w:tcPr>
            <w:tcW w:w="880" w:type="dxa"/>
            <w:tcBorders>
              <w:top w:val="nil"/>
              <w:left w:val="nil"/>
              <w:bottom w:val="single" w:sz="4" w:space="0" w:color="auto"/>
              <w:right w:val="single" w:sz="4" w:space="0" w:color="auto"/>
            </w:tcBorders>
            <w:shd w:val="clear" w:color="auto" w:fill="auto"/>
            <w:hideMark/>
          </w:tcPr>
          <w:p w:rsidR="0050081F" w:rsidRPr="0050081F" w:rsidRDefault="0050081F" w:rsidP="0050081F">
            <w:pPr>
              <w:rPr>
                <w:ins w:id="782" w:author="Michael Rütsche" w:date="2013-11-06T10:31:00Z"/>
                <w:color w:val="1F497D"/>
                <w:szCs w:val="18"/>
                <w:lang w:val="de-CH" w:eastAsia="de-CH"/>
              </w:rPr>
            </w:pPr>
            <w:ins w:id="783" w:author="Michael Rütsche" w:date="2013-11-06T10:31:00Z">
              <w:r w:rsidRPr="0050081F">
                <w:rPr>
                  <w:color w:val="1F497D"/>
                  <w:szCs w:val="18"/>
                  <w:lang w:val="de-CH" w:eastAsia="de-CH"/>
                </w:rPr>
                <w:t>INT:=305</w:t>
              </w:r>
            </w:ins>
          </w:p>
        </w:tc>
      </w:tr>
      <w:tr w:rsidR="0050081F" w:rsidRPr="0050081F" w:rsidTr="0050081F">
        <w:trPr>
          <w:trHeight w:val="288"/>
          <w:ins w:id="784" w:author="Michael Rütsche" w:date="2013-11-06T10:31:00Z"/>
        </w:trPr>
        <w:tc>
          <w:tcPr>
            <w:tcW w:w="3560" w:type="dxa"/>
            <w:tcBorders>
              <w:top w:val="nil"/>
              <w:left w:val="single" w:sz="4" w:space="0" w:color="auto"/>
              <w:bottom w:val="single" w:sz="4" w:space="0" w:color="auto"/>
              <w:right w:val="single" w:sz="4" w:space="0" w:color="auto"/>
            </w:tcBorders>
            <w:shd w:val="clear" w:color="auto" w:fill="auto"/>
            <w:hideMark/>
          </w:tcPr>
          <w:p w:rsidR="0050081F" w:rsidRPr="0050081F" w:rsidRDefault="0050081F" w:rsidP="0050081F">
            <w:pPr>
              <w:rPr>
                <w:ins w:id="785" w:author="Michael Rütsche" w:date="2013-11-06T10:31:00Z"/>
                <w:color w:val="000000"/>
                <w:szCs w:val="18"/>
                <w:lang w:val="de-CH" w:eastAsia="de-CH"/>
              </w:rPr>
            </w:pPr>
            <w:proofErr w:type="spellStart"/>
            <w:ins w:id="786" w:author="Michael Rütsche" w:date="2013-11-06T10:31:00Z">
              <w:r w:rsidRPr="0050081F">
                <w:rPr>
                  <w:color w:val="000000"/>
                  <w:szCs w:val="18"/>
                  <w:lang w:val="de-CH" w:eastAsia="de-CH"/>
                </w:rPr>
                <w:t>cSUB_HOR_MoveToPick</w:t>
              </w:r>
              <w:proofErr w:type="spellEnd"/>
            </w:ins>
          </w:p>
        </w:tc>
        <w:tc>
          <w:tcPr>
            <w:tcW w:w="880" w:type="dxa"/>
            <w:tcBorders>
              <w:top w:val="nil"/>
              <w:left w:val="nil"/>
              <w:bottom w:val="single" w:sz="4" w:space="0" w:color="auto"/>
              <w:right w:val="single" w:sz="4" w:space="0" w:color="auto"/>
            </w:tcBorders>
            <w:shd w:val="clear" w:color="auto" w:fill="auto"/>
            <w:hideMark/>
          </w:tcPr>
          <w:p w:rsidR="0050081F" w:rsidRPr="0050081F" w:rsidRDefault="0050081F" w:rsidP="0050081F">
            <w:pPr>
              <w:rPr>
                <w:ins w:id="787" w:author="Michael Rütsche" w:date="2013-11-06T10:31:00Z"/>
                <w:color w:val="1F497D"/>
                <w:szCs w:val="18"/>
                <w:lang w:val="de-CH" w:eastAsia="de-CH"/>
              </w:rPr>
            </w:pPr>
            <w:ins w:id="788" w:author="Michael Rütsche" w:date="2013-11-06T10:31:00Z">
              <w:r w:rsidRPr="0050081F">
                <w:rPr>
                  <w:color w:val="1F497D"/>
                  <w:szCs w:val="18"/>
                  <w:lang w:val="de-CH" w:eastAsia="de-CH"/>
                </w:rPr>
                <w:t>INT:=306</w:t>
              </w:r>
            </w:ins>
          </w:p>
        </w:tc>
      </w:tr>
      <w:tr w:rsidR="0050081F" w:rsidRPr="0050081F" w:rsidTr="0050081F">
        <w:trPr>
          <w:trHeight w:val="288"/>
          <w:ins w:id="789" w:author="Michael Rütsche" w:date="2013-11-06T10:31:00Z"/>
        </w:trPr>
        <w:tc>
          <w:tcPr>
            <w:tcW w:w="3560" w:type="dxa"/>
            <w:tcBorders>
              <w:top w:val="nil"/>
              <w:left w:val="single" w:sz="4" w:space="0" w:color="auto"/>
              <w:bottom w:val="single" w:sz="4" w:space="0" w:color="auto"/>
              <w:right w:val="single" w:sz="4" w:space="0" w:color="auto"/>
            </w:tcBorders>
            <w:shd w:val="clear" w:color="auto" w:fill="auto"/>
            <w:hideMark/>
          </w:tcPr>
          <w:p w:rsidR="0050081F" w:rsidRPr="0050081F" w:rsidRDefault="0050081F" w:rsidP="0050081F">
            <w:pPr>
              <w:rPr>
                <w:ins w:id="790" w:author="Michael Rütsche" w:date="2013-11-06T10:31:00Z"/>
                <w:color w:val="000000"/>
                <w:szCs w:val="18"/>
                <w:lang w:val="de-CH" w:eastAsia="de-CH"/>
              </w:rPr>
            </w:pPr>
            <w:proofErr w:type="spellStart"/>
            <w:ins w:id="791" w:author="Michael Rütsche" w:date="2013-11-06T10:31:00Z">
              <w:r w:rsidRPr="0050081F">
                <w:rPr>
                  <w:color w:val="000000"/>
                  <w:szCs w:val="18"/>
                  <w:lang w:val="de-CH" w:eastAsia="de-CH"/>
                </w:rPr>
                <w:t>cSUB_Finished</w:t>
              </w:r>
              <w:proofErr w:type="spellEnd"/>
            </w:ins>
          </w:p>
        </w:tc>
        <w:tc>
          <w:tcPr>
            <w:tcW w:w="880" w:type="dxa"/>
            <w:tcBorders>
              <w:top w:val="nil"/>
              <w:left w:val="nil"/>
              <w:bottom w:val="single" w:sz="4" w:space="0" w:color="auto"/>
              <w:right w:val="single" w:sz="4" w:space="0" w:color="auto"/>
            </w:tcBorders>
            <w:shd w:val="clear" w:color="auto" w:fill="auto"/>
            <w:hideMark/>
          </w:tcPr>
          <w:p w:rsidR="0050081F" w:rsidRPr="0050081F" w:rsidRDefault="0050081F" w:rsidP="0050081F">
            <w:pPr>
              <w:rPr>
                <w:ins w:id="792" w:author="Michael Rütsche" w:date="2013-11-06T10:31:00Z"/>
                <w:color w:val="1F497D"/>
                <w:szCs w:val="18"/>
                <w:lang w:val="de-CH" w:eastAsia="de-CH"/>
              </w:rPr>
            </w:pPr>
            <w:ins w:id="793" w:author="Michael Rütsche" w:date="2013-11-06T10:31:00Z">
              <w:r w:rsidRPr="0050081F">
                <w:rPr>
                  <w:color w:val="1F497D"/>
                  <w:szCs w:val="18"/>
                  <w:lang w:val="de-CH" w:eastAsia="de-CH"/>
                </w:rPr>
                <w:t>INT:=307</w:t>
              </w:r>
            </w:ins>
          </w:p>
        </w:tc>
      </w:tr>
    </w:tbl>
    <w:p w:rsidR="0050081F" w:rsidRDefault="0050081F">
      <w:pPr>
        <w:tabs>
          <w:tab w:val="left" w:pos="2107"/>
        </w:tabs>
        <w:rPr>
          <w:ins w:id="794" w:author="Michael Rütsche" w:date="2013-11-06T09:35:00Z"/>
        </w:rPr>
        <w:pPrChange w:id="795" w:author="Michael Rütsche" w:date="2013-11-06T09:35:00Z">
          <w:pPr/>
        </w:pPrChange>
      </w:pPr>
    </w:p>
    <w:p w:rsidR="00414875" w:rsidRDefault="00414875" w:rsidP="00C07EA0">
      <w:pPr>
        <w:rPr>
          <w:ins w:id="796" w:author="Michael Rütsche" w:date="2013-11-06T09:35:00Z"/>
        </w:rPr>
      </w:pPr>
    </w:p>
    <w:p w:rsidR="00D5513E" w:rsidRDefault="00704D29" w:rsidP="00C07EA0">
      <w:pPr>
        <w:rPr>
          <w:ins w:id="797" w:author="Michael Rütsche" w:date="2013-10-07T14:27:00Z"/>
        </w:rPr>
      </w:pPr>
      <w:ins w:id="798" w:author="Michael Rütsche" w:date="2013-10-07T14:26:00Z">
        <w:r>
          <w:t xml:space="preserve">They has to be </w:t>
        </w:r>
      </w:ins>
      <w:ins w:id="799" w:author="Michael Rütsche" w:date="2013-10-07T14:27:00Z">
        <w:r>
          <w:t>initialized</w:t>
        </w:r>
      </w:ins>
      <w:ins w:id="800" w:author="Michael Rütsche" w:date="2013-10-07T14:26:00Z">
        <w:r>
          <w:t xml:space="preserve"> </w:t>
        </w:r>
      </w:ins>
      <w:ins w:id="801" w:author="Michael Rütsche" w:date="2013-10-07T14:27:00Z">
        <w:r w:rsidR="00F056DD">
          <w:t xml:space="preserve">in the </w:t>
        </w:r>
      </w:ins>
      <w:ins w:id="802" w:author="Michael Rütsche" w:date="2013-11-06T15:06:00Z">
        <w:r w:rsidR="00F056DD">
          <w:t>e</w:t>
        </w:r>
      </w:ins>
      <w:ins w:id="803" w:author="Michael Rütsche" w:date="2013-10-07T14:27:00Z">
        <w:r>
          <w:t xml:space="preserve">ntry action of the calling </w:t>
        </w:r>
      </w:ins>
      <w:ins w:id="804" w:author="Michael Rütsche" w:date="2013-10-07T15:23:00Z">
        <w:r w:rsidR="000171A6">
          <w:t>Method</w:t>
        </w:r>
      </w:ins>
      <w:ins w:id="805" w:author="Michael Rütsche" w:date="2013-10-07T14:27:00Z">
        <w:r>
          <w:t>.</w:t>
        </w:r>
      </w:ins>
    </w:p>
    <w:p w:rsidR="00704D29" w:rsidRDefault="00704D29" w:rsidP="00C07EA0">
      <w:pPr>
        <w:rPr>
          <w:ins w:id="806" w:author="Michael Rütsche" w:date="2013-10-07T14:27:00Z"/>
        </w:rPr>
      </w:pPr>
    </w:p>
    <w:p w:rsidR="00704D29" w:rsidRDefault="00704D29" w:rsidP="00704D29">
      <w:pPr>
        <w:rPr>
          <w:ins w:id="807" w:author="Michael Rütsche" w:date="2013-10-07T14:30:00Z"/>
        </w:rPr>
      </w:pPr>
      <w:ins w:id="808" w:author="Michael Rütsche" w:date="2013-10-07T14:27:00Z">
        <w:r w:rsidRPr="0073500C">
          <w:lastRenderedPageBreak/>
          <w:t xml:space="preserve">Example implementation of the </w:t>
        </w:r>
      </w:ins>
      <w:proofErr w:type="spellStart"/>
      <w:ins w:id="809" w:author="Michael Rütsche" w:date="2013-10-07T14:28:00Z">
        <w:r>
          <w:t>sub</w:t>
        </w:r>
      </w:ins>
      <w:ins w:id="810" w:author="Michael Rütsche" w:date="2013-10-07T14:27:00Z">
        <w:r w:rsidRPr="0073500C">
          <w:t>state</w:t>
        </w:r>
        <w:proofErr w:type="spellEnd"/>
        <w:r w:rsidRPr="0073500C">
          <w:t xml:space="preserve"> </w:t>
        </w:r>
      </w:ins>
      <w:ins w:id="811" w:author="Michael Rütsche" w:date="2013-10-07T14:30:00Z">
        <w:r>
          <w:t>initialisation</w:t>
        </w:r>
      </w:ins>
      <w:ins w:id="812" w:author="Michael Rütsche" w:date="2013-11-06T10:33:00Z">
        <w:r w:rsidR="0050081F">
          <w:t>:</w:t>
        </w:r>
      </w:ins>
    </w:p>
    <w:p w:rsidR="00704D29" w:rsidRDefault="00704D29" w:rsidP="00704D29">
      <w:pPr>
        <w:rPr>
          <w:ins w:id="813" w:author="Michael Rütsche" w:date="2013-10-07T14:31:00Z"/>
        </w:rPr>
      </w:pPr>
      <w:ins w:id="814" w:author="Michael Rütsche" w:date="2013-10-07T14:31:00Z">
        <w:r>
          <w:t>//--------------------------------------------------------------------------------------</w:t>
        </w:r>
      </w:ins>
    </w:p>
    <w:p w:rsidR="00704D29" w:rsidRDefault="00704D29" w:rsidP="00704D29">
      <w:pPr>
        <w:rPr>
          <w:ins w:id="815" w:author="Michael Rütsche" w:date="2013-10-07T14:31:00Z"/>
        </w:rPr>
      </w:pPr>
      <w:ins w:id="816" w:author="Michael Rütsche" w:date="2013-10-07T14:31:00Z">
        <w:r>
          <w:t>// Entry action</w:t>
        </w:r>
      </w:ins>
    </w:p>
    <w:p w:rsidR="00704D29" w:rsidRDefault="00704D29" w:rsidP="00704D29">
      <w:pPr>
        <w:rPr>
          <w:ins w:id="817" w:author="Michael Rütsche" w:date="2013-10-07T14:31:00Z"/>
        </w:rPr>
      </w:pPr>
      <w:ins w:id="818" w:author="Michael Rütsche" w:date="2013-10-07T14:31:00Z">
        <w:r>
          <w:tab/>
          <w:t>IF (</w:t>
        </w:r>
        <w:proofErr w:type="spellStart"/>
        <w:r>
          <w:t>me.StateMachine.intState</w:t>
        </w:r>
        <w:proofErr w:type="spellEnd"/>
        <w:r>
          <w:t>&lt;&gt;</w:t>
        </w:r>
        <w:proofErr w:type="spellStart"/>
        <w:r>
          <w:t>me.StateMachine.intStateLastCycle</w:t>
        </w:r>
        <w:proofErr w:type="spellEnd"/>
        <w:r>
          <w:t>) THEN</w:t>
        </w:r>
      </w:ins>
    </w:p>
    <w:p w:rsidR="00704D29" w:rsidRDefault="00704D29" w:rsidP="00704D29">
      <w:pPr>
        <w:rPr>
          <w:ins w:id="819" w:author="Michael Rütsche" w:date="2013-10-07T14:31:00Z"/>
        </w:rPr>
      </w:pPr>
      <w:ins w:id="820" w:author="Michael Rütsche" w:date="2013-10-07T14:31:00Z">
        <w:r>
          <w:tab/>
        </w:r>
        <w:r>
          <w:tab/>
        </w:r>
        <w:proofErr w:type="spellStart"/>
        <w:proofErr w:type="gramStart"/>
        <w:r>
          <w:t>me.StateMachine.intStateLastCycle</w:t>
        </w:r>
        <w:proofErr w:type="spellEnd"/>
        <w:r>
          <w:t xml:space="preserve"> :</w:t>
        </w:r>
        <w:proofErr w:type="gramEnd"/>
        <w:r>
          <w:t xml:space="preserve">= </w:t>
        </w:r>
        <w:proofErr w:type="spellStart"/>
        <w:r>
          <w:t>me.StateMachine.intState</w:t>
        </w:r>
        <w:proofErr w:type="spellEnd"/>
        <w:r>
          <w:t>;</w:t>
        </w:r>
      </w:ins>
    </w:p>
    <w:p w:rsidR="00704D29" w:rsidRDefault="00704D29" w:rsidP="00704D29">
      <w:pPr>
        <w:rPr>
          <w:ins w:id="821" w:author="Michael Rütsche" w:date="2013-10-07T14:31:00Z"/>
        </w:rPr>
      </w:pPr>
      <w:ins w:id="822" w:author="Michael Rütsche" w:date="2013-10-07T14:31:00Z">
        <w:r>
          <w:tab/>
        </w:r>
      </w:ins>
    </w:p>
    <w:p w:rsidR="00704D29" w:rsidRDefault="00704D29" w:rsidP="00704D29">
      <w:pPr>
        <w:rPr>
          <w:ins w:id="823" w:author="Michael Rütsche" w:date="2013-10-07T14:31:00Z"/>
        </w:rPr>
      </w:pPr>
      <w:ins w:id="824" w:author="Michael Rütsche" w:date="2013-10-07T14:31:00Z">
        <w:r>
          <w:tab/>
        </w:r>
        <w:r>
          <w:tab/>
        </w:r>
        <w:proofErr w:type="spellStart"/>
        <w:proofErr w:type="gramStart"/>
        <w:r>
          <w:t>me.SubStateMachine.intState</w:t>
        </w:r>
        <w:proofErr w:type="spellEnd"/>
        <w:r>
          <w:t xml:space="preserve"> :</w:t>
        </w:r>
        <w:proofErr w:type="gramEnd"/>
        <w:r>
          <w:t xml:space="preserve">= </w:t>
        </w:r>
        <w:proofErr w:type="spellStart"/>
        <w:r>
          <w:t>cSTA_SUB_START_CYCLE</w:t>
        </w:r>
        <w:proofErr w:type="spellEnd"/>
        <w:r>
          <w:t xml:space="preserve">; // </w:t>
        </w:r>
        <w:proofErr w:type="spellStart"/>
        <w:r>
          <w:t>init</w:t>
        </w:r>
        <w:proofErr w:type="spellEnd"/>
        <w:r>
          <w:t xml:space="preserve"> sub state machine</w:t>
        </w:r>
      </w:ins>
    </w:p>
    <w:p w:rsidR="00704D29" w:rsidRDefault="00704D29" w:rsidP="00704D29">
      <w:pPr>
        <w:rPr>
          <w:ins w:id="825" w:author="Michael Rütsche" w:date="2013-10-07T14:31:00Z"/>
        </w:rPr>
      </w:pPr>
      <w:ins w:id="826" w:author="Michael Rütsche" w:date="2013-10-07T14:31:00Z">
        <w:r>
          <w:tab/>
        </w:r>
        <w:r>
          <w:tab/>
        </w:r>
        <w:proofErr w:type="spellStart"/>
        <w:proofErr w:type="gramStart"/>
        <w:r>
          <w:t>me.SubStateMachine.intStateNext</w:t>
        </w:r>
        <w:proofErr w:type="spellEnd"/>
        <w:r>
          <w:t xml:space="preserve"> :</w:t>
        </w:r>
        <w:proofErr w:type="gramEnd"/>
        <w:r>
          <w:t xml:space="preserve">= </w:t>
        </w:r>
        <w:proofErr w:type="spellStart"/>
        <w:r>
          <w:t>cSTA_SUB_START_CYCLE</w:t>
        </w:r>
        <w:proofErr w:type="spellEnd"/>
        <w:r>
          <w:t xml:space="preserve">; // </w:t>
        </w:r>
        <w:proofErr w:type="spellStart"/>
        <w:r>
          <w:t>init</w:t>
        </w:r>
        <w:proofErr w:type="spellEnd"/>
        <w:r>
          <w:t xml:space="preserve"> sub state machine</w:t>
        </w:r>
        <w:r>
          <w:tab/>
        </w:r>
        <w:r>
          <w:tab/>
        </w:r>
      </w:ins>
    </w:p>
    <w:p w:rsidR="00704D29" w:rsidRDefault="00704D29" w:rsidP="00704D29">
      <w:pPr>
        <w:rPr>
          <w:ins w:id="827" w:author="Michael Rütsche" w:date="2013-10-07T14:31:00Z"/>
        </w:rPr>
      </w:pPr>
      <w:ins w:id="828" w:author="Michael Rütsche" w:date="2013-10-07T14:31:00Z">
        <w:r>
          <w:tab/>
          <w:t>END_IF</w:t>
        </w:r>
      </w:ins>
    </w:p>
    <w:p w:rsidR="00704D29" w:rsidRDefault="00704D29" w:rsidP="00704D29">
      <w:pPr>
        <w:rPr>
          <w:ins w:id="829" w:author="Michael Rütsche" w:date="2013-10-07T14:31:00Z"/>
        </w:rPr>
      </w:pPr>
    </w:p>
    <w:p w:rsidR="00704D29" w:rsidRPr="0073500C" w:rsidRDefault="00704D29" w:rsidP="00704D29">
      <w:ins w:id="830" w:author="Michael Rütsche" w:date="2013-10-07T14:31:00Z">
        <w:r>
          <w:t>//--------------------------------------------------------------------------------------</w:t>
        </w:r>
      </w:ins>
    </w:p>
    <w:p w:rsidR="00C07EA0" w:rsidRDefault="00C07EA0" w:rsidP="00520A10">
      <w:pPr>
        <w:rPr>
          <w:ins w:id="831" w:author="Michael Rütsche" w:date="2013-11-06T10:37:00Z"/>
        </w:rPr>
      </w:pPr>
    </w:p>
    <w:p w:rsidR="0064697B" w:rsidRPr="0073500C" w:rsidRDefault="0064697B" w:rsidP="00520A10">
      <w:ins w:id="832" w:author="Michael Rütsche" w:date="2013-11-06T10:37:00Z">
        <w:r>
          <w:t xml:space="preserve">States and </w:t>
        </w:r>
        <w:proofErr w:type="spellStart"/>
        <w:r>
          <w:t>substates</w:t>
        </w:r>
      </w:ins>
      <w:proofErr w:type="spellEnd"/>
      <w:ins w:id="833" w:author="Michael Rütsche" w:date="2013-11-06T10:38:00Z">
        <w:r>
          <w:t xml:space="preserve"> </w:t>
        </w:r>
      </w:ins>
      <w:ins w:id="834" w:author="Michael Rütsche" w:date="2013-11-06T10:37:00Z">
        <w:r>
          <w:t>have to</w:t>
        </w:r>
      </w:ins>
      <w:ins w:id="835" w:author="Michael Rütsche" w:date="2013-11-06T10:38:00Z">
        <w:r>
          <w:t xml:space="preserve"> be</w:t>
        </w:r>
      </w:ins>
      <w:ins w:id="836" w:author="Michael Rütsche" w:date="2013-11-06T10:37:00Z">
        <w:r>
          <w:t xml:space="preserve"> </w:t>
        </w:r>
      </w:ins>
      <w:proofErr w:type="gramStart"/>
      <w:ins w:id="837" w:author="Michael Rütsche" w:date="2013-11-06T10:56:00Z">
        <w:r w:rsidR="000856F8">
          <w:t>wri</w:t>
        </w:r>
      </w:ins>
      <w:ins w:id="838" w:author="Michael Rütsche" w:date="2013-11-06T10:57:00Z">
        <w:r w:rsidR="000856F8">
          <w:t>te</w:t>
        </w:r>
      </w:ins>
      <w:proofErr w:type="gramEnd"/>
      <w:ins w:id="839" w:author="Michael Rütsche" w:date="2013-11-06T10:56:00Z">
        <w:r w:rsidR="000856F8">
          <w:t xml:space="preserve"> on in the method </w:t>
        </w:r>
        <w:proofErr w:type="spellStart"/>
        <w:r w:rsidR="000856F8">
          <w:t>getCmdState</w:t>
        </w:r>
      </w:ins>
      <w:proofErr w:type="spellEnd"/>
      <w:ins w:id="840" w:author="Michael Rütsche" w:date="2013-11-06T10:58:00Z">
        <w:r w:rsidR="000856F8">
          <w:t>, like the commands</w:t>
        </w:r>
      </w:ins>
      <w:ins w:id="841" w:author="Michael Rütsche" w:date="2013-11-06T15:06:00Z">
        <w:r w:rsidR="00F056DD">
          <w:t xml:space="preserve"> do</w:t>
        </w:r>
      </w:ins>
      <w:ins w:id="842" w:author="Michael Rütsche" w:date="2013-11-06T10:58:00Z">
        <w:r w:rsidR="000856F8">
          <w:t>.</w:t>
        </w:r>
      </w:ins>
    </w:p>
    <w:p w:rsidR="00C673DE" w:rsidRDefault="00C673DE" w:rsidP="00C673DE">
      <w:pPr>
        <w:pStyle w:val="berschrift2"/>
      </w:pPr>
      <w:bookmarkStart w:id="843" w:name="_Toc371519652"/>
      <w:r>
        <w:t>Example Level1</w:t>
      </w:r>
      <w:r w:rsidRPr="00C673DE">
        <w:t xml:space="preserve"> </w:t>
      </w:r>
      <w:r>
        <w:t>Cylinders</w:t>
      </w:r>
      <w:r w:rsidRPr="00463E13">
        <w:t xml:space="preserve"> (Class </w:t>
      </w:r>
      <w:r>
        <w:t>CYL</w:t>
      </w:r>
      <w:r w:rsidRPr="00463E13">
        <w:t>)</w:t>
      </w:r>
      <w:bookmarkEnd w:id="843"/>
    </w:p>
    <w:p w:rsidR="003F5000" w:rsidRDefault="003F5000" w:rsidP="003F5000">
      <w:r>
        <w:t>Different pneumatic cylinders use this class. So this is a real common class.</w:t>
      </w:r>
    </w:p>
    <w:p w:rsidR="003F5000" w:rsidRPr="0011784F" w:rsidRDefault="003F5000" w:rsidP="003F5000"/>
    <w:p w:rsidR="003F5000" w:rsidRDefault="003F5000" w:rsidP="003F5000">
      <w:r w:rsidRPr="0086655A">
        <w:rPr>
          <w:b/>
        </w:rPr>
        <w:t>Functionality:</w:t>
      </w:r>
      <w:r>
        <w:rPr>
          <w:b/>
        </w:rPr>
        <w:t xml:space="preserve"> </w:t>
      </w:r>
    </w:p>
    <w:p w:rsidR="003F5000" w:rsidRDefault="003F5000" w:rsidP="003F5000">
      <w:pPr>
        <w:pStyle w:val="Listenabsatz"/>
        <w:numPr>
          <w:ilvl w:val="1"/>
          <w:numId w:val="25"/>
        </w:numPr>
      </w:pPr>
      <w:r>
        <w:t>Position switch one or two valves</w:t>
      </w:r>
    </w:p>
    <w:p w:rsidR="003F5000" w:rsidRDefault="003F5000" w:rsidP="003F5000">
      <w:pPr>
        <w:pStyle w:val="Listenabsatz"/>
        <w:numPr>
          <w:ilvl w:val="1"/>
          <w:numId w:val="25"/>
        </w:numPr>
      </w:pPr>
      <w:r>
        <w:t>Supervision of non, on or two sensor feedbacks</w:t>
      </w:r>
    </w:p>
    <w:p w:rsidR="003F5000" w:rsidRPr="00463E13" w:rsidRDefault="003F5000" w:rsidP="003F5000"/>
    <w:p w:rsidR="003F5000" w:rsidRPr="002B29B4" w:rsidRDefault="003F5000" w:rsidP="003F5000">
      <w:pPr>
        <w:rPr>
          <w:b/>
        </w:rPr>
      </w:pPr>
      <w:r w:rsidRPr="002B29B4">
        <w:rPr>
          <w:b/>
        </w:rPr>
        <w:t xml:space="preserve">Commands: </w:t>
      </w:r>
    </w:p>
    <w:p w:rsidR="003F5000" w:rsidRDefault="003F5000" w:rsidP="003F5000">
      <w:pPr>
        <w:pStyle w:val="Listenabsatz"/>
        <w:numPr>
          <w:ilvl w:val="0"/>
          <w:numId w:val="23"/>
        </w:numPr>
      </w:pPr>
      <w:r>
        <w:t>OFF</w:t>
      </w:r>
      <w:r>
        <w:tab/>
        <w:t>(no air supply -&gt; no errors from position switches)</w:t>
      </w:r>
    </w:p>
    <w:p w:rsidR="003F5000" w:rsidRDefault="003F5000" w:rsidP="003F5000">
      <w:pPr>
        <w:pStyle w:val="Listenabsatz"/>
        <w:numPr>
          <w:ilvl w:val="0"/>
          <w:numId w:val="23"/>
        </w:numPr>
      </w:pPr>
      <w:r>
        <w:t>STOP</w:t>
      </w:r>
      <w:r>
        <w:tab/>
        <w:t xml:space="preserve"> (no movement, </w:t>
      </w:r>
      <w:proofErr w:type="spellStart"/>
      <w:r>
        <w:t>bistabil</w:t>
      </w:r>
      <w:proofErr w:type="spellEnd"/>
      <w:r>
        <w:t xml:space="preserve"> both do = 0, </w:t>
      </w:r>
      <w:proofErr w:type="spellStart"/>
      <w:r>
        <w:t>monostabil</w:t>
      </w:r>
      <w:proofErr w:type="spellEnd"/>
      <w:r>
        <w:t xml:space="preserve"> do nothing)</w:t>
      </w:r>
    </w:p>
    <w:p w:rsidR="003F5000" w:rsidRPr="00EE3B9A" w:rsidRDefault="003F5000" w:rsidP="003F5000">
      <w:pPr>
        <w:pStyle w:val="Listenabsatz"/>
        <w:numPr>
          <w:ilvl w:val="0"/>
          <w:numId w:val="23"/>
        </w:numPr>
      </w:pPr>
      <w:r>
        <w:t>RETRACT (cylinder move to retracted position)</w:t>
      </w:r>
    </w:p>
    <w:p w:rsidR="003F5000" w:rsidRPr="00EE3B9A" w:rsidRDefault="003F5000" w:rsidP="003F5000">
      <w:pPr>
        <w:pStyle w:val="Listenabsatz"/>
        <w:numPr>
          <w:ilvl w:val="0"/>
          <w:numId w:val="23"/>
        </w:numPr>
      </w:pPr>
      <w:r>
        <w:t>EXTEND (cylinder move to extended position)</w:t>
      </w:r>
    </w:p>
    <w:p w:rsidR="003F5000" w:rsidRPr="0011784F" w:rsidRDefault="003F5000" w:rsidP="003F5000">
      <w:pPr>
        <w:pStyle w:val="Listenabsatz"/>
        <w:numPr>
          <w:ilvl w:val="0"/>
          <w:numId w:val="23"/>
        </w:numPr>
      </w:pPr>
    </w:p>
    <w:p w:rsidR="003F5000" w:rsidRDefault="003F5000" w:rsidP="003F5000"/>
    <w:p w:rsidR="003F5000" w:rsidRPr="00463E13" w:rsidRDefault="003F5000" w:rsidP="003F5000"/>
    <w:p w:rsidR="003F5000" w:rsidRPr="002B29B4" w:rsidRDefault="003F5000" w:rsidP="003F5000">
      <w:pPr>
        <w:rPr>
          <w:b/>
        </w:rPr>
      </w:pPr>
      <w:proofErr w:type="spellStart"/>
      <w:r>
        <w:rPr>
          <w:b/>
        </w:rPr>
        <w:t>Config</w:t>
      </w:r>
      <w:proofErr w:type="spellEnd"/>
      <w:r w:rsidRPr="002B29B4">
        <w:rPr>
          <w:b/>
        </w:rPr>
        <w:t xml:space="preserve">: </w:t>
      </w:r>
    </w:p>
    <w:p w:rsidR="003F5000" w:rsidRPr="0011784F" w:rsidRDefault="003F5000" w:rsidP="003F5000">
      <w:pPr>
        <w:pStyle w:val="Listenabsatz"/>
        <w:numPr>
          <w:ilvl w:val="0"/>
          <w:numId w:val="23"/>
        </w:numPr>
      </w:pPr>
      <w:r>
        <w:t>Type (1-2 outputs, 0-2 inputs)</w:t>
      </w:r>
    </w:p>
    <w:p w:rsidR="003F5000" w:rsidRDefault="003F5000" w:rsidP="003F5000"/>
    <w:p w:rsidR="003F5000" w:rsidRPr="00463E13" w:rsidRDefault="003F5000" w:rsidP="003F5000"/>
    <w:p w:rsidR="003F5000" w:rsidRPr="002B29B4" w:rsidRDefault="003F5000" w:rsidP="003F5000">
      <w:pPr>
        <w:rPr>
          <w:b/>
        </w:rPr>
      </w:pPr>
      <w:r w:rsidRPr="002B29B4">
        <w:rPr>
          <w:b/>
        </w:rPr>
        <w:t xml:space="preserve">Parameter: </w:t>
      </w:r>
    </w:p>
    <w:p w:rsidR="003F5000" w:rsidRDefault="003F5000" w:rsidP="003F5000">
      <w:pPr>
        <w:pStyle w:val="Listenabsatz"/>
        <w:numPr>
          <w:ilvl w:val="0"/>
          <w:numId w:val="23"/>
        </w:numPr>
      </w:pPr>
      <w:r w:rsidRPr="0011784F">
        <w:t xml:space="preserve">Timeout </w:t>
      </w:r>
      <w:r>
        <w:t>move to retract position [s]</w:t>
      </w:r>
    </w:p>
    <w:p w:rsidR="003F5000" w:rsidRDefault="003F5000" w:rsidP="003F5000">
      <w:pPr>
        <w:pStyle w:val="Listenabsatz"/>
        <w:numPr>
          <w:ilvl w:val="0"/>
          <w:numId w:val="23"/>
        </w:numPr>
      </w:pPr>
      <w:r w:rsidRPr="0011784F">
        <w:t xml:space="preserve">Timeout </w:t>
      </w:r>
      <w:r>
        <w:t>move to extend position [s]</w:t>
      </w:r>
    </w:p>
    <w:p w:rsidR="003F5000" w:rsidRDefault="003F5000" w:rsidP="003F5000">
      <w:pPr>
        <w:pStyle w:val="Listenabsatz"/>
        <w:numPr>
          <w:ilvl w:val="0"/>
          <w:numId w:val="23"/>
        </w:numPr>
      </w:pPr>
      <w:r>
        <w:t xml:space="preserve">Simulation time until retracted [s] (for simulation / </w:t>
      </w:r>
      <w:proofErr w:type="spellStart"/>
      <w:r>
        <w:t>typ</w:t>
      </w:r>
      <w:proofErr w:type="spellEnd"/>
      <w:r>
        <w:t xml:space="preserve"> without sensor for this position)</w:t>
      </w:r>
    </w:p>
    <w:p w:rsidR="003F5000" w:rsidRDefault="003F5000" w:rsidP="003F5000">
      <w:pPr>
        <w:pStyle w:val="Listenabsatz"/>
        <w:numPr>
          <w:ilvl w:val="0"/>
          <w:numId w:val="23"/>
        </w:numPr>
      </w:pPr>
      <w:r>
        <w:t>Simulation time until extended [s]</w:t>
      </w:r>
      <w:r w:rsidRPr="00C10FDD">
        <w:t xml:space="preserve"> </w:t>
      </w:r>
      <w:r>
        <w:t xml:space="preserve">(for simulation / </w:t>
      </w:r>
      <w:proofErr w:type="spellStart"/>
      <w:r>
        <w:t>typ</w:t>
      </w:r>
      <w:proofErr w:type="spellEnd"/>
      <w:r>
        <w:t xml:space="preserve"> without sensor for this position)</w:t>
      </w:r>
    </w:p>
    <w:p w:rsidR="003F5000" w:rsidRDefault="003F5000" w:rsidP="003F5000"/>
    <w:p w:rsidR="003F5000" w:rsidRPr="00386CEB" w:rsidRDefault="003F5000" w:rsidP="003F5000"/>
    <w:p w:rsidR="003F5000" w:rsidRPr="002B29B4" w:rsidRDefault="003F5000" w:rsidP="003F5000">
      <w:pPr>
        <w:rPr>
          <w:b/>
        </w:rPr>
      </w:pPr>
      <w:r>
        <w:rPr>
          <w:b/>
        </w:rPr>
        <w:t>Interlock</w:t>
      </w:r>
      <w:r w:rsidRPr="002B29B4">
        <w:rPr>
          <w:b/>
        </w:rPr>
        <w:t xml:space="preserve">: </w:t>
      </w:r>
    </w:p>
    <w:p w:rsidR="003F5000" w:rsidRDefault="003F5000" w:rsidP="003F5000">
      <w:pPr>
        <w:pStyle w:val="Listenabsatz"/>
        <w:numPr>
          <w:ilvl w:val="0"/>
          <w:numId w:val="23"/>
        </w:numPr>
      </w:pPr>
      <w:r>
        <w:t xml:space="preserve">Retract </w:t>
      </w:r>
      <w:r>
        <w:tab/>
        <w:t>(-&gt; STOP)</w:t>
      </w:r>
    </w:p>
    <w:p w:rsidR="003F5000" w:rsidRDefault="003F5000" w:rsidP="003F5000">
      <w:pPr>
        <w:pStyle w:val="Listenabsatz"/>
        <w:numPr>
          <w:ilvl w:val="0"/>
          <w:numId w:val="23"/>
        </w:numPr>
      </w:pPr>
      <w:r>
        <w:t xml:space="preserve">Extend </w:t>
      </w:r>
      <w:r>
        <w:tab/>
        <w:t>(-&gt; STOP)</w:t>
      </w:r>
    </w:p>
    <w:p w:rsidR="003F5000" w:rsidRPr="00463E13" w:rsidRDefault="003F5000" w:rsidP="003F5000"/>
    <w:p w:rsidR="003F5000" w:rsidRDefault="003F5000" w:rsidP="003F5000">
      <w:pPr>
        <w:rPr>
          <w:b/>
        </w:rPr>
      </w:pPr>
      <w:r w:rsidRPr="0011784F">
        <w:rPr>
          <w:b/>
        </w:rPr>
        <w:t xml:space="preserve">Errors: </w:t>
      </w:r>
    </w:p>
    <w:p w:rsidR="003F5000" w:rsidRPr="006C43AA" w:rsidRDefault="003F5000" w:rsidP="003F5000">
      <w:pPr>
        <w:pStyle w:val="Listenabsatz"/>
        <w:numPr>
          <w:ilvl w:val="0"/>
          <w:numId w:val="24"/>
        </w:numPr>
      </w:pPr>
      <w:r w:rsidRPr="0011784F">
        <w:t>Timeout</w:t>
      </w:r>
      <w:r>
        <w:t xml:space="preserve"> sensor</w:t>
      </w:r>
      <w:r w:rsidRPr="0011784F">
        <w:t xml:space="preserve"> </w:t>
      </w:r>
      <w:r>
        <w:t>position retracted not activated</w:t>
      </w:r>
      <w:r>
        <w:tab/>
      </w:r>
      <w:r>
        <w:tab/>
      </w:r>
      <w:r w:rsidRPr="006C43AA">
        <w:t>category: STOP</w:t>
      </w:r>
    </w:p>
    <w:p w:rsidR="003F5000" w:rsidRDefault="003F5000" w:rsidP="003F5000">
      <w:pPr>
        <w:pStyle w:val="Listenabsatz"/>
        <w:numPr>
          <w:ilvl w:val="0"/>
          <w:numId w:val="24"/>
        </w:numPr>
      </w:pPr>
      <w:r w:rsidRPr="0011784F">
        <w:t xml:space="preserve">Timeout </w:t>
      </w:r>
      <w:r>
        <w:t>sensor</w:t>
      </w:r>
      <w:r w:rsidRPr="0011784F">
        <w:t xml:space="preserve"> </w:t>
      </w:r>
      <w:r>
        <w:t xml:space="preserve">position extended not activated </w:t>
      </w:r>
      <w:r>
        <w:tab/>
      </w:r>
      <w:r>
        <w:tab/>
      </w:r>
      <w:r w:rsidRPr="006C43AA">
        <w:t>category: STOP</w:t>
      </w:r>
    </w:p>
    <w:p w:rsidR="003F5000" w:rsidRPr="006C43AA" w:rsidRDefault="003F5000" w:rsidP="003F5000">
      <w:pPr>
        <w:pStyle w:val="Listenabsatz"/>
        <w:numPr>
          <w:ilvl w:val="0"/>
          <w:numId w:val="24"/>
        </w:numPr>
      </w:pPr>
      <w:r>
        <w:t>Timeout sensor retracted still activated</w:t>
      </w:r>
      <w:r>
        <w:tab/>
      </w:r>
      <w:r>
        <w:tab/>
      </w:r>
      <w:r>
        <w:tab/>
      </w:r>
      <w:r w:rsidRPr="006C43AA">
        <w:t>category: STOP</w:t>
      </w:r>
    </w:p>
    <w:p w:rsidR="003F5000" w:rsidRPr="006C43AA" w:rsidRDefault="003F5000" w:rsidP="003F5000">
      <w:pPr>
        <w:pStyle w:val="Listenabsatz"/>
        <w:numPr>
          <w:ilvl w:val="0"/>
          <w:numId w:val="24"/>
        </w:numPr>
      </w:pPr>
      <w:r>
        <w:t>Timeout sensor extended still activated</w:t>
      </w:r>
      <w:r>
        <w:tab/>
      </w:r>
      <w:r>
        <w:tab/>
      </w:r>
      <w:r>
        <w:tab/>
      </w:r>
      <w:r w:rsidRPr="006C43AA">
        <w:t>category: STOP</w:t>
      </w:r>
    </w:p>
    <w:p w:rsidR="003F5000" w:rsidRPr="006C43AA" w:rsidRDefault="003F5000" w:rsidP="003F5000">
      <w:pPr>
        <w:pStyle w:val="Listenabsatz"/>
        <w:numPr>
          <w:ilvl w:val="0"/>
          <w:numId w:val="24"/>
        </w:numPr>
      </w:pPr>
      <w:r>
        <w:t>sensor retracted still deactivated</w:t>
      </w:r>
      <w:r>
        <w:tab/>
      </w:r>
      <w:r>
        <w:tab/>
      </w:r>
      <w:r>
        <w:tab/>
      </w:r>
      <w:r>
        <w:tab/>
      </w:r>
      <w:r w:rsidRPr="006C43AA">
        <w:t>category: STOP</w:t>
      </w:r>
    </w:p>
    <w:p w:rsidR="003F5000" w:rsidRDefault="003F5000" w:rsidP="003F5000">
      <w:pPr>
        <w:pStyle w:val="Listenabsatz"/>
        <w:numPr>
          <w:ilvl w:val="0"/>
          <w:numId w:val="24"/>
        </w:numPr>
      </w:pPr>
      <w:r>
        <w:t>sensor extended still deactivated</w:t>
      </w:r>
      <w:r>
        <w:tab/>
      </w:r>
      <w:r>
        <w:tab/>
      </w:r>
      <w:r>
        <w:tab/>
      </w:r>
      <w:r w:rsidR="006F34EE">
        <w:tab/>
      </w:r>
      <w:r w:rsidRPr="006C43AA">
        <w:t>category: STOP</w:t>
      </w:r>
    </w:p>
    <w:p w:rsidR="003F5000" w:rsidRPr="006C43AA" w:rsidRDefault="003F5000" w:rsidP="003F5000">
      <w:pPr>
        <w:pStyle w:val="Listenabsatz"/>
        <w:numPr>
          <w:ilvl w:val="0"/>
          <w:numId w:val="24"/>
        </w:numPr>
      </w:pPr>
      <w:r>
        <w:t>Interlock retract active</w:t>
      </w:r>
      <w:r>
        <w:tab/>
      </w:r>
      <w:r>
        <w:tab/>
      </w:r>
      <w:r>
        <w:tab/>
      </w:r>
      <w:r>
        <w:tab/>
      </w:r>
      <w:r>
        <w:tab/>
      </w:r>
      <w:r w:rsidRPr="006C43AA">
        <w:t xml:space="preserve">category: </w:t>
      </w:r>
      <w:r>
        <w:t>WARNING</w:t>
      </w:r>
    </w:p>
    <w:p w:rsidR="003F5000" w:rsidRPr="006C43AA" w:rsidRDefault="003F5000" w:rsidP="003F5000">
      <w:pPr>
        <w:pStyle w:val="Listenabsatz"/>
        <w:numPr>
          <w:ilvl w:val="0"/>
          <w:numId w:val="24"/>
        </w:numPr>
      </w:pPr>
      <w:r>
        <w:t>Interlock extend active</w:t>
      </w:r>
      <w:r>
        <w:tab/>
      </w:r>
      <w:r>
        <w:tab/>
      </w:r>
      <w:r>
        <w:tab/>
      </w:r>
      <w:r>
        <w:tab/>
      </w:r>
      <w:r>
        <w:tab/>
      </w:r>
      <w:r w:rsidRPr="006C43AA">
        <w:t xml:space="preserve">category: </w:t>
      </w:r>
      <w:r>
        <w:t>WARNING</w:t>
      </w:r>
    </w:p>
    <w:p w:rsidR="003F5000" w:rsidRPr="006C43AA" w:rsidRDefault="003F5000" w:rsidP="003F5000">
      <w:pPr>
        <w:pStyle w:val="Listenabsatz"/>
        <w:numPr>
          <w:ilvl w:val="0"/>
          <w:numId w:val="24"/>
        </w:numPr>
      </w:pPr>
    </w:p>
    <w:p w:rsidR="003F5000" w:rsidRDefault="003F5000" w:rsidP="003F5000"/>
    <w:p w:rsidR="003F5000" w:rsidRDefault="003F5000" w:rsidP="003F5000">
      <w:r w:rsidRPr="006C43AA">
        <w:rPr>
          <w:b/>
        </w:rPr>
        <w:t>IO:</w:t>
      </w:r>
      <w:r>
        <w:rPr>
          <w:b/>
        </w:rPr>
        <w:tab/>
      </w:r>
      <w:r w:rsidRPr="006C43AA">
        <w:t>DI:</w:t>
      </w:r>
      <w:r>
        <w:t xml:space="preserve"> </w:t>
      </w:r>
      <w:r>
        <w:tab/>
        <w:t>Position switch retracted</w:t>
      </w:r>
    </w:p>
    <w:p w:rsidR="003F5000" w:rsidRDefault="003F5000" w:rsidP="003F5000">
      <w:pPr>
        <w:rPr>
          <w:b/>
        </w:rPr>
      </w:pPr>
      <w:r>
        <w:tab/>
      </w:r>
      <w:r>
        <w:tab/>
        <w:t>Position switch extended</w:t>
      </w:r>
    </w:p>
    <w:p w:rsidR="003F5000" w:rsidRDefault="003F5000" w:rsidP="003F5000">
      <w:pPr>
        <w:ind w:firstLine="709"/>
      </w:pPr>
      <w:r w:rsidRPr="006C43AA">
        <w:t>DO:</w:t>
      </w:r>
      <w:r>
        <w:t xml:space="preserve"> </w:t>
      </w:r>
      <w:r>
        <w:tab/>
        <w:t>Pneumatic valve retract</w:t>
      </w:r>
    </w:p>
    <w:p w:rsidR="003F5000" w:rsidRDefault="003F5000" w:rsidP="003F5000">
      <w:pPr>
        <w:ind w:firstLine="709"/>
      </w:pPr>
      <w:r>
        <w:tab/>
        <w:t>Pneumatic valve extend</w:t>
      </w:r>
    </w:p>
    <w:p w:rsidR="003F5000" w:rsidRPr="006C43AA" w:rsidRDefault="003F5000" w:rsidP="003F5000">
      <w:pPr>
        <w:rPr>
          <w:b/>
        </w:rPr>
      </w:pPr>
      <w:r>
        <w:tab/>
      </w:r>
    </w:p>
    <w:p w:rsidR="00C673DE" w:rsidRPr="003F5000" w:rsidRDefault="003F5000" w:rsidP="00C673DE">
      <w:pPr>
        <w:rPr>
          <w:b/>
          <w:color w:val="FF0000"/>
        </w:rPr>
      </w:pPr>
      <w:r>
        <w:rPr>
          <w:color w:val="FF0000"/>
        </w:rPr>
        <w:t>Supervision</w:t>
      </w:r>
      <w:r w:rsidRPr="003F5000">
        <w:rPr>
          <w:color w:val="FF0000"/>
        </w:rPr>
        <w:t xml:space="preserve"> of interlock where? </w:t>
      </w:r>
      <w:proofErr w:type="gramStart"/>
      <w:r w:rsidRPr="003F5000">
        <w:rPr>
          <w:color w:val="FF0000"/>
        </w:rPr>
        <w:t>And only warning or failure?</w:t>
      </w:r>
      <w:proofErr w:type="gramEnd"/>
      <w:r w:rsidRPr="003F5000">
        <w:rPr>
          <w:color w:val="FF0000"/>
        </w:rPr>
        <w:t xml:space="preserve"> What is an Interlock?</w:t>
      </w:r>
      <w:r w:rsidR="00C673DE" w:rsidRPr="003F5000">
        <w:rPr>
          <w:color w:val="FF0000"/>
        </w:rPr>
        <w:tab/>
      </w:r>
    </w:p>
    <w:p w:rsidR="00A36358" w:rsidRPr="0073500C" w:rsidRDefault="00A36358" w:rsidP="00C673DE">
      <w:pPr>
        <w:pStyle w:val="berschrift2"/>
        <w:numPr>
          <w:ilvl w:val="0"/>
          <w:numId w:val="0"/>
        </w:numPr>
      </w:pPr>
    </w:p>
    <w:p w:rsidR="00015034" w:rsidRPr="0073500C" w:rsidRDefault="00187A76" w:rsidP="00015034">
      <w:pPr>
        <w:pStyle w:val="berschrift2"/>
      </w:pPr>
      <w:bookmarkStart w:id="844" w:name="_Toc371519653"/>
      <w:r w:rsidRPr="0073500C">
        <w:t>Alarm handling</w:t>
      </w:r>
      <w:bookmarkEnd w:id="844"/>
    </w:p>
    <w:p w:rsidR="006B3DAF" w:rsidRPr="0073500C" w:rsidRDefault="006B3DAF" w:rsidP="006B3DAF">
      <w:pPr>
        <w:autoSpaceDE w:val="0"/>
        <w:autoSpaceDN w:val="0"/>
        <w:adjustRightInd w:val="0"/>
        <w:spacing w:line="288" w:lineRule="auto"/>
      </w:pPr>
      <w:r w:rsidRPr="0073500C">
        <w:t>In the controller class the reaction of an alarm is defined. Over a method call (</w:t>
      </w:r>
      <w:proofErr w:type="spellStart"/>
      <w:r w:rsidRPr="0073500C">
        <w:t>g_fbAlm_Man.setAlarm</w:t>
      </w:r>
      <w:proofErr w:type="spellEnd"/>
      <w:r w:rsidRPr="0073500C">
        <w:t xml:space="preserve">) the controller entries the alarm in the, from UI accessible, alarm active array. The method set the concerning alarm reaction class in the </w:t>
      </w:r>
      <w:proofErr w:type="spellStart"/>
      <w:r w:rsidRPr="0073500C">
        <w:t>Job.eMe_ActivAlmClass</w:t>
      </w:r>
      <w:proofErr w:type="spellEnd"/>
      <w:r w:rsidRPr="0073500C">
        <w:t xml:space="preserve">, if priority is higher than the already registered alarm class. Over this channel the parent controller could receive the highest alarm class and can decide if this alarm is also important for his parent or the other child controller. The other way is to write the highest active alarm class over the </w:t>
      </w:r>
      <w:proofErr w:type="spellStart"/>
      <w:r w:rsidRPr="0073500C">
        <w:t>Job.eParent_ActivAlmClass</w:t>
      </w:r>
      <w:proofErr w:type="spellEnd"/>
      <w:r w:rsidRPr="0073500C">
        <w:t xml:space="preserve"> channel to the child controller. With this mechanism the controller react on the alarm class without regarding on modes or commands. The rules for the spreading of the reaction in the controller tree could be implemented in the concerning parent controllers.</w:t>
      </w:r>
    </w:p>
    <w:p w:rsidR="006B3DAF" w:rsidRPr="0073500C" w:rsidRDefault="006B3DAF" w:rsidP="006B3DAF"/>
    <w:p w:rsidR="006B3DAF" w:rsidRPr="0073500C" w:rsidRDefault="006B3DAF" w:rsidP="006B3DAF">
      <w:r w:rsidRPr="0073500C">
        <w:rPr>
          <w:noProof/>
          <w:lang w:val="de-CH" w:eastAsia="de-CH"/>
        </w:rPr>
        <w:drawing>
          <wp:inline distT="0" distB="0" distL="0" distR="0" wp14:anchorId="567D07D7" wp14:editId="15A2A99C">
            <wp:extent cx="6278644" cy="3741420"/>
            <wp:effectExtent l="0" t="0" r="825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278644" cy="3741420"/>
                    </a:xfrm>
                    <a:prstGeom prst="rect">
                      <a:avLst/>
                    </a:prstGeom>
                  </pic:spPr>
                </pic:pic>
              </a:graphicData>
            </a:graphic>
          </wp:inline>
        </w:drawing>
      </w:r>
    </w:p>
    <w:p w:rsidR="006B3DAF" w:rsidRPr="0073500C" w:rsidRDefault="006B3DAF" w:rsidP="006B3DAF"/>
    <w:p w:rsidR="006B3DAF" w:rsidRPr="0073500C" w:rsidRDefault="006B3DAF" w:rsidP="006B3DAF">
      <w:r w:rsidRPr="0073500C">
        <w:t xml:space="preserve">In the </w:t>
      </w:r>
      <w:proofErr w:type="spellStart"/>
      <w:r w:rsidRPr="0073500C">
        <w:t>FB_Alm_Man</w:t>
      </w:r>
      <w:proofErr w:type="spellEnd"/>
      <w:r w:rsidRPr="0073500C">
        <w:t xml:space="preserve"> is the active alarm array defined:</w:t>
      </w:r>
    </w:p>
    <w:p w:rsidR="006B3DAF" w:rsidRPr="0073500C" w:rsidRDefault="006B3DAF" w:rsidP="006B3DAF">
      <w:proofErr w:type="spellStart"/>
      <w:proofErr w:type="gramStart"/>
      <w:r w:rsidRPr="0073500C">
        <w:t>aAlm</w:t>
      </w:r>
      <w:proofErr w:type="spellEnd"/>
      <w:r w:rsidRPr="0073500C">
        <w:t>(</w:t>
      </w:r>
      <w:proofErr w:type="gramEnd"/>
      <w:r w:rsidRPr="0073500C">
        <w:t xml:space="preserve">Array of </w:t>
      </w:r>
      <w:proofErr w:type="spellStart"/>
      <w:r w:rsidRPr="0073500C">
        <w:t>T</w:t>
      </w:r>
      <w:r w:rsidRPr="0073500C">
        <w:rPr>
          <w:rFonts w:cs="Microsoft Sans Serif"/>
          <w:b/>
          <w:bCs/>
          <w:sz w:val="17"/>
          <w:szCs w:val="17"/>
          <w:lang w:eastAsia="ko-KR" w:bidi="or"/>
        </w:rPr>
        <w:t>_</w:t>
      </w:r>
      <w:r w:rsidRPr="0073500C">
        <w:t>AlmElement</w:t>
      </w:r>
      <w:proofErr w:type="spellEnd"/>
      <w:r w:rsidRPr="0073500C">
        <w:t>):</w:t>
      </w:r>
    </w:p>
    <w:p w:rsidR="006B3DAF" w:rsidRPr="0073500C" w:rsidRDefault="006B3DAF" w:rsidP="006B3DAF">
      <w:r w:rsidRPr="0073500C">
        <w:t>The array size is limited with a constant of 100 elements (</w:t>
      </w:r>
      <w:proofErr w:type="spellStart"/>
      <w:r w:rsidRPr="0073500C">
        <w:t>c_uinMaxAlmElements</w:t>
      </w:r>
      <w:proofErr w:type="spellEnd"/>
      <w:r w:rsidRPr="0073500C">
        <w:t xml:space="preserve">: </w:t>
      </w:r>
      <w:proofErr w:type="gramStart"/>
      <w:r w:rsidRPr="0073500C">
        <w:t>UINT :=</w:t>
      </w:r>
      <w:proofErr w:type="gramEnd"/>
      <w:r w:rsidRPr="0073500C">
        <w:t xml:space="preserve"> 99;). Every new activated alarm will be registered at the next free place in array. When the operator press the reset button all resettable alarms will be removed from the array and in the controller interface the reset bit will be set. This is resolved over a command channel (</w:t>
      </w:r>
      <w:proofErr w:type="spellStart"/>
      <w:r w:rsidRPr="0073500C">
        <w:t>eAlmCmd</w:t>
      </w:r>
      <w:proofErr w:type="spellEnd"/>
      <w:r w:rsidRPr="0073500C">
        <w:t xml:space="preserve">) to </w:t>
      </w:r>
      <w:hyperlink r:id="rId24" w:anchor="/search=distinguish&amp;searchLoc=0&amp;resultOrder=basic&amp;multiwordShowSingle=on" w:history="1">
        <w:r w:rsidRPr="0073500C">
          <w:t>distinguish</w:t>
        </w:r>
      </w:hyperlink>
      <w:r w:rsidRPr="0073500C">
        <w:t xml:space="preserve"> the service jobs from UI to alarm handler. The clear command calls the concerning method in the cyclic part of the alarm function block.</w:t>
      </w:r>
    </w:p>
    <w:p w:rsidR="006B3DAF" w:rsidRPr="0073500C" w:rsidRDefault="006B3DAF" w:rsidP="006B3DAF"/>
    <w:p w:rsidR="006B3DAF" w:rsidRPr="0073500C" w:rsidRDefault="006B3DAF" w:rsidP="006B3DAF">
      <w:proofErr w:type="spellStart"/>
      <w:proofErr w:type="gramStart"/>
      <w:r w:rsidRPr="0073500C">
        <w:t>aAlmt</w:t>
      </w:r>
      <w:proofErr w:type="spellEnd"/>
      <w:proofErr w:type="gramEnd"/>
      <w:r w:rsidRPr="0073500C">
        <w:t xml:space="preserve"> [0.. </w:t>
      </w:r>
      <w:proofErr w:type="spellStart"/>
      <w:r w:rsidRPr="0073500C">
        <w:t>c_uinMaxAlmElements</w:t>
      </w:r>
      <w:proofErr w:type="spellEnd"/>
      <w:r w:rsidRPr="0073500C">
        <w:t>].</w:t>
      </w:r>
    </w:p>
    <w:p w:rsidR="006B3DAF" w:rsidRPr="0073500C" w:rsidRDefault="006B3DAF" w:rsidP="006B3DAF">
      <w:pPr>
        <w:ind w:left="705"/>
      </w:pPr>
      <w:proofErr w:type="spellStart"/>
      <w:proofErr w:type="gramStart"/>
      <w:r w:rsidRPr="0073500C">
        <w:t>udiNr</w:t>
      </w:r>
      <w:proofErr w:type="spellEnd"/>
      <w:proofErr w:type="gramEnd"/>
      <w:r w:rsidRPr="0073500C">
        <w:t xml:space="preserve">: UDINT; </w:t>
      </w:r>
      <w:r w:rsidRPr="0073500C">
        <w:tab/>
      </w:r>
      <w:r w:rsidRPr="0073500C">
        <w:tab/>
        <w:t>// unique alarm number := 100000*</w:t>
      </w:r>
      <w:proofErr w:type="spellStart"/>
      <w:r w:rsidRPr="0073500C">
        <w:t>udiMachineNr</w:t>
      </w:r>
      <w:proofErr w:type="spellEnd"/>
      <w:r w:rsidRPr="0073500C">
        <w:t xml:space="preserve"> + </w:t>
      </w:r>
      <w:proofErr w:type="spellStart"/>
      <w:r w:rsidRPr="0073500C">
        <w:t>eCtrlId</w:t>
      </w:r>
      <w:proofErr w:type="spellEnd"/>
      <w:r w:rsidRPr="0073500C">
        <w:t xml:space="preserve"> *100 + </w:t>
      </w:r>
      <w:proofErr w:type="spellStart"/>
      <w:r w:rsidRPr="0073500C">
        <w:t>udiAlarmNr</w:t>
      </w:r>
      <w:proofErr w:type="spellEnd"/>
    </w:p>
    <w:p w:rsidR="006B3DAF" w:rsidRPr="0073500C" w:rsidRDefault="006B3DAF" w:rsidP="006B3DAF">
      <w:r w:rsidRPr="0073500C">
        <w:tab/>
      </w:r>
      <w:proofErr w:type="spellStart"/>
      <w:proofErr w:type="gramStart"/>
      <w:r w:rsidRPr="0073500C">
        <w:t>dinInfo</w:t>
      </w:r>
      <w:proofErr w:type="spellEnd"/>
      <w:proofErr w:type="gramEnd"/>
      <w:r w:rsidRPr="0073500C">
        <w:t xml:space="preserve">: DINT; </w:t>
      </w:r>
      <w:r w:rsidRPr="0073500C">
        <w:tab/>
      </w:r>
      <w:r w:rsidRPr="0073500C">
        <w:tab/>
        <w:t xml:space="preserve">// additional information - </w:t>
      </w:r>
      <w:r w:rsidRPr="0073500C">
        <w:rPr>
          <w:color w:val="FF0000"/>
        </w:rPr>
        <w:t>better string???</w:t>
      </w:r>
    </w:p>
    <w:p w:rsidR="006B3DAF" w:rsidRPr="0073500C" w:rsidRDefault="006B3DAF" w:rsidP="006B3DAF">
      <w:r w:rsidRPr="0073500C">
        <w:tab/>
      </w:r>
      <w:proofErr w:type="spellStart"/>
      <w:proofErr w:type="gramStart"/>
      <w:r w:rsidRPr="0073500C">
        <w:t>eClass</w:t>
      </w:r>
      <w:proofErr w:type="spellEnd"/>
      <w:proofErr w:type="gramEnd"/>
      <w:r w:rsidRPr="0073500C">
        <w:t xml:space="preserve">: </w:t>
      </w:r>
      <w:proofErr w:type="spellStart"/>
      <w:r w:rsidRPr="0073500C">
        <w:t>E_AlmClass</w:t>
      </w:r>
      <w:proofErr w:type="spellEnd"/>
      <w:r w:rsidRPr="0073500C">
        <w:t xml:space="preserve">; </w:t>
      </w:r>
      <w:r w:rsidRPr="0073500C">
        <w:tab/>
        <w:t>// corresponding alarm class</w:t>
      </w:r>
    </w:p>
    <w:p w:rsidR="006B3DAF" w:rsidRPr="0073500C" w:rsidRDefault="006B3DAF" w:rsidP="006B3DAF">
      <w:r w:rsidRPr="0073500C">
        <w:tab/>
      </w:r>
      <w:proofErr w:type="spellStart"/>
      <w:proofErr w:type="gramStart"/>
      <w:r w:rsidRPr="0073500C">
        <w:t>eState</w:t>
      </w:r>
      <w:proofErr w:type="spellEnd"/>
      <w:proofErr w:type="gramEnd"/>
      <w:r w:rsidRPr="0073500C">
        <w:t xml:space="preserve">: </w:t>
      </w:r>
      <w:proofErr w:type="spellStart"/>
      <w:r w:rsidRPr="0073500C">
        <w:t>E_AlmState</w:t>
      </w:r>
      <w:proofErr w:type="spellEnd"/>
      <w:r w:rsidRPr="0073500C">
        <w:t xml:space="preserve">; </w:t>
      </w:r>
      <w:r w:rsidRPr="0073500C">
        <w:tab/>
        <w:t xml:space="preserve">// clear, </w:t>
      </w:r>
      <w:proofErr w:type="spellStart"/>
      <w:r w:rsidRPr="0073500C">
        <w:t>resetable</w:t>
      </w:r>
      <w:proofErr w:type="spellEnd"/>
    </w:p>
    <w:p w:rsidR="006B3DAF" w:rsidRPr="0073500C" w:rsidRDefault="006B3DAF" w:rsidP="006B3DAF">
      <w:r w:rsidRPr="0073500C">
        <w:tab/>
      </w:r>
      <w:proofErr w:type="spellStart"/>
      <w:proofErr w:type="gramStart"/>
      <w:r w:rsidRPr="0073500C">
        <w:t>strDTEntry</w:t>
      </w:r>
      <w:proofErr w:type="spellEnd"/>
      <w:proofErr w:type="gramEnd"/>
      <w:r w:rsidRPr="0073500C">
        <w:t xml:space="preserve">: STRING; </w:t>
      </w:r>
      <w:r w:rsidRPr="0073500C">
        <w:tab/>
        <w:t>// entry time</w:t>
      </w:r>
    </w:p>
    <w:p w:rsidR="006B3DAF" w:rsidRPr="0073500C" w:rsidRDefault="006B3DAF" w:rsidP="006B3DAF">
      <w:r w:rsidRPr="0073500C">
        <w:tab/>
      </w:r>
      <w:proofErr w:type="spellStart"/>
      <w:proofErr w:type="gramStart"/>
      <w:r w:rsidRPr="0073500C">
        <w:t>udiMachineNr</w:t>
      </w:r>
      <w:proofErr w:type="spellEnd"/>
      <w:proofErr w:type="gramEnd"/>
      <w:r w:rsidRPr="0073500C">
        <w:t xml:space="preserve">: UDINT; </w:t>
      </w:r>
      <w:r w:rsidRPr="0073500C">
        <w:tab/>
        <w:t>// from machine (standard = 1)</w:t>
      </w:r>
    </w:p>
    <w:p w:rsidR="006B3DAF" w:rsidRPr="0073500C" w:rsidRDefault="006B3DAF" w:rsidP="006B3DAF">
      <w:r w:rsidRPr="0073500C">
        <w:tab/>
      </w:r>
      <w:proofErr w:type="spellStart"/>
      <w:proofErr w:type="gramStart"/>
      <w:r w:rsidRPr="0073500C">
        <w:t>eCtrlId</w:t>
      </w:r>
      <w:proofErr w:type="spellEnd"/>
      <w:proofErr w:type="gramEnd"/>
      <w:r w:rsidRPr="0073500C">
        <w:t xml:space="preserve">: </w:t>
      </w:r>
      <w:proofErr w:type="spellStart"/>
      <w:r w:rsidRPr="0073500C">
        <w:t>E_CtrlId</w:t>
      </w:r>
      <w:proofErr w:type="spellEnd"/>
      <w:r w:rsidRPr="0073500C">
        <w:t xml:space="preserve">; </w:t>
      </w:r>
      <w:r w:rsidRPr="0073500C">
        <w:tab/>
      </w:r>
      <w:r w:rsidRPr="0073500C">
        <w:tab/>
        <w:t>// from controller</w:t>
      </w:r>
    </w:p>
    <w:p w:rsidR="006B3DAF" w:rsidRPr="0073500C" w:rsidRDefault="006B3DAF" w:rsidP="006B3DAF">
      <w:r w:rsidRPr="0073500C">
        <w:tab/>
      </w:r>
      <w:proofErr w:type="spellStart"/>
      <w:proofErr w:type="gramStart"/>
      <w:r w:rsidRPr="0073500C">
        <w:t>udiAlarmNr</w:t>
      </w:r>
      <w:proofErr w:type="spellEnd"/>
      <w:proofErr w:type="gramEnd"/>
      <w:r w:rsidRPr="0073500C">
        <w:t xml:space="preserve">: UDINT; </w:t>
      </w:r>
      <w:r w:rsidRPr="0073500C">
        <w:tab/>
        <w:t xml:space="preserve">// local alarm number </w:t>
      </w:r>
    </w:p>
    <w:p w:rsidR="006B3DAF" w:rsidRPr="0073500C" w:rsidRDefault="006B3DAF" w:rsidP="006B3DAF"/>
    <w:p w:rsidR="006B3DAF" w:rsidRPr="0073500C" w:rsidRDefault="006B3DAF" w:rsidP="006B3DAF">
      <w:proofErr w:type="spellStart"/>
      <w:r w:rsidRPr="0073500C">
        <w:t>E_AlmState</w:t>
      </w:r>
      <w:proofErr w:type="spellEnd"/>
      <w:r w:rsidRPr="0073500C">
        <w:t>:</w:t>
      </w:r>
    </w:p>
    <w:p w:rsidR="006B3DAF" w:rsidRPr="0073500C" w:rsidRDefault="006B3DAF" w:rsidP="006B3DAF">
      <w:r w:rsidRPr="0073500C">
        <w:tab/>
        <w:t>// no alarm active</w:t>
      </w:r>
    </w:p>
    <w:p w:rsidR="006B3DAF" w:rsidRPr="0073500C" w:rsidRDefault="006B3DAF" w:rsidP="006B3DAF">
      <w:r w:rsidRPr="0073500C">
        <w:tab/>
      </w:r>
      <w:proofErr w:type="gramStart"/>
      <w:r w:rsidRPr="0073500C">
        <w:t>NONE :=</w:t>
      </w:r>
      <w:proofErr w:type="gramEnd"/>
      <w:r w:rsidRPr="0073500C">
        <w:t xml:space="preserve"> 0,</w:t>
      </w:r>
    </w:p>
    <w:p w:rsidR="006B3DAF" w:rsidRPr="0073500C" w:rsidRDefault="006B3DAF" w:rsidP="006B3DAF">
      <w:r w:rsidRPr="0073500C">
        <w:lastRenderedPageBreak/>
        <w:tab/>
        <w:t>// alarm clear entry -&gt; set bit1</w:t>
      </w:r>
    </w:p>
    <w:p w:rsidR="006B3DAF" w:rsidRPr="0073500C" w:rsidRDefault="006B3DAF" w:rsidP="006B3DAF">
      <w:r w:rsidRPr="0073500C">
        <w:tab/>
      </w:r>
      <w:proofErr w:type="gramStart"/>
      <w:r w:rsidRPr="0073500C">
        <w:t>CLR :=</w:t>
      </w:r>
      <w:proofErr w:type="gramEnd"/>
      <w:r w:rsidRPr="0073500C">
        <w:t xml:space="preserve"> 1,</w:t>
      </w:r>
    </w:p>
    <w:p w:rsidR="006B3DAF" w:rsidRPr="0073500C" w:rsidRDefault="006B3DAF" w:rsidP="006B3DAF">
      <w:r w:rsidRPr="0073500C">
        <w:tab/>
        <w:t>// entry resettable alarm -</w:t>
      </w:r>
      <w:proofErr w:type="gramStart"/>
      <w:r w:rsidRPr="0073500C">
        <w:t>&gt;  set</w:t>
      </w:r>
      <w:proofErr w:type="gramEnd"/>
      <w:r w:rsidRPr="0073500C">
        <w:t xml:space="preserve"> bit2</w:t>
      </w:r>
    </w:p>
    <w:p w:rsidR="006B3DAF" w:rsidRPr="0073500C" w:rsidRDefault="006B3DAF" w:rsidP="006B3DAF">
      <w:r w:rsidRPr="0073500C">
        <w:tab/>
      </w:r>
      <w:proofErr w:type="gramStart"/>
      <w:r w:rsidRPr="0073500C">
        <w:t>RST :=</w:t>
      </w:r>
      <w:proofErr w:type="gramEnd"/>
      <w:r w:rsidRPr="0073500C">
        <w:t xml:space="preserve"> 2,</w:t>
      </w:r>
    </w:p>
    <w:p w:rsidR="006B3DAF" w:rsidRPr="0073500C" w:rsidRDefault="006B3DAF" w:rsidP="006B3DAF">
      <w:r w:rsidRPr="0073500C">
        <w:tab/>
        <w:t>// entry non resettable alarm -</w:t>
      </w:r>
      <w:proofErr w:type="gramStart"/>
      <w:r w:rsidRPr="0073500C">
        <w:t>&gt;  set</w:t>
      </w:r>
      <w:proofErr w:type="gramEnd"/>
      <w:r w:rsidRPr="0073500C">
        <w:t xml:space="preserve"> bit2 + bit3</w:t>
      </w:r>
    </w:p>
    <w:p w:rsidR="006B3DAF" w:rsidRPr="0073500C" w:rsidRDefault="006B3DAF" w:rsidP="006B3DAF">
      <w:r w:rsidRPr="0073500C">
        <w:tab/>
      </w:r>
      <w:proofErr w:type="gramStart"/>
      <w:r w:rsidRPr="0073500C">
        <w:t>SET :=</w:t>
      </w:r>
      <w:proofErr w:type="gramEnd"/>
      <w:r w:rsidRPr="0073500C">
        <w:t xml:space="preserve"> 3</w:t>
      </w:r>
    </w:p>
    <w:p w:rsidR="006B3DAF" w:rsidRPr="0073500C" w:rsidRDefault="006B3DAF" w:rsidP="006B3DAF"/>
    <w:p w:rsidR="006B3DAF" w:rsidRPr="0073500C" w:rsidRDefault="006B3DAF" w:rsidP="006B3DAF">
      <w:proofErr w:type="spellStart"/>
      <w:r w:rsidRPr="0073500C">
        <w:t>E_ALMClass</w:t>
      </w:r>
      <w:proofErr w:type="spellEnd"/>
      <w:r w:rsidRPr="0073500C">
        <w:t>:</w:t>
      </w:r>
    </w:p>
    <w:p w:rsidR="006B3DAF" w:rsidRPr="0073500C" w:rsidRDefault="006B3DAF" w:rsidP="006B3DAF">
      <w:pPr>
        <w:ind w:firstLine="709"/>
      </w:pPr>
      <w:r w:rsidRPr="0073500C">
        <w:t>// no alarm active</w:t>
      </w:r>
    </w:p>
    <w:p w:rsidR="006B3DAF" w:rsidRPr="0073500C" w:rsidRDefault="006B3DAF" w:rsidP="006B3DAF">
      <w:r w:rsidRPr="0073500C">
        <w:tab/>
      </w:r>
      <w:proofErr w:type="gramStart"/>
      <w:r w:rsidRPr="0073500C">
        <w:t>NONE :=</w:t>
      </w:r>
      <w:proofErr w:type="gramEnd"/>
      <w:r w:rsidRPr="0073500C">
        <w:t xml:space="preserve"> 0,</w:t>
      </w:r>
    </w:p>
    <w:p w:rsidR="006B3DAF" w:rsidRPr="0073500C" w:rsidRDefault="006B3DAF" w:rsidP="006B3DAF">
      <w:r w:rsidRPr="0073500C">
        <w:tab/>
        <w:t>// info</w:t>
      </w:r>
    </w:p>
    <w:p w:rsidR="006B3DAF" w:rsidRPr="0073500C" w:rsidRDefault="006B3DAF" w:rsidP="006B3DAF">
      <w:r w:rsidRPr="0073500C">
        <w:tab/>
        <w:t>INFO,</w:t>
      </w:r>
    </w:p>
    <w:p w:rsidR="006B3DAF" w:rsidRPr="0073500C" w:rsidRDefault="006B3DAF" w:rsidP="006B3DAF">
      <w:r w:rsidRPr="0073500C">
        <w:tab/>
        <w:t>// warning</w:t>
      </w:r>
    </w:p>
    <w:p w:rsidR="006B3DAF" w:rsidRPr="0073500C" w:rsidRDefault="006B3DAF" w:rsidP="006B3DAF">
      <w:r w:rsidRPr="0073500C">
        <w:tab/>
        <w:t>WARNING,</w:t>
      </w:r>
    </w:p>
    <w:p w:rsidR="006B3DAF" w:rsidRPr="0073500C" w:rsidRDefault="006B3DAF" w:rsidP="006B3DAF">
      <w:r w:rsidRPr="0073500C">
        <w:tab/>
        <w:t>// tact stop</w:t>
      </w:r>
    </w:p>
    <w:p w:rsidR="006B3DAF" w:rsidRPr="0073500C" w:rsidRDefault="006B3DAF" w:rsidP="006B3DAF">
      <w:r w:rsidRPr="0073500C">
        <w:tab/>
        <w:t>TSTOP,</w:t>
      </w:r>
    </w:p>
    <w:p w:rsidR="006B3DAF" w:rsidRPr="0073500C" w:rsidRDefault="006B3DAF" w:rsidP="006B3DAF">
      <w:r w:rsidRPr="0073500C">
        <w:tab/>
        <w:t>// stop</w:t>
      </w:r>
    </w:p>
    <w:p w:rsidR="006B3DAF" w:rsidRPr="0073500C" w:rsidRDefault="006B3DAF" w:rsidP="006B3DAF">
      <w:r w:rsidRPr="0073500C">
        <w:tab/>
        <w:t>STOP,</w:t>
      </w:r>
    </w:p>
    <w:p w:rsidR="006B3DAF" w:rsidRPr="0073500C" w:rsidRDefault="006B3DAF" w:rsidP="006B3DAF">
      <w:r w:rsidRPr="0073500C">
        <w:tab/>
        <w:t>// off</w:t>
      </w:r>
    </w:p>
    <w:p w:rsidR="006B3DAF" w:rsidRPr="0073500C" w:rsidRDefault="006B3DAF" w:rsidP="006B3DAF">
      <w:r w:rsidRPr="0073500C">
        <w:tab/>
        <w:t>OFF,</w:t>
      </w:r>
    </w:p>
    <w:p w:rsidR="006B3DAF" w:rsidRPr="0073500C" w:rsidRDefault="006B3DAF" w:rsidP="006B3DAF">
      <w:r w:rsidRPr="0073500C">
        <w:tab/>
        <w:t>// Emergency off</w:t>
      </w:r>
    </w:p>
    <w:p w:rsidR="006B3DAF" w:rsidRPr="0073500C" w:rsidRDefault="006B3DAF" w:rsidP="006B3DAF">
      <w:r w:rsidRPr="0073500C">
        <w:tab/>
        <w:t>EOFF</w:t>
      </w:r>
    </w:p>
    <w:p w:rsidR="006B3DAF" w:rsidRPr="0073500C" w:rsidRDefault="006B3DAF" w:rsidP="006B3DAF"/>
    <w:p w:rsidR="006B3DAF" w:rsidRPr="0073500C" w:rsidRDefault="006B3DAF" w:rsidP="006B3DAF">
      <w:r w:rsidRPr="0073500C">
        <w:t>With this different type all possible cases for resetting or perhaps in further time to implement an alarm history on PLC can implemented. Normally an alarm with a stop reaction should not be cleared from alarm array (.CLR) without interaction of the UI with a reset. This is to prevent machine stops without a message to user. So only the information and warning alarms should use the clear in the controller! If the alarm cause in PLC is no more active the state has to be changed from non-resettable (.SET) to resettable (.RST)!</w:t>
      </w:r>
    </w:p>
    <w:p w:rsidR="006B3DAF" w:rsidRPr="0073500C" w:rsidRDefault="006B3DAF" w:rsidP="006B3DAF"/>
    <w:p w:rsidR="006B3DAF" w:rsidRPr="0073500C" w:rsidRDefault="006B3DAF" w:rsidP="006B3DAF">
      <w:r w:rsidRPr="0073500C">
        <w:t>Examples:</w:t>
      </w:r>
    </w:p>
    <w:p w:rsidR="006B3DAF" w:rsidRPr="0073500C" w:rsidRDefault="006B3DAF" w:rsidP="006B3DAF">
      <w:r w:rsidRPr="0073500C">
        <w:t xml:space="preserve">Warning -&gt; set alarm4: </w:t>
      </w:r>
    </w:p>
    <w:p w:rsidR="006B3DAF" w:rsidRPr="0073500C" w:rsidRDefault="00CC0509" w:rsidP="006B3DAF">
      <w:r>
        <w:t xml:space="preserve">IF </w:t>
      </w:r>
      <w:r w:rsidR="006B3DAF" w:rsidRPr="0073500C">
        <w:t>(</w:t>
      </w:r>
      <w:proofErr w:type="spellStart"/>
      <w:r>
        <w:t>In_</w:t>
      </w:r>
      <w:r w:rsidR="006B3DAF" w:rsidRPr="0073500C">
        <w:t>bolEmpty</w:t>
      </w:r>
      <w:proofErr w:type="spellEnd"/>
      <w:r w:rsidR="006B3DAF" w:rsidRPr="0073500C">
        <w:t>) THEN</w:t>
      </w:r>
    </w:p>
    <w:p w:rsidR="006B3DAF" w:rsidRPr="0073500C" w:rsidRDefault="006B3DAF" w:rsidP="006B3DAF">
      <w:r w:rsidRPr="0073500C">
        <w:t xml:space="preserve">      IF   (</w:t>
      </w:r>
      <w:proofErr w:type="spellStart"/>
      <w:proofErr w:type="gramStart"/>
      <w:r w:rsidR="007825ED">
        <w:t>SIf.Alm</w:t>
      </w:r>
      <w:proofErr w:type="spellEnd"/>
      <w:r w:rsidR="007825ED">
        <w:t>[</w:t>
      </w:r>
      <w:proofErr w:type="gramEnd"/>
      <w:r w:rsidR="007825ED">
        <w:t>4</w:t>
      </w:r>
      <w:r w:rsidR="007825ED" w:rsidRPr="007825ED">
        <w:t xml:space="preserve">]. </w:t>
      </w:r>
      <w:proofErr w:type="spellStart"/>
      <w:r w:rsidR="007825ED">
        <w:t>bol</w:t>
      </w:r>
      <w:proofErr w:type="spellEnd"/>
      <w:r w:rsidRPr="0073500C">
        <w:t>=FALSE) THEN</w:t>
      </w:r>
    </w:p>
    <w:p w:rsidR="006B3DAF" w:rsidRPr="0073500C" w:rsidRDefault="006B3DAF" w:rsidP="006B3DAF">
      <w:r w:rsidRPr="0073500C">
        <w:tab/>
        <w:t>// set warning 4: conveyor is empty</w:t>
      </w:r>
    </w:p>
    <w:p w:rsidR="006B3DAF" w:rsidRPr="0073500C" w:rsidRDefault="006B3DAF" w:rsidP="006B3DAF">
      <w:pPr>
        <w:ind w:firstLine="709"/>
      </w:pPr>
      <w:proofErr w:type="spellStart"/>
      <w:r w:rsidRPr="0073500C">
        <w:t>g_fbAlm_</w:t>
      </w:r>
      <w:proofErr w:type="gramStart"/>
      <w:r w:rsidRPr="0073500C">
        <w:t>Man.setAlarm</w:t>
      </w:r>
      <w:proofErr w:type="spellEnd"/>
      <w:r w:rsidRPr="0073500C">
        <w:t>(</w:t>
      </w:r>
      <w:proofErr w:type="gramEnd"/>
      <w:r w:rsidRPr="0073500C">
        <w:t xml:space="preserve">CIf.Info.eCtrlId,4,0, </w:t>
      </w:r>
      <w:r w:rsidR="007825ED">
        <w:t>ADR(</w:t>
      </w:r>
      <w:proofErr w:type="spellStart"/>
      <w:r w:rsidR="007825ED">
        <w:t>SIf.Alm</w:t>
      </w:r>
      <w:proofErr w:type="spellEnd"/>
      <w:r w:rsidR="007825ED">
        <w:t>)</w:t>
      </w:r>
      <w:r w:rsidRPr="0073500C">
        <w:t xml:space="preserve">, </w:t>
      </w:r>
      <w:proofErr w:type="spellStart"/>
      <w:r w:rsidRPr="0073500C">
        <w:t>E_AlmState.SET,CIf.Job.eMe_ActivAlmClass</w:t>
      </w:r>
      <w:proofErr w:type="spellEnd"/>
      <w:r w:rsidRPr="0073500C">
        <w:t>);</w:t>
      </w:r>
    </w:p>
    <w:p w:rsidR="006B3DAF" w:rsidRPr="0073500C" w:rsidRDefault="006B3DAF" w:rsidP="006B3DAF">
      <w:r w:rsidRPr="0073500C">
        <w:t xml:space="preserve">             </w:t>
      </w:r>
      <w:r w:rsidRPr="0073500C">
        <w:tab/>
      </w:r>
      <w:proofErr w:type="spellStart"/>
      <w:proofErr w:type="gramStart"/>
      <w:r w:rsidR="007825ED">
        <w:t>SIf.Alm</w:t>
      </w:r>
      <w:proofErr w:type="spellEnd"/>
      <w:r w:rsidR="007825ED">
        <w:t>[</w:t>
      </w:r>
      <w:proofErr w:type="gramEnd"/>
      <w:r w:rsidR="007825ED">
        <w:t>4</w:t>
      </w:r>
      <w:r w:rsidR="007825ED" w:rsidRPr="007825ED">
        <w:t xml:space="preserve">]. </w:t>
      </w:r>
      <w:proofErr w:type="spellStart"/>
      <w:proofErr w:type="gramStart"/>
      <w:r w:rsidR="007825ED">
        <w:t>bol</w:t>
      </w:r>
      <w:proofErr w:type="spellEnd"/>
      <w:proofErr w:type="gramEnd"/>
      <w:r w:rsidRPr="0073500C">
        <w:t>:= TRUE;</w:t>
      </w:r>
    </w:p>
    <w:p w:rsidR="006B3DAF" w:rsidRPr="0073500C" w:rsidRDefault="006B3DAF" w:rsidP="006B3DAF">
      <w:r w:rsidRPr="0073500C">
        <w:t xml:space="preserve">      END_IF:</w:t>
      </w:r>
    </w:p>
    <w:p w:rsidR="006B3DAF" w:rsidRPr="0073500C" w:rsidRDefault="006B3DAF" w:rsidP="006B3DAF">
      <w:r w:rsidRPr="0073500C">
        <w:t>ELSE</w:t>
      </w:r>
    </w:p>
    <w:p w:rsidR="006B3DAF" w:rsidRPr="0073500C" w:rsidRDefault="006B3DAF" w:rsidP="006B3DAF">
      <w:r w:rsidRPr="0073500C">
        <w:t xml:space="preserve">    IF   (</w:t>
      </w:r>
      <w:proofErr w:type="spellStart"/>
      <w:proofErr w:type="gramStart"/>
      <w:r w:rsidR="007825ED">
        <w:t>SIf.Alm</w:t>
      </w:r>
      <w:proofErr w:type="spellEnd"/>
      <w:r w:rsidR="007825ED">
        <w:t>[</w:t>
      </w:r>
      <w:proofErr w:type="gramEnd"/>
      <w:r w:rsidR="007825ED">
        <w:t>4</w:t>
      </w:r>
      <w:r w:rsidR="007825ED" w:rsidRPr="007825ED">
        <w:t xml:space="preserve">]. </w:t>
      </w:r>
      <w:proofErr w:type="spellStart"/>
      <w:r w:rsidR="007825ED">
        <w:t>bol</w:t>
      </w:r>
      <w:proofErr w:type="spellEnd"/>
      <w:r w:rsidR="007825ED" w:rsidRPr="0073500C">
        <w:t xml:space="preserve"> </w:t>
      </w:r>
      <w:r w:rsidRPr="0073500C">
        <w:t>TRUE) THEN</w:t>
      </w:r>
    </w:p>
    <w:p w:rsidR="006B3DAF" w:rsidRPr="0073500C" w:rsidRDefault="006B3DAF" w:rsidP="006B3DAF">
      <w:r w:rsidRPr="0073500C">
        <w:tab/>
        <w:t>// clear warning 4: conveyor is empty</w:t>
      </w:r>
    </w:p>
    <w:p w:rsidR="006B3DAF" w:rsidRPr="0073500C" w:rsidRDefault="006B3DAF" w:rsidP="006B3DAF">
      <w:pPr>
        <w:ind w:firstLine="709"/>
      </w:pPr>
      <w:proofErr w:type="spellStart"/>
      <w:r w:rsidRPr="0073500C">
        <w:t>g_fbAlm_</w:t>
      </w:r>
      <w:proofErr w:type="gramStart"/>
      <w:r w:rsidRPr="0073500C">
        <w:t>Man</w:t>
      </w:r>
      <w:r w:rsidR="007825ED">
        <w:t>.setAlarm</w:t>
      </w:r>
      <w:proofErr w:type="spellEnd"/>
      <w:r w:rsidR="007825ED">
        <w:t>(</w:t>
      </w:r>
      <w:proofErr w:type="gramEnd"/>
      <w:r w:rsidR="007825ED">
        <w:t>CIf.Info.eCtrlId,4,0,ADR(</w:t>
      </w:r>
      <w:proofErr w:type="spellStart"/>
      <w:r w:rsidR="007825ED">
        <w:t>SIf.Alm</w:t>
      </w:r>
      <w:proofErr w:type="spellEnd"/>
      <w:r w:rsidR="007825ED">
        <w:t>)</w:t>
      </w:r>
      <w:r w:rsidRPr="0073500C">
        <w:t xml:space="preserve">, </w:t>
      </w:r>
      <w:proofErr w:type="spellStart"/>
      <w:r w:rsidRPr="0073500C">
        <w:t>E_AlmState.CLR,CIf.Job.eMe_ActivAlmClass</w:t>
      </w:r>
      <w:proofErr w:type="spellEnd"/>
      <w:r w:rsidRPr="0073500C">
        <w:t>);</w:t>
      </w:r>
    </w:p>
    <w:p w:rsidR="006B3DAF" w:rsidRPr="0073500C" w:rsidRDefault="006B3DAF" w:rsidP="006B3DAF">
      <w:r w:rsidRPr="0073500C">
        <w:t xml:space="preserve">             </w:t>
      </w:r>
      <w:r w:rsidRPr="0073500C">
        <w:tab/>
      </w:r>
      <w:proofErr w:type="spellStart"/>
      <w:proofErr w:type="gramStart"/>
      <w:r w:rsidR="007825ED">
        <w:t>SIf.Alm</w:t>
      </w:r>
      <w:proofErr w:type="spellEnd"/>
      <w:r w:rsidR="007825ED">
        <w:t>[</w:t>
      </w:r>
      <w:proofErr w:type="gramEnd"/>
      <w:r w:rsidR="007825ED">
        <w:t>4</w:t>
      </w:r>
      <w:r w:rsidR="007825ED" w:rsidRPr="007825ED">
        <w:t xml:space="preserve">]. </w:t>
      </w:r>
      <w:proofErr w:type="spellStart"/>
      <w:proofErr w:type="gramStart"/>
      <w:r w:rsidR="007825ED">
        <w:t>bol</w:t>
      </w:r>
      <w:proofErr w:type="spellEnd"/>
      <w:proofErr w:type="gramEnd"/>
      <w:r w:rsidRPr="0073500C">
        <w:t>:= FALSE;</w:t>
      </w:r>
    </w:p>
    <w:p w:rsidR="006B3DAF" w:rsidRPr="0073500C" w:rsidRDefault="006B3DAF" w:rsidP="006B3DAF">
      <w:r w:rsidRPr="0073500C">
        <w:t xml:space="preserve">      END_IF:</w:t>
      </w:r>
    </w:p>
    <w:p w:rsidR="006B3DAF" w:rsidRPr="0073500C" w:rsidRDefault="006B3DAF" w:rsidP="006B3DAF">
      <w:r w:rsidRPr="0073500C">
        <w:t>END_IF</w:t>
      </w:r>
    </w:p>
    <w:p w:rsidR="006B3DAF" w:rsidRPr="0073500C" w:rsidRDefault="006B3DAF" w:rsidP="006B3DAF"/>
    <w:p w:rsidR="006B3DAF" w:rsidRPr="0073500C" w:rsidRDefault="006B3DAF" w:rsidP="006B3DAF">
      <w:r w:rsidRPr="0073500C">
        <w:t>Alarm set in entry of error state:</w:t>
      </w:r>
    </w:p>
    <w:p w:rsidR="006B3DAF" w:rsidRPr="0073500C" w:rsidRDefault="006B3DAF" w:rsidP="006B3DAF">
      <w:r w:rsidRPr="0073500C">
        <w:t xml:space="preserve">// </w:t>
      </w:r>
      <w:r w:rsidR="003D57C2" w:rsidRPr="0073500C">
        <w:t>resettable</w:t>
      </w:r>
      <w:r w:rsidRPr="0073500C">
        <w:t xml:space="preserve"> error 5 with additional info 123: conveyor failure frequency inverter error number -&gt; info:</w:t>
      </w:r>
    </w:p>
    <w:p w:rsidR="006B3DAF" w:rsidRPr="0073500C" w:rsidRDefault="006B3DAF" w:rsidP="006B3DAF">
      <w:proofErr w:type="spellStart"/>
      <w:r w:rsidRPr="0073500C">
        <w:t>g_fbAlm_</w:t>
      </w:r>
      <w:proofErr w:type="gramStart"/>
      <w:r w:rsidRPr="0073500C">
        <w:t>Man.setAlarm</w:t>
      </w:r>
      <w:proofErr w:type="spellEnd"/>
      <w:r w:rsidRPr="0073500C">
        <w:t>(</w:t>
      </w:r>
      <w:proofErr w:type="gramEnd"/>
      <w:r w:rsidRPr="0073500C">
        <w:t xml:space="preserve">CIf.Info.eCtrlId,5,123, </w:t>
      </w:r>
      <w:r w:rsidR="007825ED">
        <w:t>ADR(</w:t>
      </w:r>
      <w:proofErr w:type="spellStart"/>
      <w:r w:rsidR="007825ED">
        <w:t>SIf.Alm</w:t>
      </w:r>
      <w:proofErr w:type="spellEnd"/>
      <w:r w:rsidR="007825ED">
        <w:t>)</w:t>
      </w:r>
      <w:r w:rsidRPr="0073500C">
        <w:t xml:space="preserve">, </w:t>
      </w:r>
      <w:proofErr w:type="spellStart"/>
      <w:r w:rsidRPr="0073500C">
        <w:t>E_AlmState.RST,CIf.Job.eMe_ActivAlmClass</w:t>
      </w:r>
      <w:proofErr w:type="spellEnd"/>
      <w:r w:rsidRPr="0073500C">
        <w:t>);</w:t>
      </w:r>
    </w:p>
    <w:p w:rsidR="006B3DAF" w:rsidRPr="0073500C" w:rsidRDefault="006B3DAF" w:rsidP="006B3DAF"/>
    <w:p w:rsidR="006B3DAF" w:rsidRPr="0073500C" w:rsidRDefault="006B3DAF" w:rsidP="006B3DAF">
      <w:r w:rsidRPr="0073500C">
        <w:t>Alarm sequence:</w:t>
      </w:r>
    </w:p>
    <w:p w:rsidR="006B3DAF" w:rsidRDefault="006B3DAF" w:rsidP="006B3DAF">
      <w:r w:rsidRPr="0073500C">
        <w:t xml:space="preserve">Any controller set an alarm over the method </w:t>
      </w:r>
      <w:proofErr w:type="spellStart"/>
      <w:r w:rsidRPr="0073500C">
        <w:t>g_fbAlm_Man.setAlarm</w:t>
      </w:r>
      <w:proofErr w:type="spellEnd"/>
      <w:r w:rsidRPr="0073500C">
        <w:t xml:space="preserve">. The in the parameter of the called method given alarm event is entry in the </w:t>
      </w:r>
      <w:proofErr w:type="spellStart"/>
      <w:r w:rsidRPr="0073500C">
        <w:t>Job.eMe_ActivAlmClass</w:t>
      </w:r>
      <w:proofErr w:type="spellEnd"/>
      <w:r w:rsidRPr="0073500C">
        <w:t xml:space="preserve"> if the priority is higher as the already set alarm class. This entry is read by the parent controller and there is the reaction of this alarm class implemented. So the active highest alarm class is spreading over the whole machine. The concerning controller level could decide if this alarm class goes further up or not and the reaction for the other child controllers. So this solution is flexible and application specific at the same time. </w:t>
      </w:r>
    </w:p>
    <w:p w:rsidR="00CC0509" w:rsidRDefault="00CC0509" w:rsidP="006B3DAF">
      <w:pPr>
        <w:rPr>
          <w:ins w:id="845" w:author="Michael Rütsche" w:date="2013-10-07T13:52:00Z"/>
        </w:rPr>
      </w:pPr>
    </w:p>
    <w:p w:rsidR="000B0BEE" w:rsidRDefault="000B0BEE" w:rsidP="006B3DAF">
      <w:pPr>
        <w:rPr>
          <w:ins w:id="846" w:author="Michael Rütsche" w:date="2013-10-07T13:58:00Z"/>
        </w:rPr>
      </w:pPr>
      <w:ins w:id="847" w:author="Michael Rütsche" w:date="2013-10-07T13:52:00Z">
        <w:r>
          <w:t>Alarm reaction</w:t>
        </w:r>
      </w:ins>
    </w:p>
    <w:p w:rsidR="00DA1561" w:rsidRDefault="000B0BEE" w:rsidP="006B3DAF">
      <w:pPr>
        <w:rPr>
          <w:ins w:id="848" w:author="Michael Rütsche" w:date="2013-11-06T11:14:00Z"/>
        </w:rPr>
      </w:pPr>
      <w:ins w:id="849" w:author="Michael Rütsche" w:date="2013-10-07T13:58:00Z">
        <w:r>
          <w:t xml:space="preserve">In some controllers </w:t>
        </w:r>
      </w:ins>
      <w:ins w:id="850" w:author="Michael Rütsche" w:date="2013-11-06T11:03:00Z">
        <w:r w:rsidR="000856F8">
          <w:t>are</w:t>
        </w:r>
      </w:ins>
      <w:ins w:id="851" w:author="Michael Rütsche" w:date="2013-10-07T13:58:00Z">
        <w:r>
          <w:t xml:space="preserve"> no </w:t>
        </w:r>
      </w:ins>
      <w:ins w:id="852" w:author="Michael Rütsche" w:date="2013-10-07T13:59:00Z">
        <w:r>
          <w:t xml:space="preserve">EOFF-State </w:t>
        </w:r>
      </w:ins>
      <w:ins w:id="853" w:author="Michael Rütsche" w:date="2013-11-06T11:03:00Z">
        <w:r w:rsidR="000856F8">
          <w:t>needed</w:t>
        </w:r>
      </w:ins>
      <w:ins w:id="854" w:author="Michael Rütsche" w:date="2013-10-07T13:59:00Z">
        <w:r>
          <w:t xml:space="preserve">. In this case, </w:t>
        </w:r>
      </w:ins>
      <w:ins w:id="855" w:author="Michael Rütsche" w:date="2013-11-06T11:14:00Z">
        <w:r w:rsidR="00DA1561">
          <w:t xml:space="preserve">the controller has to go to the state </w:t>
        </w:r>
        <w:proofErr w:type="spellStart"/>
        <w:r w:rsidR="00DA1561">
          <w:t>cSTA_OFFBusy</w:t>
        </w:r>
        <w:proofErr w:type="spellEnd"/>
        <w:r w:rsidR="00DA1561">
          <w:t xml:space="preserve"> instead of </w:t>
        </w:r>
        <w:proofErr w:type="spellStart"/>
        <w:r w:rsidR="00DA1561">
          <w:t>cSTA_EOFFBusy</w:t>
        </w:r>
        <w:proofErr w:type="spellEnd"/>
        <w:r w:rsidR="00DA1561">
          <w:t xml:space="preserve">. </w:t>
        </w:r>
      </w:ins>
      <w:ins w:id="856" w:author="Michael Rütsche" w:date="2013-11-06T11:52:00Z">
        <w:r w:rsidR="00476F63">
          <w:t>This behaviour should be solved in the m</w:t>
        </w:r>
      </w:ins>
      <w:ins w:id="857" w:author="Michael Rütsche" w:date="2013-11-06T11:17:00Z">
        <w:r w:rsidR="00DA1561">
          <w:t xml:space="preserve">ethod </w:t>
        </w:r>
        <w:proofErr w:type="gramStart"/>
        <w:r w:rsidR="00DA1561">
          <w:t>Always</w:t>
        </w:r>
      </w:ins>
      <w:proofErr w:type="gramEnd"/>
      <w:ins w:id="858" w:author="Michael Rütsche" w:date="2013-11-06T11:52:00Z">
        <w:r w:rsidR="00476F63">
          <w:t>.</w:t>
        </w:r>
      </w:ins>
    </w:p>
    <w:p w:rsidR="000B0BEE" w:rsidDel="00476F63" w:rsidRDefault="000B0BEE" w:rsidP="006B3DAF">
      <w:pPr>
        <w:rPr>
          <w:del w:id="859" w:author="Michael Rütsche" w:date="2013-11-06T11:53:00Z"/>
        </w:rPr>
      </w:pPr>
    </w:p>
    <w:p w:rsidR="00CC0509" w:rsidRDefault="00CC0509">
      <w:pPr>
        <w:rPr>
          <w:rFonts w:eastAsiaTheme="majorEastAsia" w:cstheme="majorBidi"/>
          <w:b/>
          <w:bCs/>
          <w:sz w:val="24"/>
          <w:szCs w:val="18"/>
        </w:rPr>
      </w:pPr>
      <w:r>
        <w:br w:type="page"/>
      </w:r>
    </w:p>
    <w:p w:rsidR="00C07EA0" w:rsidRPr="0073500C" w:rsidRDefault="00C07EA0" w:rsidP="00C07EA0">
      <w:pPr>
        <w:pStyle w:val="berschrift2"/>
      </w:pPr>
      <w:bookmarkStart w:id="860" w:name="_Toc371519654"/>
      <w:r w:rsidRPr="0073500C">
        <w:lastRenderedPageBreak/>
        <w:t>Software info</w:t>
      </w:r>
      <w:bookmarkEnd w:id="860"/>
    </w:p>
    <w:p w:rsidR="00C07EA0" w:rsidRPr="0073500C" w:rsidRDefault="00C07EA0" w:rsidP="00C07EA0">
      <w:r w:rsidRPr="0073500C">
        <w:t>For every defined controller:</w:t>
      </w:r>
    </w:p>
    <w:p w:rsidR="00C07EA0" w:rsidRPr="0073500C" w:rsidRDefault="00C07EA0" w:rsidP="00C07EA0">
      <w:pPr>
        <w:pStyle w:val="Listenabsatz"/>
        <w:numPr>
          <w:ilvl w:val="0"/>
          <w:numId w:val="21"/>
        </w:numPr>
      </w:pPr>
      <w:r w:rsidRPr="0073500C">
        <w:t xml:space="preserve">Show the common interface </w:t>
      </w:r>
    </w:p>
    <w:p w:rsidR="003740BF" w:rsidRPr="0073500C" w:rsidRDefault="00C07EA0" w:rsidP="00C07EA0">
      <w:pPr>
        <w:pStyle w:val="Listenabsatz"/>
        <w:numPr>
          <w:ilvl w:val="0"/>
          <w:numId w:val="20"/>
        </w:numPr>
      </w:pPr>
      <w:r w:rsidRPr="0073500C">
        <w:t>Possibility to set commands or change modes for administrator</w:t>
      </w:r>
    </w:p>
    <w:p w:rsidR="00C07EA0" w:rsidRPr="0073500C" w:rsidRDefault="00C07EA0" w:rsidP="00C07EA0">
      <w:pPr>
        <w:pStyle w:val="Listenabsatz"/>
        <w:numPr>
          <w:ilvl w:val="0"/>
          <w:numId w:val="20"/>
        </w:numPr>
      </w:pPr>
      <w:r w:rsidRPr="0073500C">
        <w:t>…</w:t>
      </w:r>
    </w:p>
    <w:p w:rsidR="00AF0014" w:rsidRPr="0073500C" w:rsidRDefault="00AF0014" w:rsidP="00C07EA0">
      <w:pPr>
        <w:pStyle w:val="Listenabsatz"/>
        <w:numPr>
          <w:ilvl w:val="0"/>
          <w:numId w:val="20"/>
        </w:numPr>
      </w:pPr>
    </w:p>
    <w:p w:rsidR="00AF0014" w:rsidRPr="0073500C" w:rsidRDefault="00AF0014" w:rsidP="00AF0014">
      <w:r w:rsidRPr="0073500C">
        <w:t>UI examples of software info:</w:t>
      </w:r>
    </w:p>
    <w:p w:rsidR="00C07EA0" w:rsidRPr="0073500C" w:rsidRDefault="00AF0014" w:rsidP="00AF0014">
      <w:r w:rsidRPr="0073500C">
        <w:rPr>
          <w:noProof/>
          <w:lang w:val="de-CH" w:eastAsia="de-CH"/>
        </w:rPr>
        <w:drawing>
          <wp:inline distT="0" distB="0" distL="0" distR="0" wp14:anchorId="1C518BBB" wp14:editId="7F6A5866">
            <wp:extent cx="4978861" cy="277368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78861" cy="2773680"/>
                    </a:xfrm>
                    <a:prstGeom prst="rect">
                      <a:avLst/>
                    </a:prstGeom>
                  </pic:spPr>
                </pic:pic>
              </a:graphicData>
            </a:graphic>
          </wp:inline>
        </w:drawing>
      </w:r>
      <w:r w:rsidRPr="0073500C">
        <w:rPr>
          <w:noProof/>
          <w:lang w:val="de-CH" w:eastAsia="de-CH"/>
        </w:rPr>
        <w:drawing>
          <wp:inline distT="0" distB="0" distL="0" distR="0" wp14:anchorId="2DCE4E98" wp14:editId="5EA9FBB4">
            <wp:extent cx="4973646" cy="3977640"/>
            <wp:effectExtent l="0" t="0" r="0" b="3810"/>
            <wp:docPr id="13" name="Grafik 13" descr="D:\60_Projekte\10116 Vista Print_loc\PLC_Images\ps2012-05-14_7211_SW 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60_Projekte\10116 Vista Print_loc\PLC_Images\ps2012-05-14_7211_SW Tre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3646" cy="3977640"/>
                    </a:xfrm>
                    <a:prstGeom prst="rect">
                      <a:avLst/>
                    </a:prstGeom>
                    <a:noFill/>
                    <a:ln>
                      <a:noFill/>
                    </a:ln>
                  </pic:spPr>
                </pic:pic>
              </a:graphicData>
            </a:graphic>
          </wp:inline>
        </w:drawing>
      </w:r>
    </w:p>
    <w:p w:rsidR="00AF0014" w:rsidRPr="0073500C" w:rsidRDefault="00AF0014" w:rsidP="00AF0014"/>
    <w:p w:rsidR="003740BF" w:rsidRPr="0073500C" w:rsidRDefault="003740BF" w:rsidP="003740BF">
      <w:pPr>
        <w:pStyle w:val="berschrift2"/>
      </w:pPr>
      <w:bookmarkStart w:id="861" w:name="_Toc371519655"/>
      <w:r w:rsidRPr="0073500C">
        <w:t>Logger</w:t>
      </w:r>
      <w:r w:rsidR="00727B23" w:rsidRPr="0073500C">
        <w:t xml:space="preserve"> on PLC</w:t>
      </w:r>
      <w:bookmarkEnd w:id="861"/>
    </w:p>
    <w:p w:rsidR="003740BF" w:rsidRPr="0073500C" w:rsidRDefault="00580B4C" w:rsidP="003740BF">
      <w:r w:rsidRPr="0073500C">
        <w:t>For debugging and support it’s useful to have a state and command logger. Because of the time table</w:t>
      </w:r>
      <w:r w:rsidR="00AF0014" w:rsidRPr="0073500C">
        <w:t>,</w:t>
      </w:r>
      <w:r w:rsidRPr="0073500C">
        <w:t xml:space="preserve"> at the moment</w:t>
      </w:r>
      <w:r w:rsidR="00AF0014" w:rsidRPr="0073500C">
        <w:t>,</w:t>
      </w:r>
      <w:r w:rsidRPr="0073500C">
        <w:t xml:space="preserve"> </w:t>
      </w:r>
      <w:r w:rsidR="00AF0014" w:rsidRPr="0073500C">
        <w:t>such a</w:t>
      </w:r>
      <w:r w:rsidRPr="0073500C">
        <w:t xml:space="preserve"> logger will not be realized!</w:t>
      </w:r>
    </w:p>
    <w:p w:rsidR="003740BF" w:rsidRPr="0073500C" w:rsidRDefault="003740BF" w:rsidP="00015034"/>
    <w:p w:rsidR="00C07EA0" w:rsidRDefault="00DD5DC8" w:rsidP="006559E6">
      <w:pPr>
        <w:pStyle w:val="berschrift1"/>
        <w:rPr>
          <w:ins w:id="862" w:author="Michael Rütsche" w:date="2013-11-06T13:20:00Z"/>
        </w:rPr>
      </w:pPr>
      <w:bookmarkStart w:id="863" w:name="_Toc371519656"/>
      <w:r>
        <w:lastRenderedPageBreak/>
        <w:t>PLC Software Release Management</w:t>
      </w:r>
      <w:bookmarkEnd w:id="863"/>
    </w:p>
    <w:p w:rsidR="00D71D82" w:rsidRDefault="009B4D87">
      <w:pPr>
        <w:pStyle w:val="berschrift2"/>
        <w:rPr>
          <w:ins w:id="864" w:author="Michael Rütsche" w:date="2013-11-06T13:30:00Z"/>
        </w:rPr>
        <w:pPrChange w:id="865" w:author="Michael Rütsche" w:date="2013-11-06T13:20:00Z">
          <w:pPr>
            <w:pStyle w:val="berschrift1"/>
          </w:pPr>
        </w:pPrChange>
      </w:pPr>
      <w:bookmarkStart w:id="866" w:name="_Toc371519657"/>
      <w:ins w:id="867" w:author="Michael Rütsche" w:date="2013-11-06T16:49:00Z">
        <w:r>
          <w:t xml:space="preserve">Version </w:t>
        </w:r>
      </w:ins>
      <w:bookmarkStart w:id="868" w:name="_GoBack"/>
      <w:bookmarkEnd w:id="868"/>
      <w:ins w:id="869" w:author="Michael Rütsche" w:date="2013-11-06T13:20:00Z">
        <w:r w:rsidR="00D71D82">
          <w:t>History</w:t>
        </w:r>
      </w:ins>
      <w:bookmarkEnd w:id="866"/>
    </w:p>
    <w:p w:rsidR="00D71D82" w:rsidRDefault="00C833F6">
      <w:pPr>
        <w:rPr>
          <w:ins w:id="870" w:author="Michael Rütsche" w:date="2013-11-06T13:32:00Z"/>
        </w:rPr>
        <w:pPrChange w:id="871" w:author="Michael Rütsche" w:date="2013-11-06T13:30:00Z">
          <w:pPr>
            <w:pStyle w:val="berschrift1"/>
          </w:pPr>
        </w:pPrChange>
      </w:pPr>
      <w:ins w:id="872" w:author="Michael Rütsche" w:date="2013-11-06T13:31:00Z">
        <w:r>
          <w:t xml:space="preserve">The version number and the </w:t>
        </w:r>
      </w:ins>
      <w:ins w:id="873" w:author="Michael Rütsche" w:date="2013-11-06T13:33:00Z">
        <w:r>
          <w:t>associated</w:t>
        </w:r>
      </w:ins>
      <w:ins w:id="874" w:author="Michael Rütsche" w:date="2013-11-06T13:31:00Z">
        <w:r>
          <w:t xml:space="preserve"> comment </w:t>
        </w:r>
      </w:ins>
      <w:ins w:id="875" w:author="Michael Rütsche" w:date="2013-11-06T13:33:00Z">
        <w:r>
          <w:t>have</w:t>
        </w:r>
      </w:ins>
      <w:ins w:id="876" w:author="Michael Rütsche" w:date="2013-11-06T13:31:00Z">
        <w:r>
          <w:t xml:space="preserve"> to be defined in</w:t>
        </w:r>
      </w:ins>
      <w:ins w:id="877" w:author="Michael Rütsche" w:date="2013-11-06T13:30:00Z">
        <w:r>
          <w:t xml:space="preserve"> the properti</w:t>
        </w:r>
      </w:ins>
      <w:ins w:id="878" w:author="Michael Rütsche" w:date="2013-11-06T13:31:00Z">
        <w:r>
          <w:t xml:space="preserve">es page of </w:t>
        </w:r>
        <w:proofErr w:type="spellStart"/>
        <w:r>
          <w:t>BaseVista</w:t>
        </w:r>
        <w:proofErr w:type="spellEnd"/>
        <w:r>
          <w:t xml:space="preserve"> Project</w:t>
        </w:r>
      </w:ins>
      <w:ins w:id="879" w:author="Michael Rütsche" w:date="2013-11-06T13:32:00Z">
        <w:r>
          <w:t>. An example is shown in the following picture:</w:t>
        </w:r>
      </w:ins>
    </w:p>
    <w:p w:rsidR="00C833F6" w:rsidRDefault="00C833F6">
      <w:pPr>
        <w:rPr>
          <w:ins w:id="880" w:author="Michael Rütsche" w:date="2013-11-06T13:30:00Z"/>
        </w:rPr>
        <w:pPrChange w:id="881" w:author="Michael Rütsche" w:date="2013-11-06T13:30:00Z">
          <w:pPr>
            <w:pStyle w:val="berschrift1"/>
          </w:pPr>
        </w:pPrChange>
      </w:pPr>
    </w:p>
    <w:p w:rsidR="00D71D82" w:rsidRDefault="00D71D82">
      <w:pPr>
        <w:rPr>
          <w:ins w:id="882" w:author="Michael Rütsche" w:date="2013-11-06T13:32:00Z"/>
        </w:rPr>
        <w:pPrChange w:id="883" w:author="Michael Rütsche" w:date="2013-11-06T13:30:00Z">
          <w:pPr>
            <w:pStyle w:val="berschrift1"/>
          </w:pPr>
        </w:pPrChange>
      </w:pPr>
      <w:ins w:id="884" w:author="Michael Rütsche" w:date="2013-11-06T13:30:00Z">
        <w:r w:rsidRPr="009B4D87">
          <w:rPr>
            <w:noProof/>
            <w:lang w:val="de-CH" w:eastAsia="de-CH"/>
          </w:rPr>
          <w:drawing>
            <wp:anchor distT="0" distB="0" distL="114300" distR="114300" simplePos="0" relativeHeight="251660288" behindDoc="0" locked="0" layoutInCell="1" allowOverlap="1">
              <wp:simplePos x="0" y="0"/>
              <wp:positionH relativeFrom="column">
                <wp:align>left</wp:align>
              </wp:positionH>
              <wp:positionV relativeFrom="paragraph">
                <wp:align>top</wp:align>
              </wp:positionV>
              <wp:extent cx="4739640" cy="2811780"/>
              <wp:effectExtent l="0" t="0" r="3810" b="762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739640" cy="2811780"/>
                      </a:xfrm>
                      <a:prstGeom prst="rect">
                        <a:avLst/>
                      </a:prstGeom>
                    </pic:spPr>
                  </pic:pic>
                </a:graphicData>
              </a:graphic>
            </wp:anchor>
          </w:drawing>
        </w:r>
      </w:ins>
      <w:ins w:id="885" w:author="Michael Rütsche" w:date="2013-11-06T13:33:00Z">
        <w:r w:rsidR="00C833F6">
          <w:br w:type="textWrapping" w:clear="all"/>
        </w:r>
      </w:ins>
    </w:p>
    <w:p w:rsidR="00C833F6" w:rsidRPr="009B4D87" w:rsidRDefault="0083389D">
      <w:pPr>
        <w:rPr>
          <w:ins w:id="886" w:author="Michael Rütsche" w:date="2013-11-06T13:20:00Z"/>
        </w:rPr>
        <w:pPrChange w:id="887" w:author="Michael Rütsche" w:date="2013-11-06T13:30:00Z">
          <w:pPr>
            <w:pStyle w:val="berschrift1"/>
          </w:pPr>
        </w:pPrChange>
      </w:pPr>
      <w:ins w:id="888" w:author="Michael Rütsche" w:date="2013-11-06T14:01:00Z">
        <w:r>
          <w:t xml:space="preserve">At the commit </w:t>
        </w:r>
      </w:ins>
      <w:ins w:id="889" w:author="Michael Rütsche" w:date="2013-11-06T14:00:00Z">
        <w:r w:rsidR="00066E96" w:rsidRPr="00066E96">
          <w:t xml:space="preserve">into SVN a version description with a version number in the </w:t>
        </w:r>
      </w:ins>
      <w:ins w:id="890" w:author="Michael Rütsche" w:date="2013-11-06T14:01:00Z">
        <w:r w:rsidR="00066E96">
          <w:t>message</w:t>
        </w:r>
      </w:ins>
      <w:ins w:id="891" w:author="Michael Rütsche" w:date="2013-11-06T14:00:00Z">
        <w:r w:rsidR="00066E96" w:rsidRPr="00066E96">
          <w:t xml:space="preserve"> box</w:t>
        </w:r>
        <w:r w:rsidR="00066E96">
          <w:t xml:space="preserve"> </w:t>
        </w:r>
        <w:r w:rsidR="00066E96" w:rsidRPr="00066E96">
          <w:t>must be written</w:t>
        </w:r>
        <w:r w:rsidR="00066E96">
          <w:t>.</w:t>
        </w:r>
      </w:ins>
      <w:ins w:id="892" w:author="Michael Rütsche" w:date="2013-11-06T15:48:00Z">
        <w:r w:rsidR="00521D91">
          <w:t xml:space="preserve"> This is necessary for a later finding of a certain version.</w:t>
        </w:r>
      </w:ins>
    </w:p>
    <w:p w:rsidR="00D71D82" w:rsidRDefault="00D71D82">
      <w:pPr>
        <w:pStyle w:val="berschrift2"/>
        <w:rPr>
          <w:ins w:id="893" w:author="Michael Rütsche" w:date="2013-11-06T14:17:00Z"/>
        </w:rPr>
        <w:pPrChange w:id="894" w:author="Michael Rütsche" w:date="2013-11-06T13:21:00Z">
          <w:pPr>
            <w:pStyle w:val="berschrift1"/>
          </w:pPr>
        </w:pPrChange>
      </w:pPr>
      <w:bookmarkStart w:id="895" w:name="_Toc371519658"/>
      <w:ins w:id="896" w:author="Michael Rütsche" w:date="2013-11-06T13:20:00Z">
        <w:r>
          <w:t xml:space="preserve">Test </w:t>
        </w:r>
        <w:r w:rsidRPr="009B4D87">
          <w:t>before</w:t>
        </w:r>
        <w:r>
          <w:t xml:space="preserve"> release</w:t>
        </w:r>
      </w:ins>
      <w:bookmarkEnd w:id="895"/>
    </w:p>
    <w:p w:rsidR="009F4A81" w:rsidRPr="009B4D87" w:rsidRDefault="009F4A81">
      <w:pPr>
        <w:rPr>
          <w:ins w:id="897" w:author="Michael Rütsche" w:date="2013-11-06T13:23:00Z"/>
        </w:rPr>
        <w:pPrChange w:id="898" w:author="Michael Rütsche" w:date="2013-11-06T14:17:00Z">
          <w:pPr>
            <w:pStyle w:val="berschrift1"/>
          </w:pPr>
        </w:pPrChange>
      </w:pPr>
      <w:ins w:id="899" w:author="Michael Rütsche" w:date="2013-11-06T14:20:00Z">
        <w:r>
          <w:t xml:space="preserve">A new version of the library has to be tested in the </w:t>
        </w:r>
        <w:proofErr w:type="spellStart"/>
        <w:r>
          <w:t>BaseVistaSample</w:t>
        </w:r>
        <w:proofErr w:type="spellEnd"/>
        <w:r>
          <w:t xml:space="preserve"> Project. </w:t>
        </w:r>
      </w:ins>
      <w:ins w:id="900" w:author="Michael Rütsche" w:date="2013-11-06T14:21:00Z">
        <w:r>
          <w:t xml:space="preserve">This is </w:t>
        </w:r>
      </w:ins>
      <w:ins w:id="901" w:author="Michael Rütsche" w:date="2013-11-06T14:26:00Z">
        <w:r w:rsidR="00183536">
          <w:t>necessary</w:t>
        </w:r>
      </w:ins>
      <w:ins w:id="902" w:author="Michael Rütsche" w:date="2013-11-06T14:21:00Z">
        <w:r>
          <w:t xml:space="preserve"> because </w:t>
        </w:r>
      </w:ins>
      <w:ins w:id="903" w:author="Michael Rütsche" w:date="2013-11-06T14:26:00Z">
        <w:r w:rsidR="00183536">
          <w:t>generate</w:t>
        </w:r>
      </w:ins>
      <w:ins w:id="904" w:author="Michael Rütsche" w:date="2013-11-06T14:21:00Z">
        <w:r>
          <w:t xml:space="preserve"> a library doesn’t check for every compiler </w:t>
        </w:r>
      </w:ins>
      <w:ins w:id="905" w:author="Michael Rütsche" w:date="2013-11-06T15:49:00Z">
        <w:r w:rsidR="00521D91">
          <w:t xml:space="preserve">error or </w:t>
        </w:r>
      </w:ins>
      <w:ins w:id="906" w:author="Michael Rütsche" w:date="2013-11-06T14:21:00Z">
        <w:r>
          <w:t xml:space="preserve">warning. </w:t>
        </w:r>
      </w:ins>
      <w:ins w:id="907" w:author="Michael Rütsche" w:date="2013-11-06T14:23:00Z">
        <w:r w:rsidRPr="009F4A81">
          <w:t xml:space="preserve">Only </w:t>
        </w:r>
      </w:ins>
      <w:ins w:id="908" w:author="Michael Rütsche" w:date="2013-11-06T15:07:00Z">
        <w:r w:rsidR="00F056DD">
          <w:t xml:space="preserve">with </w:t>
        </w:r>
      </w:ins>
      <w:ins w:id="909" w:author="Michael Rütsche" w:date="2013-11-06T14:23:00Z">
        <w:r w:rsidRPr="009F4A81">
          <w:t>the test in the sample project can guaranteed</w:t>
        </w:r>
        <w:r w:rsidR="00183536">
          <w:t xml:space="preserve"> an</w:t>
        </w:r>
        <w:r w:rsidRPr="009F4A81">
          <w:t xml:space="preserve"> error-free </w:t>
        </w:r>
        <w:r w:rsidR="00183536">
          <w:t xml:space="preserve">compilation. The </w:t>
        </w:r>
        <w:proofErr w:type="spellStart"/>
        <w:r w:rsidR="00183536">
          <w:t>BaseVis</w:t>
        </w:r>
      </w:ins>
      <w:ins w:id="910" w:author="Michael Rütsche" w:date="2013-11-06T14:25:00Z">
        <w:r w:rsidR="00183536">
          <w:t>taSample</w:t>
        </w:r>
        <w:proofErr w:type="spellEnd"/>
        <w:r w:rsidR="00183536">
          <w:t xml:space="preserve"> Project act</w:t>
        </w:r>
      </w:ins>
      <w:ins w:id="911" w:author="Michael Rütsche" w:date="2013-11-06T15:49:00Z">
        <w:r w:rsidR="00521D91">
          <w:t>s</w:t>
        </w:r>
      </w:ins>
      <w:ins w:id="912" w:author="Michael Rütsche" w:date="2013-11-06T14:25:00Z">
        <w:r w:rsidR="00183536">
          <w:t xml:space="preserve"> also as test </w:t>
        </w:r>
      </w:ins>
      <w:ins w:id="913" w:author="Michael Rütsche" w:date="2013-11-06T14:27:00Z">
        <w:r w:rsidR="00183536">
          <w:t>environment</w:t>
        </w:r>
      </w:ins>
      <w:ins w:id="914" w:author="Michael Rütsche" w:date="2013-11-06T14:25:00Z">
        <w:r w:rsidR="00183536">
          <w:t xml:space="preserve"> for new functions of the library.</w:t>
        </w:r>
      </w:ins>
    </w:p>
    <w:p w:rsidR="00D71D82" w:rsidRDefault="009B3472">
      <w:pPr>
        <w:pStyle w:val="berschrift2"/>
        <w:rPr>
          <w:ins w:id="915" w:author="Michael Rütsche" w:date="2013-11-06T14:30:00Z"/>
        </w:rPr>
        <w:pPrChange w:id="916" w:author="Michael Rütsche" w:date="2013-11-06T13:23:00Z">
          <w:pPr>
            <w:pStyle w:val="berschrift1"/>
          </w:pPr>
        </w:pPrChange>
      </w:pPr>
      <w:bookmarkStart w:id="917" w:name="_Toc371519659"/>
      <w:ins w:id="918" w:author="Michael Rütsche" w:date="2013-11-06T13:23:00Z">
        <w:r>
          <w:t>Dependenc</w:t>
        </w:r>
      </w:ins>
      <w:ins w:id="919" w:author="Michael Rütsche" w:date="2013-11-06T14:31:00Z">
        <w:r>
          <w:t>ies</w:t>
        </w:r>
      </w:ins>
      <w:bookmarkEnd w:id="917"/>
    </w:p>
    <w:p w:rsidR="009B3472" w:rsidRDefault="009B3472">
      <w:pPr>
        <w:rPr>
          <w:ins w:id="920" w:author="Michael Rütsche" w:date="2013-11-06T14:35:00Z"/>
        </w:rPr>
        <w:pPrChange w:id="921" w:author="Michael Rütsche" w:date="2013-11-06T14:30:00Z">
          <w:pPr>
            <w:pStyle w:val="berschrift1"/>
          </w:pPr>
        </w:pPrChange>
      </w:pPr>
    </w:p>
    <w:p w:rsidR="005059C3" w:rsidRDefault="005059C3">
      <w:pPr>
        <w:ind w:firstLine="709"/>
        <w:rPr>
          <w:ins w:id="922" w:author="Michael Rütsche" w:date="2013-11-06T14:35:00Z"/>
        </w:rPr>
        <w:pPrChange w:id="923" w:author="Michael Rütsche" w:date="2013-11-06T14:38:00Z">
          <w:pPr>
            <w:pStyle w:val="berschrift1"/>
          </w:pPr>
        </w:pPrChange>
      </w:pPr>
      <w:ins w:id="924" w:author="Michael Rütsche" w:date="2013-11-06T14:39:00Z">
        <w:r w:rsidRPr="009B4D87">
          <w:rPr>
            <w:noProof/>
            <w:lang w:val="de-CH" w:eastAsia="de-CH"/>
          </w:rPr>
          <mc:AlternateContent>
            <mc:Choice Requires="wps">
              <w:drawing>
                <wp:anchor distT="0" distB="0" distL="114300" distR="114300" simplePos="0" relativeHeight="251662336" behindDoc="0" locked="0" layoutInCell="1" allowOverlap="1" wp14:anchorId="424EF037" wp14:editId="69625814">
                  <wp:simplePos x="0" y="0"/>
                  <wp:positionH relativeFrom="column">
                    <wp:posOffset>1944370</wp:posOffset>
                  </wp:positionH>
                  <wp:positionV relativeFrom="paragraph">
                    <wp:posOffset>25400</wp:posOffset>
                  </wp:positionV>
                  <wp:extent cx="1080000" cy="396000"/>
                  <wp:effectExtent l="0" t="0" r="25400" b="2349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396000"/>
                          </a:xfrm>
                          <a:prstGeom prst="rect">
                            <a:avLst/>
                          </a:prstGeom>
                          <a:solidFill>
                            <a:srgbClr val="FFFFFF"/>
                          </a:solidFill>
                          <a:ln w="9525">
                            <a:solidFill>
                              <a:srgbClr val="000000"/>
                            </a:solidFill>
                            <a:miter lim="800000"/>
                            <a:headEnd/>
                            <a:tailEnd/>
                          </a:ln>
                        </wps:spPr>
                        <wps:txbx>
                          <w:txbxContent>
                            <w:p w:rsidR="00521D91" w:rsidRPr="005059C3" w:rsidRDefault="00521D91">
                              <w:pPr>
                                <w:rPr>
                                  <w:lang w:val="de-CH"/>
                                  <w:rPrChange w:id="925" w:author="Michael Rütsche" w:date="2013-11-06T14:39:00Z">
                                    <w:rPr/>
                                  </w:rPrChange>
                                </w:rPr>
                              </w:pPr>
                              <w:ins w:id="926" w:author="Michael Rütsche" w:date="2013-11-06T14:39:00Z">
                                <w:r>
                                  <w:t>BASE_PLC</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left:0;text-align:left;margin-left:153.1pt;margin-top:2pt;width:85.05pt;height:3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">
                  <v:textbox>
                    <w:txbxContent>
                      <w:p w:rsidR="00521D91" w:rsidRPr="005059C3" w:rsidRDefault="00521D91">
                        <w:pPr>
                          <w:rPr>
                            <w:lang w:val="de-CH"/>
                            <w:rPrChange w:id="796" w:author="Michael Rütsche" w:date="2013-11-06T14:39:00Z">
                              <w:rPr/>
                            </w:rPrChange>
                          </w:rPr>
                        </w:pPr>
                        <w:ins w:id="797" w:author="Michael Rütsche" w:date="2013-11-06T14:39:00Z">
                          <w:r>
                            <w:t>BASE_PLC</w:t>
                          </w:r>
                        </w:ins>
                      </w:p>
                    </w:txbxContent>
                  </v:textbox>
                </v:shape>
              </w:pict>
            </mc:Fallback>
          </mc:AlternateContent>
        </w:r>
      </w:ins>
    </w:p>
    <w:p w:rsidR="005059C3" w:rsidRPr="009B4D87" w:rsidRDefault="005059C3">
      <w:pPr>
        <w:rPr>
          <w:ins w:id="927" w:author="Michael Rütsche" w:date="2013-11-06T13:20:00Z"/>
        </w:rPr>
        <w:pPrChange w:id="928" w:author="Michael Rütsche" w:date="2013-11-06T14:30:00Z">
          <w:pPr>
            <w:pStyle w:val="berschrift1"/>
          </w:pPr>
        </w:pPrChange>
      </w:pPr>
    </w:p>
    <w:p w:rsidR="00D71D82" w:rsidRDefault="00D70AD3">
      <w:pPr>
        <w:rPr>
          <w:ins w:id="929" w:author="Michael Rütsche" w:date="2013-11-06T14:39:00Z"/>
        </w:rPr>
        <w:pPrChange w:id="930" w:author="Michael Rütsche" w:date="2013-11-06T13:20:00Z">
          <w:pPr>
            <w:pStyle w:val="berschrift1"/>
          </w:pPr>
        </w:pPrChange>
      </w:pPr>
      <w:ins w:id="931" w:author="Michael Rütsche" w:date="2013-11-06T14:51:00Z">
        <w:r w:rsidRPr="009B4D87">
          <w:rPr>
            <w:noProof/>
            <w:lang w:val="de-CH" w:eastAsia="de-CH"/>
          </w:rPr>
          <mc:AlternateContent>
            <mc:Choice Requires="wps">
              <w:drawing>
                <wp:anchor distT="0" distB="0" distL="114300" distR="114300" simplePos="0" relativeHeight="251675648" behindDoc="0" locked="0" layoutInCell="1" allowOverlap="1" wp14:anchorId="25CD9C8E" wp14:editId="5BFBAF27">
                  <wp:simplePos x="0" y="0"/>
                  <wp:positionH relativeFrom="column">
                    <wp:posOffset>2747010</wp:posOffset>
                  </wp:positionH>
                  <wp:positionV relativeFrom="paragraph">
                    <wp:posOffset>127000</wp:posOffset>
                  </wp:positionV>
                  <wp:extent cx="419100" cy="302895"/>
                  <wp:effectExtent l="0" t="0" r="76200" b="59055"/>
                  <wp:wrapNone/>
                  <wp:docPr id="19" name="Gerade Verbindung mit Pfeil 19"/>
                  <wp:cNvGraphicFramePr/>
                  <a:graphic xmlns:a="http://schemas.openxmlformats.org/drawingml/2006/main">
                    <a:graphicData uri="http://schemas.microsoft.com/office/word/2010/wordprocessingShape">
                      <wps:wsp>
                        <wps:cNvCnPr/>
                        <wps:spPr>
                          <a:xfrm>
                            <a:off x="0" y="0"/>
                            <a:ext cx="419100" cy="30289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Gerade Verbindung mit Pfeil 19" o:spid="_x0000_s1026" type="#_x0000_t32" style="position:absolute;margin-left:216.3pt;margin-top:10pt;width:33pt;height:23.8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" strokecolor="black [3040]">
                  <v:stroke endarrow="open"/>
                </v:shape>
              </w:pict>
            </mc:Fallback>
          </mc:AlternateContent>
        </w:r>
        <w:r>
          <w:rPr>
            <w:noProof/>
            <w:lang w:val="de-CH" w:eastAsia="de-CH"/>
            <w:rPrChange w:id="932">
              <w:rPr>
                <w:b w:val="0"/>
                <w:bCs w:val="0"/>
                <w:noProof/>
                <w:lang w:val="de-CH" w:eastAsia="de-CH"/>
              </w:rPr>
            </w:rPrChange>
          </w:rPr>
          <mc:AlternateContent>
            <mc:Choice Requires="wps">
              <w:drawing>
                <wp:anchor distT="0" distB="0" distL="114300" distR="114300" simplePos="0" relativeHeight="251673600" behindDoc="0" locked="0" layoutInCell="1" allowOverlap="1" wp14:anchorId="4818B93A" wp14:editId="7786C36E">
                  <wp:simplePos x="0" y="0"/>
                  <wp:positionH relativeFrom="column">
                    <wp:posOffset>1845310</wp:posOffset>
                  </wp:positionH>
                  <wp:positionV relativeFrom="paragraph">
                    <wp:posOffset>127000</wp:posOffset>
                  </wp:positionV>
                  <wp:extent cx="482600" cy="302895"/>
                  <wp:effectExtent l="38100" t="0" r="31750" b="59055"/>
                  <wp:wrapNone/>
                  <wp:docPr id="17" name="Gerade Verbindung mit Pfeil 17"/>
                  <wp:cNvGraphicFramePr/>
                  <a:graphic xmlns:a="http://schemas.openxmlformats.org/drawingml/2006/main">
                    <a:graphicData uri="http://schemas.microsoft.com/office/word/2010/wordprocessingShape">
                      <wps:wsp>
                        <wps:cNvCnPr/>
                        <wps:spPr>
                          <a:xfrm flipH="1">
                            <a:off x="0" y="0"/>
                            <a:ext cx="482600" cy="30289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Gerade Verbindung mit Pfeil 17" o:spid="_x0000_s1026" type="#_x0000_t32" style="position:absolute;margin-left:145.3pt;margin-top:10pt;width:38pt;height:23.85pt;flip:x;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" strokecolor="black [3040]">
                  <v:stroke endarrow="open"/>
                </v:shape>
              </w:pict>
            </mc:Fallback>
          </mc:AlternateContent>
        </w:r>
        <w:r>
          <w:rPr>
            <w:noProof/>
            <w:lang w:val="de-CH" w:eastAsia="de-CH"/>
            <w:rPrChange w:id="933">
              <w:rPr>
                <w:b w:val="0"/>
                <w:bCs w:val="0"/>
                <w:noProof/>
                <w:lang w:val="de-CH" w:eastAsia="de-CH"/>
              </w:rPr>
            </w:rPrChange>
          </w:rPr>
          <mc:AlternateContent>
            <mc:Choice Requires="wps">
              <w:drawing>
                <wp:anchor distT="0" distB="0" distL="114300" distR="114300" simplePos="0" relativeHeight="251677696" behindDoc="0" locked="0" layoutInCell="1" allowOverlap="1" wp14:anchorId="0804393E" wp14:editId="2514B0C1">
                  <wp:simplePos x="0" y="0"/>
                  <wp:positionH relativeFrom="column">
                    <wp:posOffset>2912110</wp:posOffset>
                  </wp:positionH>
                  <wp:positionV relativeFrom="paragraph">
                    <wp:posOffset>120650</wp:posOffset>
                  </wp:positionV>
                  <wp:extent cx="977900" cy="304800"/>
                  <wp:effectExtent l="0" t="0" r="69850" b="76200"/>
                  <wp:wrapNone/>
                  <wp:docPr id="20" name="Gerade Verbindung mit Pfeil 20"/>
                  <wp:cNvGraphicFramePr/>
                  <a:graphic xmlns:a="http://schemas.openxmlformats.org/drawingml/2006/main">
                    <a:graphicData uri="http://schemas.microsoft.com/office/word/2010/wordprocessingShape">
                      <wps:wsp>
                        <wps:cNvCnPr/>
                        <wps:spPr>
                          <a:xfrm>
                            <a:off x="0" y="0"/>
                            <a:ext cx="977900" cy="3048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20" o:spid="_x0000_s1026" type="#_x0000_t32" style="position:absolute;margin-left:229.3pt;margin-top:9.5pt;width:77pt;height: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" strokecolor="black [3040]">
                  <v:stroke endarrow="open"/>
                </v:shape>
              </w:pict>
            </mc:Fallback>
          </mc:AlternateContent>
        </w:r>
        <w:r>
          <w:rPr>
            <w:noProof/>
            <w:lang w:val="de-CH" w:eastAsia="de-CH"/>
            <w:rPrChange w:id="934">
              <w:rPr>
                <w:b w:val="0"/>
                <w:bCs w:val="0"/>
                <w:noProof/>
                <w:lang w:val="de-CH" w:eastAsia="de-CH"/>
              </w:rPr>
            </w:rPrChange>
          </w:rPr>
          <mc:AlternateContent>
            <mc:Choice Requires="wps">
              <w:drawing>
                <wp:anchor distT="0" distB="0" distL="114300" distR="114300" simplePos="0" relativeHeight="251671552" behindDoc="0" locked="0" layoutInCell="1" allowOverlap="1" wp14:anchorId="34116C21" wp14:editId="1B6E08BB">
                  <wp:simplePos x="0" y="0"/>
                  <wp:positionH relativeFrom="column">
                    <wp:posOffset>1076960</wp:posOffset>
                  </wp:positionH>
                  <wp:positionV relativeFrom="paragraph">
                    <wp:posOffset>122555</wp:posOffset>
                  </wp:positionV>
                  <wp:extent cx="1009650" cy="302895"/>
                  <wp:effectExtent l="38100" t="0" r="19050" b="78105"/>
                  <wp:wrapNone/>
                  <wp:docPr id="16" name="Gerade Verbindung mit Pfeil 16"/>
                  <wp:cNvGraphicFramePr/>
                  <a:graphic xmlns:a="http://schemas.openxmlformats.org/drawingml/2006/main">
                    <a:graphicData uri="http://schemas.microsoft.com/office/word/2010/wordprocessingShape">
                      <wps:wsp>
                        <wps:cNvCnPr/>
                        <wps:spPr>
                          <a:xfrm flipH="1">
                            <a:off x="0" y="0"/>
                            <a:ext cx="1009650" cy="30289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Gerade Verbindung mit Pfeil 16" o:spid="_x0000_s1026" type="#_x0000_t32" style="position:absolute;margin-left:84.8pt;margin-top:9.65pt;width:79.5pt;height:23.8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" strokecolor="black [3040]">
                  <v:stroke endarrow="open"/>
                </v:shape>
              </w:pict>
            </mc:Fallback>
          </mc:AlternateContent>
        </w:r>
      </w:ins>
    </w:p>
    <w:p w:rsidR="005059C3" w:rsidRDefault="005059C3">
      <w:pPr>
        <w:tabs>
          <w:tab w:val="left" w:pos="2000"/>
        </w:tabs>
        <w:rPr>
          <w:ins w:id="935" w:author="Michael Rütsche" w:date="2013-11-06T14:39:00Z"/>
        </w:rPr>
        <w:pPrChange w:id="936" w:author="Michael Rütsche" w:date="2013-11-06T14:40:00Z">
          <w:pPr>
            <w:pStyle w:val="berschrift1"/>
          </w:pPr>
        </w:pPrChange>
      </w:pPr>
      <w:ins w:id="937" w:author="Michael Rütsche" w:date="2013-11-06T14:40:00Z">
        <w:r>
          <w:tab/>
        </w:r>
      </w:ins>
    </w:p>
    <w:p w:rsidR="005059C3" w:rsidRDefault="00D70AD3">
      <w:pPr>
        <w:rPr>
          <w:ins w:id="938" w:author="Michael Rütsche" w:date="2013-11-06T14:39:00Z"/>
        </w:rPr>
        <w:pPrChange w:id="939" w:author="Michael Rütsche" w:date="2013-11-06T13:20:00Z">
          <w:pPr>
            <w:pStyle w:val="berschrift1"/>
          </w:pPr>
        </w:pPrChange>
      </w:pPr>
      <w:ins w:id="940" w:author="Michael Rütsche" w:date="2013-11-06T14:42:00Z">
        <w:r w:rsidRPr="009B4D87">
          <w:rPr>
            <w:noProof/>
            <w:lang w:val="de-CH" w:eastAsia="de-CH"/>
          </w:rPr>
          <mc:AlternateContent>
            <mc:Choice Requires="wps">
              <w:drawing>
                <wp:anchor distT="0" distB="0" distL="114300" distR="114300" simplePos="0" relativeHeight="251670528" behindDoc="0" locked="0" layoutInCell="1" allowOverlap="1" wp14:anchorId="3C42A042" wp14:editId="630ACCA8">
                  <wp:simplePos x="0" y="0"/>
                  <wp:positionH relativeFrom="column">
                    <wp:posOffset>3888740</wp:posOffset>
                  </wp:positionH>
                  <wp:positionV relativeFrom="paragraph">
                    <wp:posOffset>129540</wp:posOffset>
                  </wp:positionV>
                  <wp:extent cx="1080000" cy="396000"/>
                  <wp:effectExtent l="0" t="0" r="25400" b="2349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396000"/>
                          </a:xfrm>
                          <a:prstGeom prst="rect">
                            <a:avLst/>
                          </a:prstGeom>
                          <a:solidFill>
                            <a:srgbClr val="FFFFFF"/>
                          </a:solidFill>
                          <a:ln w="9525">
                            <a:solidFill>
                              <a:srgbClr val="000000"/>
                            </a:solidFill>
                            <a:miter lim="800000"/>
                            <a:headEnd/>
                            <a:tailEnd/>
                          </a:ln>
                        </wps:spPr>
                        <wps:txbx>
                          <w:txbxContent>
                            <w:p w:rsidR="00521D91" w:rsidRPr="005059C3" w:rsidRDefault="00521D91" w:rsidP="005059C3">
                              <w:pPr>
                                <w:rPr>
                                  <w:lang w:val="de-CH"/>
                                  <w:rPrChange w:id="941" w:author="Michael Rütsche" w:date="2013-11-06T14:42:00Z">
                                    <w:rPr/>
                                  </w:rPrChange>
                                </w:rPr>
                              </w:pPr>
                              <w:proofErr w:type="spellStart"/>
                              <w:ins w:id="942" w:author="Michael Rütsche" w:date="2013-11-06T14:42:00Z">
                                <w:r>
                                  <w:rPr>
                                    <w:lang w:val="de-CH"/>
                                  </w:rPr>
                                  <w:t>BasePPT</w:t>
                                </w:r>
                              </w:ins>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06.2pt;margin-top:10.2pt;width:85.05pt;height:31.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">
                  <v:textbox>
                    <w:txbxContent>
                      <w:p w:rsidR="00521D91" w:rsidRPr="005059C3" w:rsidRDefault="00521D91" w:rsidP="005059C3">
                        <w:pPr>
                          <w:rPr>
                            <w:lang w:val="de-CH"/>
                            <w:rPrChange w:id="813" w:author="Michael Rütsche" w:date="2013-11-06T14:42:00Z">
                              <w:rPr/>
                            </w:rPrChange>
                          </w:rPr>
                        </w:pPr>
                        <w:ins w:id="814" w:author="Michael Rütsche" w:date="2013-11-06T14:42:00Z">
                          <w:r>
                            <w:rPr>
                              <w:lang w:val="de-CH"/>
                            </w:rPr>
                            <w:t>BasePPT</w:t>
                          </w:r>
                        </w:ins>
                      </w:p>
                    </w:txbxContent>
                  </v:textbox>
                </v:shape>
              </w:pict>
            </mc:Fallback>
          </mc:AlternateContent>
        </w:r>
      </w:ins>
      <w:ins w:id="943" w:author="Michael Rütsche" w:date="2013-11-06T14:40:00Z">
        <w:r>
          <w:rPr>
            <w:noProof/>
            <w:lang w:val="de-CH" w:eastAsia="de-CH"/>
            <w:rPrChange w:id="944">
              <w:rPr>
                <w:b w:val="0"/>
                <w:bCs w:val="0"/>
                <w:noProof/>
                <w:lang w:val="de-CH" w:eastAsia="de-CH"/>
              </w:rPr>
            </w:rPrChange>
          </w:rPr>
          <mc:AlternateContent>
            <mc:Choice Requires="wps">
              <w:drawing>
                <wp:anchor distT="0" distB="0" distL="114300" distR="114300" simplePos="0" relativeHeight="251661311" behindDoc="0" locked="0" layoutInCell="1" allowOverlap="1" wp14:anchorId="174ED458" wp14:editId="4635039E">
                  <wp:simplePos x="0" y="0"/>
                  <wp:positionH relativeFrom="column">
                    <wp:posOffset>2592070</wp:posOffset>
                  </wp:positionH>
                  <wp:positionV relativeFrom="paragraph">
                    <wp:posOffset>129540</wp:posOffset>
                  </wp:positionV>
                  <wp:extent cx="1080000" cy="396000"/>
                  <wp:effectExtent l="0" t="0" r="25400" b="23495"/>
                  <wp:wrapNone/>
                  <wp:docPr id="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396000"/>
                          </a:xfrm>
                          <a:prstGeom prst="rect">
                            <a:avLst/>
                          </a:prstGeom>
                          <a:solidFill>
                            <a:srgbClr val="FFFFFF"/>
                          </a:solidFill>
                          <a:ln w="9525">
                            <a:solidFill>
                              <a:srgbClr val="000000"/>
                            </a:solidFill>
                            <a:miter lim="800000"/>
                            <a:headEnd/>
                            <a:tailEnd/>
                          </a:ln>
                        </wps:spPr>
                        <wps:txbx>
                          <w:txbxContent>
                            <w:p w:rsidR="00521D91" w:rsidRPr="005059C3" w:rsidRDefault="00521D91" w:rsidP="005059C3">
                              <w:pPr>
                                <w:rPr>
                                  <w:lang w:val="de-CH"/>
                                  <w:rPrChange w:id="945" w:author="Michael Rütsche" w:date="2013-11-06T14:39:00Z">
                                    <w:rPr/>
                                  </w:rPrChange>
                                </w:rPr>
                              </w:pPr>
                              <w:proofErr w:type="spellStart"/>
                              <w:ins w:id="946" w:author="Michael Rütsche" w:date="2013-11-06T14:41:00Z">
                                <w:r>
                                  <w:t>BaseHts</w:t>
                                </w:r>
                              </w:ins>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04.1pt;margin-top:10.2pt;width:85.05pt;height:31.2pt;z-index:2516613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">
                  <v:textbox>
                    <w:txbxContent>
                      <w:p w:rsidR="00521D91" w:rsidRPr="005059C3" w:rsidRDefault="00521D91" w:rsidP="005059C3">
                        <w:pPr>
                          <w:rPr>
                            <w:lang w:val="de-CH"/>
                            <w:rPrChange w:id="818" w:author="Michael Rütsche" w:date="2013-11-06T14:39:00Z">
                              <w:rPr/>
                            </w:rPrChange>
                          </w:rPr>
                        </w:pPr>
                        <w:ins w:id="819" w:author="Michael Rütsche" w:date="2013-11-06T14:41:00Z">
                          <w:r>
                            <w:t>BaseHts</w:t>
                          </w:r>
                        </w:ins>
                      </w:p>
                    </w:txbxContent>
                  </v:textbox>
                </v:shape>
              </w:pict>
            </mc:Fallback>
          </mc:AlternateContent>
        </w:r>
        <w:r w:rsidR="005059C3">
          <w:rPr>
            <w:noProof/>
            <w:lang w:val="de-CH" w:eastAsia="de-CH"/>
            <w:rPrChange w:id="947">
              <w:rPr>
                <w:b w:val="0"/>
                <w:bCs w:val="0"/>
                <w:noProof/>
                <w:lang w:val="de-CH" w:eastAsia="de-CH"/>
              </w:rPr>
            </w:rPrChange>
          </w:rPr>
          <mc:AlternateContent>
            <mc:Choice Requires="wps">
              <w:drawing>
                <wp:anchor distT="0" distB="0" distL="114300" distR="114300" simplePos="0" relativeHeight="251666432" behindDoc="0" locked="0" layoutInCell="1" allowOverlap="1" wp14:anchorId="7AD8A175" wp14:editId="63B6F645">
                  <wp:simplePos x="0" y="0"/>
                  <wp:positionH relativeFrom="column">
                    <wp:posOffset>1296035</wp:posOffset>
                  </wp:positionH>
                  <wp:positionV relativeFrom="paragraph">
                    <wp:posOffset>128905</wp:posOffset>
                  </wp:positionV>
                  <wp:extent cx="1080000" cy="396000"/>
                  <wp:effectExtent l="0" t="0" r="25400" b="23495"/>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396000"/>
                          </a:xfrm>
                          <a:prstGeom prst="rect">
                            <a:avLst/>
                          </a:prstGeom>
                          <a:solidFill>
                            <a:srgbClr val="FFFFFF"/>
                          </a:solidFill>
                          <a:ln w="9525">
                            <a:solidFill>
                              <a:srgbClr val="000000"/>
                            </a:solidFill>
                            <a:miter lim="800000"/>
                            <a:headEnd/>
                            <a:tailEnd/>
                          </a:ln>
                        </wps:spPr>
                        <wps:txbx>
                          <w:txbxContent>
                            <w:p w:rsidR="00521D91" w:rsidRPr="00554372" w:rsidRDefault="00521D91" w:rsidP="00D70AD3">
                              <w:pPr>
                                <w:rPr>
                                  <w:ins w:id="948" w:author="Michael Rütsche" w:date="2013-11-06T14:52:00Z"/>
                                  <w:lang w:val="de-CH"/>
                                </w:rPr>
                              </w:pPr>
                              <w:proofErr w:type="spellStart"/>
                              <w:ins w:id="949" w:author="Michael Rütsche" w:date="2013-11-06T14:52:00Z">
                                <w:r>
                                  <w:rPr>
                                    <w:lang w:val="de-CH"/>
                                  </w:rPr>
                                  <w:t>BaseElements</w:t>
                                </w:r>
                                <w:proofErr w:type="spellEnd"/>
                              </w:ins>
                            </w:p>
                            <w:p w:rsidR="00521D91" w:rsidRPr="005059C3" w:rsidRDefault="00521D91" w:rsidP="005059C3">
                              <w:pPr>
                                <w:rPr>
                                  <w:lang w:val="de-CH"/>
                                  <w:rPrChange w:id="950" w:author="Michael Rütsche" w:date="2013-11-06T14:41:00Z">
                                    <w:rPr/>
                                  </w:rPrChang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02.05pt;margin-top:10.15pt;width:85.05pt;height:3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">
                  <v:textbox>
                    <w:txbxContent>
                      <w:p w:rsidR="00521D91" w:rsidRPr="00554372" w:rsidRDefault="00521D91" w:rsidP="00D70AD3">
                        <w:pPr>
                          <w:rPr>
                            <w:ins w:id="823" w:author="Michael Rütsche" w:date="2013-11-06T14:52:00Z"/>
                            <w:lang w:val="de-CH"/>
                          </w:rPr>
                        </w:pPr>
                        <w:ins w:id="824" w:author="Michael Rütsche" w:date="2013-11-06T14:52:00Z">
                          <w:r>
                            <w:rPr>
                              <w:lang w:val="de-CH"/>
                            </w:rPr>
                            <w:t>BaseElements</w:t>
                          </w:r>
                        </w:ins>
                      </w:p>
                      <w:p w:rsidR="00521D91" w:rsidRPr="005059C3" w:rsidRDefault="00521D91" w:rsidP="005059C3">
                        <w:pPr>
                          <w:rPr>
                            <w:lang w:val="de-CH"/>
                            <w:rPrChange w:id="825" w:author="Michael Rütsche" w:date="2013-11-06T14:41:00Z">
                              <w:rPr/>
                            </w:rPrChange>
                          </w:rPr>
                        </w:pPr>
                      </w:p>
                    </w:txbxContent>
                  </v:textbox>
                </v:shape>
              </w:pict>
            </mc:Fallback>
          </mc:AlternateContent>
        </w:r>
        <w:r w:rsidR="005059C3">
          <w:rPr>
            <w:noProof/>
            <w:lang w:val="de-CH" w:eastAsia="de-CH"/>
            <w:rPrChange w:id="951">
              <w:rPr>
                <w:b w:val="0"/>
                <w:bCs w:val="0"/>
                <w:noProof/>
                <w:lang w:val="de-CH" w:eastAsia="de-CH"/>
              </w:rPr>
            </w:rPrChange>
          </w:rPr>
          <mc:AlternateContent>
            <mc:Choice Requires="wps">
              <w:drawing>
                <wp:anchor distT="0" distB="0" distL="114300" distR="114300" simplePos="0" relativeHeight="251668480" behindDoc="0" locked="0" layoutInCell="1" allowOverlap="1" wp14:anchorId="7D129D23" wp14:editId="4E235361">
                  <wp:simplePos x="0" y="0"/>
                  <wp:positionH relativeFrom="column">
                    <wp:posOffset>-2540</wp:posOffset>
                  </wp:positionH>
                  <wp:positionV relativeFrom="paragraph">
                    <wp:posOffset>128905</wp:posOffset>
                  </wp:positionV>
                  <wp:extent cx="1080000" cy="396000"/>
                  <wp:effectExtent l="0" t="0" r="25400" b="2349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396000"/>
                          </a:xfrm>
                          <a:prstGeom prst="rect">
                            <a:avLst/>
                          </a:prstGeom>
                          <a:solidFill>
                            <a:srgbClr val="FFFFFF"/>
                          </a:solidFill>
                          <a:ln w="9525">
                            <a:solidFill>
                              <a:srgbClr val="000000"/>
                            </a:solidFill>
                            <a:miter lim="800000"/>
                            <a:headEnd/>
                            <a:tailEnd/>
                          </a:ln>
                        </wps:spPr>
                        <wps:txbx>
                          <w:txbxContent>
                            <w:p w:rsidR="00521D91" w:rsidRPr="00554372" w:rsidRDefault="00521D91" w:rsidP="00D70AD3">
                              <w:pPr>
                                <w:rPr>
                                  <w:ins w:id="952" w:author="Michael Rütsche" w:date="2013-11-06T14:53:00Z"/>
                                  <w:lang w:val="de-CH"/>
                                </w:rPr>
                              </w:pPr>
                              <w:proofErr w:type="spellStart"/>
                              <w:ins w:id="953" w:author="Michael Rütsche" w:date="2013-11-06T14:53:00Z">
                                <w:r>
                                  <w:rPr>
                                    <w:lang w:val="de-CH"/>
                                  </w:rPr>
                                  <w:t>BaseVistaSample</w:t>
                                </w:r>
                                <w:proofErr w:type="spellEnd"/>
                                <w:r>
                                  <w:rPr>
                                    <w:lang w:val="de-CH"/>
                                  </w:rPr>
                                  <w:t xml:space="preserve"> Project</w:t>
                                </w:r>
                              </w:ins>
                            </w:p>
                            <w:p w:rsidR="00521D91" w:rsidRPr="005059C3" w:rsidRDefault="00521D91" w:rsidP="005059C3">
                              <w:pPr>
                                <w:rPr>
                                  <w:lang w:val="de-CH"/>
                                  <w:rPrChange w:id="954" w:author="Michael Rütsche" w:date="2013-11-06T14:40:00Z">
                                    <w:rPr/>
                                  </w:rPrChang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pt;margin-top:10.15pt;width:85.05pt;height:31.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">
                  <v:textbox>
                    <w:txbxContent>
                      <w:p w:rsidR="00521D91" w:rsidRPr="00554372" w:rsidRDefault="00521D91" w:rsidP="00D70AD3">
                        <w:pPr>
                          <w:rPr>
                            <w:ins w:id="829" w:author="Michael Rütsche" w:date="2013-11-06T14:53:00Z"/>
                            <w:lang w:val="de-CH"/>
                          </w:rPr>
                        </w:pPr>
                        <w:ins w:id="830" w:author="Michael Rütsche" w:date="2013-11-06T14:53:00Z">
                          <w:r>
                            <w:rPr>
                              <w:lang w:val="de-CH"/>
                            </w:rPr>
                            <w:t>BaseVistaSample Project</w:t>
                          </w:r>
                        </w:ins>
                      </w:p>
                      <w:p w:rsidR="00521D91" w:rsidRPr="005059C3" w:rsidRDefault="00521D91" w:rsidP="005059C3">
                        <w:pPr>
                          <w:rPr>
                            <w:lang w:val="de-CH"/>
                            <w:rPrChange w:id="831" w:author="Michael Rütsche" w:date="2013-11-06T14:40:00Z">
                              <w:rPr/>
                            </w:rPrChange>
                          </w:rPr>
                        </w:pPr>
                      </w:p>
                    </w:txbxContent>
                  </v:textbox>
                </v:shape>
              </w:pict>
            </mc:Fallback>
          </mc:AlternateContent>
        </w:r>
      </w:ins>
    </w:p>
    <w:p w:rsidR="005059C3" w:rsidRDefault="005059C3">
      <w:pPr>
        <w:rPr>
          <w:ins w:id="955" w:author="Michael Rütsche" w:date="2013-11-06T14:39:00Z"/>
        </w:rPr>
        <w:pPrChange w:id="956" w:author="Michael Rütsche" w:date="2013-11-06T13:20:00Z">
          <w:pPr>
            <w:pStyle w:val="berschrift1"/>
          </w:pPr>
        </w:pPrChange>
      </w:pPr>
    </w:p>
    <w:p w:rsidR="005059C3" w:rsidRDefault="005059C3">
      <w:pPr>
        <w:tabs>
          <w:tab w:val="left" w:pos="6840"/>
        </w:tabs>
        <w:rPr>
          <w:ins w:id="957" w:author="Michael Rütsche" w:date="2013-11-06T14:42:00Z"/>
        </w:rPr>
        <w:pPrChange w:id="958" w:author="Michael Rütsche" w:date="2013-11-06T14:42:00Z">
          <w:pPr>
            <w:pStyle w:val="berschrift1"/>
          </w:pPr>
        </w:pPrChange>
      </w:pPr>
      <w:ins w:id="959" w:author="Michael Rütsche" w:date="2013-11-06T14:42:00Z">
        <w:r>
          <w:tab/>
        </w:r>
      </w:ins>
    </w:p>
    <w:p w:rsidR="005059C3" w:rsidRDefault="005059C3">
      <w:pPr>
        <w:tabs>
          <w:tab w:val="left" w:pos="6840"/>
        </w:tabs>
        <w:rPr>
          <w:ins w:id="960" w:author="Michael Rütsche" w:date="2013-11-06T14:42:00Z"/>
        </w:rPr>
        <w:pPrChange w:id="961" w:author="Michael Rütsche" w:date="2013-11-06T14:42:00Z">
          <w:pPr>
            <w:pStyle w:val="berschrift1"/>
          </w:pPr>
        </w:pPrChange>
      </w:pPr>
    </w:p>
    <w:p w:rsidR="005059C3" w:rsidRDefault="005059C3">
      <w:pPr>
        <w:tabs>
          <w:tab w:val="left" w:pos="6840"/>
        </w:tabs>
        <w:rPr>
          <w:ins w:id="962" w:author="Michael Rütsche" w:date="2013-11-06T14:42:00Z"/>
        </w:rPr>
        <w:pPrChange w:id="963" w:author="Michael Rütsche" w:date="2013-11-06T14:42:00Z">
          <w:pPr>
            <w:pStyle w:val="berschrift1"/>
          </w:pPr>
        </w:pPrChange>
      </w:pPr>
    </w:p>
    <w:p w:rsidR="00E631F9" w:rsidRDefault="00D70AD3">
      <w:pPr>
        <w:rPr>
          <w:ins w:id="964" w:author="Michael Rütsche" w:date="2013-11-06T14:58:00Z"/>
          <w:lang w:val="en-US"/>
        </w:rPr>
        <w:pPrChange w:id="965" w:author="Michael Rütsche" w:date="2013-11-06T14:56:00Z">
          <w:pPr>
            <w:pStyle w:val="berschrift1"/>
          </w:pPr>
        </w:pPrChange>
      </w:pPr>
      <w:ins w:id="966" w:author="Michael Rütsche" w:date="2013-11-06T14:53:00Z">
        <w:r>
          <w:t xml:space="preserve">The BASE_PLC is used in the </w:t>
        </w:r>
        <w:proofErr w:type="spellStart"/>
        <w:r w:rsidRPr="00D70AD3">
          <w:rPr>
            <w:lang w:val="en-US"/>
            <w:rPrChange w:id="967" w:author="Michael Rütsche" w:date="2013-11-06T14:53:00Z">
              <w:rPr>
                <w:b w:val="0"/>
                <w:bCs w:val="0"/>
                <w:lang w:val="de-CH"/>
              </w:rPr>
            </w:rPrChange>
          </w:rPr>
          <w:t>BaseVistaSample</w:t>
        </w:r>
        <w:proofErr w:type="spellEnd"/>
        <w:r w:rsidRPr="00D70AD3">
          <w:rPr>
            <w:lang w:val="en-US"/>
            <w:rPrChange w:id="968" w:author="Michael Rütsche" w:date="2013-11-06T14:53:00Z">
              <w:rPr>
                <w:b w:val="0"/>
                <w:bCs w:val="0"/>
                <w:lang w:val="de-CH"/>
              </w:rPr>
            </w:rPrChange>
          </w:rPr>
          <w:t xml:space="preserve"> Project</w:t>
        </w:r>
        <w:r>
          <w:rPr>
            <w:lang w:val="en-US"/>
          </w:rPr>
          <w:t xml:space="preserve">, </w:t>
        </w:r>
        <w:proofErr w:type="spellStart"/>
        <w:r>
          <w:rPr>
            <w:lang w:val="en-US"/>
          </w:rPr>
          <w:t>BaseElements</w:t>
        </w:r>
        <w:proofErr w:type="spellEnd"/>
        <w:r>
          <w:rPr>
            <w:lang w:val="en-US"/>
          </w:rPr>
          <w:t xml:space="preserve">, </w:t>
        </w:r>
        <w:proofErr w:type="spellStart"/>
        <w:r>
          <w:rPr>
            <w:lang w:val="en-US"/>
          </w:rPr>
          <w:t>BaseHts</w:t>
        </w:r>
        <w:proofErr w:type="spellEnd"/>
        <w:r>
          <w:rPr>
            <w:lang w:val="en-US"/>
          </w:rPr>
          <w:t xml:space="preserve">, </w:t>
        </w:r>
        <w:proofErr w:type="spellStart"/>
        <w:r>
          <w:rPr>
            <w:lang w:val="en-US"/>
          </w:rPr>
          <w:t>BasePPT</w:t>
        </w:r>
      </w:ins>
      <w:proofErr w:type="spellEnd"/>
      <w:ins w:id="969" w:author="Michael Rütsche" w:date="2013-11-06T14:54:00Z">
        <w:r>
          <w:rPr>
            <w:lang w:val="en-US"/>
          </w:rPr>
          <w:t xml:space="preserve"> and </w:t>
        </w:r>
      </w:ins>
      <w:ins w:id="970" w:author="Michael Rütsche" w:date="2013-11-06T14:56:00Z">
        <w:r w:rsidR="00E631F9">
          <w:rPr>
            <w:lang w:val="en-US"/>
          </w:rPr>
          <w:t>every</w:t>
        </w:r>
      </w:ins>
      <w:ins w:id="971" w:author="Michael Rütsche" w:date="2013-11-06T14:54:00Z">
        <w:r w:rsidR="00E631F9">
          <w:rPr>
            <w:lang w:val="en-US"/>
          </w:rPr>
          <w:t xml:space="preserve"> specific project</w:t>
        </w:r>
      </w:ins>
      <w:ins w:id="972" w:author="Michael Rütsche" w:date="2013-11-06T14:56:00Z">
        <w:r w:rsidR="00E631F9">
          <w:rPr>
            <w:lang w:val="en-US"/>
          </w:rPr>
          <w:t xml:space="preserve"> when needed. </w:t>
        </w:r>
      </w:ins>
    </w:p>
    <w:p w:rsidR="005059C3" w:rsidRDefault="00E631F9">
      <w:pPr>
        <w:rPr>
          <w:ins w:id="973" w:author="Michael Rütsche" w:date="2013-11-06T14:58:00Z"/>
          <w:lang w:val="en-US"/>
        </w:rPr>
        <w:pPrChange w:id="974" w:author="Michael Rütsche" w:date="2013-11-06T14:56:00Z">
          <w:pPr>
            <w:pStyle w:val="berschrift1"/>
          </w:pPr>
        </w:pPrChange>
      </w:pPr>
      <w:proofErr w:type="spellStart"/>
      <w:ins w:id="975" w:author="Michael Rütsche" w:date="2013-11-06T14:57:00Z">
        <w:r>
          <w:rPr>
            <w:lang w:val="en-US"/>
          </w:rPr>
          <w:t>BaseElements</w:t>
        </w:r>
        <w:proofErr w:type="spellEnd"/>
        <w:r>
          <w:rPr>
            <w:lang w:val="en-US"/>
          </w:rPr>
          <w:t xml:space="preserve">, </w:t>
        </w:r>
        <w:proofErr w:type="spellStart"/>
        <w:r>
          <w:rPr>
            <w:lang w:val="en-US"/>
          </w:rPr>
          <w:t>BaseHts</w:t>
        </w:r>
        <w:proofErr w:type="spellEnd"/>
        <w:r>
          <w:rPr>
            <w:lang w:val="en-US"/>
          </w:rPr>
          <w:t xml:space="preserve"> and </w:t>
        </w:r>
        <w:proofErr w:type="spellStart"/>
        <w:r>
          <w:rPr>
            <w:lang w:val="en-US"/>
          </w:rPr>
          <w:t>BasePPT</w:t>
        </w:r>
        <w:proofErr w:type="spellEnd"/>
        <w:r>
          <w:rPr>
            <w:lang w:val="en-US"/>
          </w:rPr>
          <w:t xml:space="preserve"> are just used, if in a solution needed. They haven’t any dependencies to each other</w:t>
        </w:r>
      </w:ins>
      <w:ins w:id="976" w:author="Michael Rütsche" w:date="2013-11-06T14:58:00Z">
        <w:r>
          <w:rPr>
            <w:lang w:val="en-US"/>
          </w:rPr>
          <w:t>.</w:t>
        </w:r>
      </w:ins>
    </w:p>
    <w:p w:rsidR="00E631F9" w:rsidRDefault="00E631F9">
      <w:pPr>
        <w:rPr>
          <w:ins w:id="977" w:author="Michael Rütsche" w:date="2013-11-06T14:56:00Z"/>
          <w:lang w:val="en-US"/>
        </w:rPr>
        <w:pPrChange w:id="978" w:author="Michael Rütsche" w:date="2013-11-06T15:00:00Z">
          <w:pPr>
            <w:pStyle w:val="berschrift1"/>
          </w:pPr>
        </w:pPrChange>
      </w:pPr>
      <w:ins w:id="979" w:author="Michael Rütsche" w:date="2013-11-06T15:00:00Z">
        <w:r>
          <w:rPr>
            <w:lang w:val="en-US"/>
          </w:rPr>
          <w:t>In case of a new BASE_PLC</w:t>
        </w:r>
      </w:ins>
      <w:ins w:id="980" w:author="Michael Rütsche" w:date="2013-11-06T15:08:00Z">
        <w:r w:rsidR="00F056DD">
          <w:rPr>
            <w:lang w:val="en-US"/>
          </w:rPr>
          <w:t>, all</w:t>
        </w:r>
      </w:ins>
      <w:ins w:id="981" w:author="Michael Rütsche" w:date="2013-11-06T14:59:00Z">
        <w:r>
          <w:rPr>
            <w:lang w:val="en-US"/>
          </w:rPr>
          <w:t xml:space="preserve"> other library modules ha</w:t>
        </w:r>
      </w:ins>
      <w:ins w:id="982" w:author="Michael Rütsche" w:date="2013-11-06T15:00:00Z">
        <w:r>
          <w:rPr>
            <w:lang w:val="en-US"/>
          </w:rPr>
          <w:t>ve to be updated with the new BASE_PLC.</w:t>
        </w:r>
      </w:ins>
      <w:ins w:id="983" w:author="Michael Rütsche" w:date="2013-11-06T14:59:00Z">
        <w:r>
          <w:rPr>
            <w:lang w:val="en-US"/>
          </w:rPr>
          <w:t xml:space="preserve"> </w:t>
        </w:r>
      </w:ins>
    </w:p>
    <w:p w:rsidR="00E631F9" w:rsidRDefault="00E631F9">
      <w:pPr>
        <w:rPr>
          <w:ins w:id="984" w:author="Michael Rütsche" w:date="2013-11-06T14:56:00Z"/>
          <w:lang w:val="en-US"/>
        </w:rPr>
        <w:pPrChange w:id="985" w:author="Michael Rütsche" w:date="2013-11-06T14:56:00Z">
          <w:pPr>
            <w:pStyle w:val="berschrift1"/>
          </w:pPr>
        </w:pPrChange>
      </w:pPr>
    </w:p>
    <w:p w:rsidR="00E631F9" w:rsidRPr="009B4D87" w:rsidRDefault="00E631F9">
      <w:pPr>
        <w:jc w:val="center"/>
        <w:pPrChange w:id="986" w:author="Michael Rütsche" w:date="2013-11-06T15:08:00Z">
          <w:pPr>
            <w:pStyle w:val="berschrift1"/>
          </w:pPr>
        </w:pPrChange>
      </w:pPr>
    </w:p>
    <w:p w:rsidR="00E208C8" w:rsidRPr="00DD5DC8" w:rsidRDefault="00DD5DC8" w:rsidP="00DD5DC8">
      <w:pPr>
        <w:rPr>
          <w:color w:val="FF0000"/>
        </w:rPr>
      </w:pPr>
      <w:proofErr w:type="spellStart"/>
      <w:proofErr w:type="gramStart"/>
      <w:r w:rsidRPr="00DD5DC8">
        <w:rPr>
          <w:color w:val="FF0000"/>
        </w:rPr>
        <w:t>Todo</w:t>
      </w:r>
      <w:proofErr w:type="spellEnd"/>
      <w:r w:rsidRPr="00DD5DC8">
        <w:rPr>
          <w:color w:val="FF0000"/>
        </w:rPr>
        <w:t>…version in PLC string??</w:t>
      </w:r>
      <w:proofErr w:type="gramEnd"/>
      <w:r w:rsidRPr="00DD5DC8">
        <w:rPr>
          <w:color w:val="FF0000"/>
        </w:rPr>
        <w:t xml:space="preserve"> Other ideas</w:t>
      </w:r>
    </w:p>
    <w:p w:rsidR="00E208C8" w:rsidRPr="006559E6" w:rsidRDefault="00E208C8" w:rsidP="00E208C8"/>
    <w:sectPr w:rsidR="00E208C8" w:rsidRPr="006559E6" w:rsidSect="004A631C">
      <w:headerReference w:type="default" r:id="rId28"/>
      <w:footerReference w:type="default" r:id="rId29"/>
      <w:headerReference w:type="first" r:id="rId30"/>
      <w:footerReference w:type="first" r:id="rId31"/>
      <w:type w:val="continuous"/>
      <w:pgSz w:w="11906" w:h="16838"/>
      <w:pgMar w:top="567" w:right="1247" w:bottom="340" w:left="1304" w:header="709"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19C1" w:rsidRDefault="00D119C1" w:rsidP="001B3B4C">
      <w:r>
        <w:separator/>
      </w:r>
    </w:p>
  </w:endnote>
  <w:endnote w:type="continuationSeparator" w:id="0">
    <w:p w:rsidR="00D119C1" w:rsidRDefault="00D119C1" w:rsidP="001B3B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T Sans">
    <w:panose1 w:val="020B0503020203020204"/>
    <w:charset w:val="00"/>
    <w:family w:val="swiss"/>
    <w:pitch w:val="variable"/>
    <w:sig w:usb0="A00002EF" w:usb1="5000204B" w:usb2="00000000" w:usb3="00000000" w:csb0="00000097"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Regular">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D91" w:rsidRDefault="00521D91" w:rsidP="00A11ABF">
    <w:pPr>
      <w:pStyle w:val="KeinLeerraum"/>
      <w:tabs>
        <w:tab w:val="clear" w:pos="10206"/>
        <w:tab w:val="right" w:pos="10915"/>
      </w:tabs>
      <w:ind w:right="83"/>
    </w:pPr>
    <w:r>
      <w:rPr>
        <w:lang w:val="de-CH" w:eastAsia="de-CH"/>
      </w:rPr>
      <w:drawing>
        <wp:anchor distT="0" distB="0" distL="114300" distR="114300" simplePos="0" relativeHeight="251667456" behindDoc="1" locked="0" layoutInCell="1" allowOverlap="1" wp14:anchorId="17148AD6" wp14:editId="0A1EF635">
          <wp:simplePos x="0" y="0"/>
          <wp:positionH relativeFrom="column">
            <wp:posOffset>29845</wp:posOffset>
          </wp:positionH>
          <wp:positionV relativeFrom="paragraph">
            <wp:posOffset>88900</wp:posOffset>
          </wp:positionV>
          <wp:extent cx="5939790" cy="28575"/>
          <wp:effectExtent l="0" t="0" r="0" b="0"/>
          <wp:wrapTight wrapText="bothSides">
            <wp:wrapPolygon edited="0">
              <wp:start x="0" y="0"/>
              <wp:lineTo x="0" y="14400"/>
              <wp:lineTo x="21545" y="14400"/>
              <wp:lineTo x="21545" y="0"/>
              <wp:lineTo x="0" y="0"/>
            </wp:wrapPolygon>
          </wp:wrapTight>
          <wp:docPr id="1" name="Grafik 1" descr="C:\Users\ami\Desktop\Stri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i\Desktop\Strich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9790" cy="28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1D91" w:rsidRPr="005C00C6" w:rsidRDefault="00521D91" w:rsidP="00A11ABF">
    <w:pPr>
      <w:pStyle w:val="KeinLeerraum"/>
      <w:tabs>
        <w:tab w:val="clear" w:pos="10206"/>
        <w:tab w:val="right" w:pos="10915"/>
      </w:tabs>
      <w:ind w:right="83"/>
    </w:pPr>
  </w:p>
  <w:p w:rsidR="00521D91" w:rsidRDefault="00521D91" w:rsidP="00A11ABF">
    <w:pPr>
      <w:pStyle w:val="EinfAbs"/>
      <w:tabs>
        <w:tab w:val="right" w:pos="9356"/>
      </w:tabs>
      <w:rPr>
        <w:rFonts w:ascii="PT Sans" w:hAnsi="PT Sans" w:cs="PT Sans"/>
        <w:color w:val="3F5959"/>
        <w:spacing w:val="2"/>
        <w:sz w:val="15"/>
        <w:szCs w:val="15"/>
      </w:rPr>
    </w:pPr>
    <w:r>
      <w:rPr>
        <w:rFonts w:ascii="PT Sans" w:hAnsi="PT Sans" w:cs="PT Sans"/>
        <w:b/>
        <w:bCs/>
        <w:color w:val="3F5959"/>
        <w:spacing w:val="2"/>
        <w:sz w:val="15"/>
        <w:szCs w:val="15"/>
      </w:rPr>
      <w:t xml:space="preserve">AVM Engineering AG – </w:t>
    </w:r>
    <w:r>
      <w:rPr>
        <w:rFonts w:ascii="PT Sans" w:hAnsi="PT Sans" w:cs="PT Sans"/>
        <w:color w:val="3F5959"/>
        <w:spacing w:val="2"/>
        <w:sz w:val="15"/>
        <w:szCs w:val="15"/>
      </w:rPr>
      <w:t xml:space="preserve">Ein Kompetenzbereich der AVM </w:t>
    </w:r>
    <w:proofErr w:type="spellStart"/>
    <w:r>
      <w:rPr>
        <w:rFonts w:ascii="PT Sans" w:hAnsi="PT Sans" w:cs="PT Sans"/>
        <w:color w:val="3F5959"/>
        <w:spacing w:val="2"/>
        <w:sz w:val="15"/>
        <w:szCs w:val="15"/>
      </w:rPr>
      <w:t>Innovations</w:t>
    </w:r>
    <w:proofErr w:type="spellEnd"/>
    <w:r>
      <w:rPr>
        <w:rFonts w:ascii="PT Sans" w:hAnsi="PT Sans" w:cs="PT Sans"/>
        <w:color w:val="3F5959"/>
        <w:spacing w:val="2"/>
        <w:sz w:val="15"/>
        <w:szCs w:val="15"/>
      </w:rPr>
      <w:t xml:space="preserve"> AG</w:t>
    </w:r>
    <w:r>
      <w:rPr>
        <w:rFonts w:ascii="PT Sans" w:hAnsi="PT Sans" w:cs="PT Sans"/>
        <w:color w:val="3F5959"/>
        <w:spacing w:val="2"/>
        <w:sz w:val="15"/>
        <w:szCs w:val="15"/>
      </w:rPr>
      <w:tab/>
    </w:r>
    <w:r w:rsidRPr="005F446E">
      <w:rPr>
        <w:rFonts w:ascii="PT Sans" w:hAnsi="PT Sans" w:cs="PT Sans"/>
        <w:color w:val="3F5959"/>
        <w:spacing w:val="2"/>
        <w:sz w:val="15"/>
        <w:szCs w:val="15"/>
      </w:rPr>
      <w:fldChar w:fldCharType="begin"/>
    </w:r>
    <w:r w:rsidRPr="005F446E">
      <w:rPr>
        <w:rFonts w:ascii="PT Sans" w:hAnsi="PT Sans" w:cs="PT Sans"/>
        <w:color w:val="3F5959"/>
        <w:spacing w:val="2"/>
        <w:sz w:val="15"/>
        <w:szCs w:val="15"/>
      </w:rPr>
      <w:instrText>PAGE  \* Arabic  \* MERGEFORMAT</w:instrText>
    </w:r>
    <w:r w:rsidRPr="005F446E">
      <w:rPr>
        <w:rFonts w:ascii="PT Sans" w:hAnsi="PT Sans" w:cs="PT Sans"/>
        <w:color w:val="3F5959"/>
        <w:spacing w:val="2"/>
        <w:sz w:val="15"/>
        <w:szCs w:val="15"/>
      </w:rPr>
      <w:fldChar w:fldCharType="separate"/>
    </w:r>
    <w:r w:rsidR="009B4D87">
      <w:rPr>
        <w:rFonts w:ascii="PT Sans" w:hAnsi="PT Sans" w:cs="PT Sans"/>
        <w:noProof/>
        <w:color w:val="3F5959"/>
        <w:spacing w:val="2"/>
        <w:sz w:val="15"/>
        <w:szCs w:val="15"/>
      </w:rPr>
      <w:t>20</w:t>
    </w:r>
    <w:r w:rsidRPr="005F446E">
      <w:rPr>
        <w:rFonts w:ascii="PT Sans" w:hAnsi="PT Sans" w:cs="PT Sans"/>
        <w:color w:val="3F5959"/>
        <w:spacing w:val="2"/>
        <w:sz w:val="15"/>
        <w:szCs w:val="15"/>
      </w:rPr>
      <w:fldChar w:fldCharType="end"/>
    </w:r>
    <w:r w:rsidRPr="005F446E">
      <w:rPr>
        <w:rFonts w:ascii="PT Sans" w:hAnsi="PT Sans" w:cs="PT Sans"/>
        <w:color w:val="3F5959"/>
        <w:spacing w:val="2"/>
        <w:sz w:val="15"/>
        <w:szCs w:val="15"/>
      </w:rPr>
      <w:t xml:space="preserve"> / </w:t>
    </w:r>
    <w:r w:rsidRPr="005F446E">
      <w:rPr>
        <w:rFonts w:ascii="PT Sans" w:hAnsi="PT Sans" w:cs="PT Sans"/>
        <w:color w:val="3F5959"/>
        <w:spacing w:val="2"/>
        <w:sz w:val="15"/>
        <w:szCs w:val="15"/>
      </w:rPr>
      <w:fldChar w:fldCharType="begin"/>
    </w:r>
    <w:r w:rsidRPr="005F446E">
      <w:rPr>
        <w:rFonts w:ascii="PT Sans" w:hAnsi="PT Sans" w:cs="PT Sans"/>
        <w:color w:val="3F5959"/>
        <w:spacing w:val="2"/>
        <w:sz w:val="15"/>
        <w:szCs w:val="15"/>
      </w:rPr>
      <w:instrText>NUMPAGES  \* Arabic  \* MERGEFORMAT</w:instrText>
    </w:r>
    <w:r w:rsidRPr="005F446E">
      <w:rPr>
        <w:rFonts w:ascii="PT Sans" w:hAnsi="PT Sans" w:cs="PT Sans"/>
        <w:color w:val="3F5959"/>
        <w:spacing w:val="2"/>
        <w:sz w:val="15"/>
        <w:szCs w:val="15"/>
      </w:rPr>
      <w:fldChar w:fldCharType="separate"/>
    </w:r>
    <w:r w:rsidR="009B4D87">
      <w:rPr>
        <w:rFonts w:ascii="PT Sans" w:hAnsi="PT Sans" w:cs="PT Sans"/>
        <w:noProof/>
        <w:color w:val="3F5959"/>
        <w:spacing w:val="2"/>
        <w:sz w:val="15"/>
        <w:szCs w:val="15"/>
      </w:rPr>
      <w:t>20</w:t>
    </w:r>
    <w:r w:rsidRPr="005F446E">
      <w:rPr>
        <w:rFonts w:ascii="PT Sans" w:hAnsi="PT Sans" w:cs="PT Sans"/>
        <w:color w:val="3F5959"/>
        <w:spacing w:val="2"/>
        <w:sz w:val="15"/>
        <w:szCs w:val="15"/>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D91" w:rsidRPr="005C00C6" w:rsidRDefault="00521D91" w:rsidP="00B950D0">
    <w:pPr>
      <w:pStyle w:val="KeinLeerraum"/>
      <w:jc w:val="center"/>
    </w:pPr>
  </w:p>
  <w:p w:rsidR="00521D91" w:rsidRDefault="00521D91" w:rsidP="00B950D0">
    <w:pPr>
      <w:pStyle w:val="KeinLeerraum"/>
      <w:jc w:val="center"/>
    </w:pPr>
    <w:r w:rsidRPr="005C00C6">
      <w:t xml:space="preserve">AVM Engineering AG ©, </w:t>
    </w:r>
    <w:r>
      <w:t>2013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19C1" w:rsidRDefault="00D119C1" w:rsidP="001B3B4C">
      <w:r>
        <w:separator/>
      </w:r>
    </w:p>
  </w:footnote>
  <w:footnote w:type="continuationSeparator" w:id="0">
    <w:p w:rsidR="00D119C1" w:rsidRDefault="00D119C1" w:rsidP="001B3B4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D91" w:rsidRPr="005C00C6" w:rsidRDefault="00D119C1" w:rsidP="00DB2D38">
    <w:pPr>
      <w:pStyle w:val="KeinLeerraum"/>
      <w:tabs>
        <w:tab w:val="clear" w:pos="10206"/>
        <w:tab w:val="right" w:pos="9356"/>
      </w:tabs>
    </w:pPr>
    <w:r>
      <w:fldChar w:fldCharType="begin"/>
    </w:r>
    <w:r>
      <w:instrText xml:space="preserve"> FILENAME   \* MERGEFORMAT </w:instrText>
    </w:r>
    <w:r>
      <w:fldChar w:fldCharType="separate"/>
    </w:r>
    <w:r w:rsidR="00521D91">
      <w:t>Vistaprint PLC Basic Concepts V0.4.docx</w:t>
    </w:r>
    <w:r>
      <w:fldChar w:fldCharType="end"/>
    </w:r>
    <w:r w:rsidR="00521D91" w:rsidRPr="005C00C6">
      <w:fldChar w:fldCharType="begin"/>
    </w:r>
    <w:r w:rsidR="00521D91" w:rsidRPr="005C00C6">
      <w:instrText xml:space="preserve"> TITLE  \* MERGEFORMAT </w:instrText>
    </w:r>
    <w:r w:rsidR="00521D91" w:rsidRPr="005C00C6">
      <w:fldChar w:fldCharType="end"/>
    </w:r>
    <w:r w:rsidR="00521D91" w:rsidRPr="005C00C6">
      <w:tab/>
    </w:r>
    <w:r w:rsidR="00521D91" w:rsidRPr="005C00C6">
      <w:fldChar w:fldCharType="begin"/>
    </w:r>
    <w:r w:rsidR="00521D91" w:rsidRPr="005C00C6">
      <w:instrText>STYLEREF "Überschrift 1"</w:instrText>
    </w:r>
    <w:r w:rsidR="00521D91" w:rsidRPr="005C00C6">
      <w:fldChar w:fldCharType="separate"/>
    </w:r>
    <w:r w:rsidR="009B4D87">
      <w:t>PLC Software Release Management</w:t>
    </w:r>
    <w:r w:rsidR="00521D91" w:rsidRPr="005C00C6">
      <w:fldChar w:fldCharType="end"/>
    </w:r>
  </w:p>
  <w:p w:rsidR="00521D91" w:rsidRPr="005C00C6" w:rsidRDefault="00521D91" w:rsidP="001B3B4C">
    <w:pPr>
      <w:pStyle w:val="KeinLeerraum"/>
    </w:pPr>
  </w:p>
  <w:p w:rsidR="00521D91" w:rsidRPr="005C00C6" w:rsidRDefault="00521D91" w:rsidP="001B3B4C">
    <w:pPr>
      <w:pStyle w:val="KeinLeerraum"/>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D91" w:rsidRDefault="00521D91">
    <w:pPr>
      <w:pStyle w:val="Kopfzeile"/>
    </w:pPr>
    <w:r w:rsidRPr="00B950D0">
      <w:rPr>
        <w:noProof/>
        <w:lang w:val="de-CH" w:eastAsia="de-CH"/>
      </w:rPr>
      <w:drawing>
        <wp:anchor distT="0" distB="0" distL="114300" distR="114300" simplePos="0" relativeHeight="251669504" behindDoc="1" locked="0" layoutInCell="1" allowOverlap="1" wp14:anchorId="6E9089DA" wp14:editId="3A056921">
          <wp:simplePos x="0" y="0"/>
          <wp:positionH relativeFrom="column">
            <wp:posOffset>4925060</wp:posOffset>
          </wp:positionH>
          <wp:positionV relativeFrom="paragraph">
            <wp:posOffset>197485</wp:posOffset>
          </wp:positionV>
          <wp:extent cx="1234440" cy="506095"/>
          <wp:effectExtent l="0" t="0" r="0" b="0"/>
          <wp:wrapTight wrapText="bothSides">
            <wp:wrapPolygon edited="0">
              <wp:start x="2333" y="0"/>
              <wp:lineTo x="333" y="13009"/>
              <wp:lineTo x="0" y="17074"/>
              <wp:lineTo x="0" y="20326"/>
              <wp:lineTo x="12000" y="21139"/>
              <wp:lineTo x="21333" y="21139"/>
              <wp:lineTo x="21333" y="11383"/>
              <wp:lineTo x="19667" y="0"/>
              <wp:lineTo x="2333" y="0"/>
            </wp:wrapPolygon>
          </wp:wrapTight>
          <wp:docPr id="32" name="Grafik 32" descr="P:\30_PR\10_Logo\AVM Logos\avm-logos\avm-engineering-cmy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30_PR\10_Logo\AVM Logos\avm-logos\avm-engineering-cmyk.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4440" cy="506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950D0">
      <w:rPr>
        <w:noProof/>
        <w:lang w:val="de-CH" w:eastAsia="de-CH"/>
      </w:rPr>
      <mc:AlternateContent>
        <mc:Choice Requires="wps">
          <w:drawing>
            <wp:anchor distT="0" distB="0" distL="114300" distR="114300" simplePos="0" relativeHeight="251670528" behindDoc="0" locked="0" layoutInCell="1" allowOverlap="1" wp14:anchorId="7C9EF745" wp14:editId="7980FB90">
              <wp:simplePos x="0" y="0"/>
              <wp:positionH relativeFrom="column">
                <wp:posOffset>4799330</wp:posOffset>
              </wp:positionH>
              <wp:positionV relativeFrom="paragraph">
                <wp:posOffset>708025</wp:posOffset>
              </wp:positionV>
              <wp:extent cx="2336165" cy="1571625"/>
              <wp:effectExtent l="0" t="0" r="0" b="3810"/>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165" cy="1571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21D91" w:rsidRPr="006C3932" w:rsidRDefault="00521D91" w:rsidP="00B950D0">
                          <w:pPr>
                            <w:ind w:right="1421"/>
                            <w:rPr>
                              <w:sz w:val="15"/>
                              <w:szCs w:val="15"/>
                              <w:lang w:val="de-CH"/>
                              <w:rPrChange w:id="987" w:author="Michael Rütsche" w:date="2013-10-10T11:21:00Z">
                                <w:rPr>
                                  <w:sz w:val="15"/>
                                  <w:szCs w:val="15"/>
                                </w:rPr>
                              </w:rPrChange>
                            </w:rPr>
                          </w:pPr>
                          <w:r w:rsidRPr="006C3932">
                            <w:rPr>
                              <w:sz w:val="15"/>
                              <w:szCs w:val="15"/>
                              <w:lang w:val="de-CH"/>
                              <w:rPrChange w:id="988" w:author="Michael Rütsche" w:date="2013-10-10T11:21:00Z">
                                <w:rPr>
                                  <w:sz w:val="15"/>
                                  <w:szCs w:val="15"/>
                                </w:rPr>
                              </w:rPrChange>
                            </w:rPr>
                            <w:t>AVM Engineering AG</w:t>
                          </w:r>
                        </w:p>
                        <w:p w:rsidR="00521D91" w:rsidRPr="006C3932" w:rsidRDefault="00521D91" w:rsidP="00B950D0">
                          <w:pPr>
                            <w:ind w:right="1421"/>
                            <w:rPr>
                              <w:sz w:val="15"/>
                              <w:szCs w:val="15"/>
                              <w:lang w:val="de-CH"/>
                              <w:rPrChange w:id="989" w:author="Michael Rütsche" w:date="2013-10-10T11:21:00Z">
                                <w:rPr>
                                  <w:sz w:val="15"/>
                                  <w:szCs w:val="15"/>
                                </w:rPr>
                              </w:rPrChange>
                            </w:rPr>
                          </w:pPr>
                          <w:r w:rsidRPr="006C3932">
                            <w:rPr>
                              <w:sz w:val="15"/>
                              <w:szCs w:val="15"/>
                              <w:lang w:val="de-CH"/>
                              <w:rPrChange w:id="990" w:author="Michael Rütsche" w:date="2013-10-10T11:21:00Z">
                                <w:rPr>
                                  <w:sz w:val="15"/>
                                  <w:szCs w:val="15"/>
                                </w:rPr>
                              </w:rPrChange>
                            </w:rPr>
                            <w:t>Landstrasse 25</w:t>
                          </w:r>
                        </w:p>
                        <w:p w:rsidR="00521D91" w:rsidRPr="006C3932" w:rsidRDefault="00521D91" w:rsidP="00B950D0">
                          <w:pPr>
                            <w:ind w:right="1421"/>
                            <w:rPr>
                              <w:sz w:val="15"/>
                              <w:szCs w:val="15"/>
                              <w:lang w:val="de-CH"/>
                              <w:rPrChange w:id="991" w:author="Michael Rütsche" w:date="2013-10-10T11:21:00Z">
                                <w:rPr>
                                  <w:sz w:val="15"/>
                                  <w:szCs w:val="15"/>
                                </w:rPr>
                              </w:rPrChange>
                            </w:rPr>
                          </w:pPr>
                          <w:r w:rsidRPr="006C3932">
                            <w:rPr>
                              <w:sz w:val="15"/>
                              <w:szCs w:val="15"/>
                              <w:lang w:val="de-CH"/>
                              <w:rPrChange w:id="992" w:author="Michael Rütsche" w:date="2013-10-10T11:21:00Z">
                                <w:rPr>
                                  <w:sz w:val="15"/>
                                  <w:szCs w:val="15"/>
                                </w:rPr>
                              </w:rPrChange>
                            </w:rPr>
                            <w:t xml:space="preserve">9606 </w:t>
                          </w:r>
                          <w:proofErr w:type="spellStart"/>
                          <w:r w:rsidRPr="006C3932">
                            <w:rPr>
                              <w:sz w:val="15"/>
                              <w:szCs w:val="15"/>
                              <w:lang w:val="de-CH"/>
                              <w:rPrChange w:id="993" w:author="Michael Rütsche" w:date="2013-10-10T11:21:00Z">
                                <w:rPr>
                                  <w:sz w:val="15"/>
                                  <w:szCs w:val="15"/>
                                </w:rPr>
                              </w:rPrChange>
                            </w:rPr>
                            <w:t>Bütschwil</w:t>
                          </w:r>
                          <w:proofErr w:type="spellEnd"/>
                        </w:p>
                        <w:p w:rsidR="00521D91" w:rsidRPr="006C3932" w:rsidRDefault="00521D91" w:rsidP="00B950D0">
                          <w:pPr>
                            <w:ind w:right="1421"/>
                            <w:rPr>
                              <w:sz w:val="15"/>
                              <w:szCs w:val="15"/>
                              <w:lang w:val="de-CH"/>
                              <w:rPrChange w:id="994" w:author="Michael Rütsche" w:date="2013-10-10T11:21:00Z">
                                <w:rPr>
                                  <w:sz w:val="15"/>
                                  <w:szCs w:val="15"/>
                                </w:rPr>
                              </w:rPrChange>
                            </w:rPr>
                          </w:pPr>
                        </w:p>
                        <w:p w:rsidR="00521D91" w:rsidRPr="006C3932" w:rsidRDefault="00521D91" w:rsidP="00B950D0">
                          <w:pPr>
                            <w:ind w:right="1421"/>
                            <w:rPr>
                              <w:sz w:val="15"/>
                              <w:szCs w:val="15"/>
                              <w:lang w:val="de-CH"/>
                              <w:rPrChange w:id="995" w:author="Michael Rütsche" w:date="2013-10-10T11:21:00Z">
                                <w:rPr>
                                  <w:sz w:val="15"/>
                                  <w:szCs w:val="15"/>
                                </w:rPr>
                              </w:rPrChange>
                            </w:rPr>
                          </w:pPr>
                          <w:r w:rsidRPr="006C3932">
                            <w:rPr>
                              <w:sz w:val="15"/>
                              <w:szCs w:val="15"/>
                              <w:lang w:val="de-CH"/>
                              <w:rPrChange w:id="996" w:author="Michael Rütsche" w:date="2013-10-10T11:21:00Z">
                                <w:rPr>
                                  <w:sz w:val="15"/>
                                  <w:szCs w:val="15"/>
                                </w:rPr>
                              </w:rPrChange>
                            </w:rPr>
                            <w:t>Telefon +41 71 980 07 70</w:t>
                          </w:r>
                        </w:p>
                        <w:p w:rsidR="00521D91" w:rsidRPr="006C3932" w:rsidRDefault="00521D91" w:rsidP="00B950D0">
                          <w:pPr>
                            <w:ind w:right="1421"/>
                            <w:rPr>
                              <w:sz w:val="15"/>
                              <w:szCs w:val="15"/>
                              <w:lang w:val="fr-CH"/>
                              <w:rPrChange w:id="997" w:author="Michael Rütsche" w:date="2013-10-10T11:21:00Z">
                                <w:rPr>
                                  <w:sz w:val="15"/>
                                  <w:szCs w:val="15"/>
                                  <w:lang w:val="en-US"/>
                                </w:rPr>
                              </w:rPrChange>
                            </w:rPr>
                          </w:pPr>
                          <w:r w:rsidRPr="006C3932">
                            <w:rPr>
                              <w:sz w:val="15"/>
                              <w:szCs w:val="15"/>
                              <w:lang w:val="fr-CH"/>
                              <w:rPrChange w:id="998" w:author="Michael Rütsche" w:date="2013-10-10T11:21:00Z">
                                <w:rPr>
                                  <w:sz w:val="15"/>
                                  <w:szCs w:val="15"/>
                                  <w:lang w:val="en-US"/>
                                </w:rPr>
                              </w:rPrChange>
                            </w:rPr>
                            <w:t>Fax +41 71 980 07 79</w:t>
                          </w:r>
                        </w:p>
                        <w:p w:rsidR="00521D91" w:rsidRPr="006C3932" w:rsidRDefault="00521D91" w:rsidP="00B950D0">
                          <w:pPr>
                            <w:ind w:right="1421"/>
                            <w:rPr>
                              <w:sz w:val="15"/>
                              <w:szCs w:val="15"/>
                              <w:lang w:val="fr-CH"/>
                              <w:rPrChange w:id="999" w:author="Michael Rütsche" w:date="2013-10-10T11:21:00Z">
                                <w:rPr>
                                  <w:sz w:val="15"/>
                                  <w:szCs w:val="15"/>
                                  <w:lang w:val="en-US"/>
                                </w:rPr>
                              </w:rPrChange>
                            </w:rPr>
                          </w:pPr>
                        </w:p>
                        <w:p w:rsidR="00521D91" w:rsidRPr="006C3932" w:rsidRDefault="00521D91" w:rsidP="00B950D0">
                          <w:pPr>
                            <w:ind w:right="1421"/>
                            <w:rPr>
                              <w:sz w:val="15"/>
                              <w:szCs w:val="15"/>
                              <w:lang w:val="fr-CH"/>
                              <w:rPrChange w:id="1000" w:author="Michael Rütsche" w:date="2013-10-10T11:21:00Z">
                                <w:rPr>
                                  <w:sz w:val="15"/>
                                  <w:szCs w:val="15"/>
                                  <w:lang w:val="en-US"/>
                                </w:rPr>
                              </w:rPrChange>
                            </w:rPr>
                          </w:pPr>
                          <w:r w:rsidRPr="006C3932">
                            <w:rPr>
                              <w:sz w:val="15"/>
                              <w:szCs w:val="15"/>
                              <w:lang w:val="fr-CH"/>
                              <w:rPrChange w:id="1001" w:author="Michael Rütsche" w:date="2013-10-10T11:21:00Z">
                                <w:rPr>
                                  <w:sz w:val="15"/>
                                  <w:szCs w:val="15"/>
                                  <w:lang w:val="en-US"/>
                                </w:rPr>
                              </w:rPrChange>
                            </w:rPr>
                            <w:t>www.avm-engineering.ch</w:t>
                          </w:r>
                        </w:p>
                        <w:p w:rsidR="00521D91" w:rsidRPr="006C3932" w:rsidRDefault="00521D91" w:rsidP="00B950D0">
                          <w:pPr>
                            <w:ind w:right="1421"/>
                            <w:rPr>
                              <w:sz w:val="15"/>
                              <w:szCs w:val="15"/>
                              <w:lang w:val="fr-CH"/>
                              <w:rPrChange w:id="1002" w:author="Michael Rütsche" w:date="2013-10-10T11:21:00Z">
                                <w:rPr>
                                  <w:sz w:val="15"/>
                                  <w:szCs w:val="15"/>
                                  <w:lang w:val="en-US"/>
                                </w:rPr>
                              </w:rPrChange>
                            </w:rPr>
                          </w:pPr>
                          <w:r w:rsidRPr="006C3932">
                            <w:rPr>
                              <w:sz w:val="15"/>
                              <w:szCs w:val="15"/>
                              <w:lang w:val="fr-CH"/>
                              <w:rPrChange w:id="1003" w:author="Michael Rütsche" w:date="2013-10-10T11:21:00Z">
                                <w:rPr>
                                  <w:sz w:val="15"/>
                                  <w:szCs w:val="15"/>
                                  <w:lang w:val="en-US"/>
                                </w:rPr>
                              </w:rPrChange>
                            </w:rPr>
                            <w:t>info@avm-engineering.ch</w:t>
                          </w:r>
                        </w:p>
                        <w:p w:rsidR="00521D91" w:rsidRPr="006C3932" w:rsidRDefault="00521D91" w:rsidP="00B950D0">
                          <w:pPr>
                            <w:ind w:right="1421"/>
                            <w:rPr>
                              <w:sz w:val="15"/>
                              <w:szCs w:val="15"/>
                              <w:lang w:val="fr-CH"/>
                              <w:rPrChange w:id="1004" w:author="Michael Rütsche" w:date="2013-10-10T11:21:00Z">
                                <w:rPr>
                                  <w:sz w:val="15"/>
                                  <w:szCs w:val="15"/>
                                  <w:lang w:val="en-US"/>
                                </w:rPr>
                              </w:rPrChange>
                            </w:rPr>
                          </w:pPr>
                        </w:p>
                        <w:p w:rsidR="00521D91" w:rsidRPr="006C3932" w:rsidRDefault="00521D91" w:rsidP="00B950D0">
                          <w:pPr>
                            <w:ind w:right="1421"/>
                            <w:rPr>
                              <w:sz w:val="15"/>
                              <w:szCs w:val="15"/>
                              <w:lang w:val="fr-CH"/>
                              <w:rPrChange w:id="1005" w:author="Michael Rütsche" w:date="2013-10-10T11:21:00Z">
                                <w:rPr>
                                  <w:sz w:val="15"/>
                                  <w:szCs w:val="15"/>
                                  <w:lang w:val="en-US"/>
                                </w:rPr>
                              </w:rPrChange>
                            </w:rPr>
                          </w:pPr>
                        </w:p>
                        <w:p w:rsidR="00521D91" w:rsidRPr="001B3B4C" w:rsidRDefault="00521D91" w:rsidP="00B950D0">
                          <w:pPr>
                            <w:ind w:right="1421"/>
                            <w:rPr>
                              <w:sz w:val="15"/>
                              <w:szCs w:val="15"/>
                            </w:rPr>
                          </w:pPr>
                          <w:proofErr w:type="spellStart"/>
                          <w:r w:rsidRPr="001B3B4C">
                            <w:rPr>
                              <w:sz w:val="15"/>
                              <w:szCs w:val="15"/>
                            </w:rPr>
                            <w:t>Bütschwil</w:t>
                          </w:r>
                          <w:proofErr w:type="spellEnd"/>
                          <w:r w:rsidRPr="001B3B4C">
                            <w:rPr>
                              <w:sz w:val="15"/>
                              <w:szCs w:val="15"/>
                            </w:rPr>
                            <w:t xml:space="preserve">, </w:t>
                          </w:r>
                          <w:r w:rsidRPr="001B3B4C">
                            <w:rPr>
                              <w:sz w:val="15"/>
                              <w:szCs w:val="15"/>
                            </w:rPr>
                            <w:fldChar w:fldCharType="begin"/>
                          </w:r>
                          <w:r w:rsidRPr="001B3B4C">
                            <w:rPr>
                              <w:sz w:val="15"/>
                              <w:szCs w:val="15"/>
                            </w:rPr>
                            <w:instrText xml:space="preserve"> DATE  \@ "dd.MM.yyyy"  \* MERGEFORMAT </w:instrText>
                          </w:r>
                          <w:r w:rsidRPr="001B3B4C">
                            <w:rPr>
                              <w:sz w:val="15"/>
                              <w:szCs w:val="15"/>
                            </w:rPr>
                            <w:fldChar w:fldCharType="separate"/>
                          </w:r>
                          <w:ins w:id="1006" w:author="Michael Rütsche" w:date="2013-11-06T16:48:00Z">
                            <w:r w:rsidR="009B4D87">
                              <w:rPr>
                                <w:noProof/>
                                <w:sz w:val="15"/>
                                <w:szCs w:val="15"/>
                              </w:rPr>
                              <w:t>06.11.2013</w:t>
                            </w:r>
                          </w:ins>
                          <w:del w:id="1007" w:author="Michael Rütsche" w:date="2013-10-08T07:42:00Z">
                            <w:r w:rsidDel="005F0869">
                              <w:rPr>
                                <w:noProof/>
                                <w:sz w:val="15"/>
                                <w:szCs w:val="15"/>
                              </w:rPr>
                              <w:delText>07.10.2013</w:delText>
                            </w:r>
                          </w:del>
                          <w:r w:rsidRPr="001B3B4C">
                            <w:rPr>
                              <w:sz w:val="15"/>
                              <w:szCs w:val="15"/>
                            </w:rPr>
                            <w:fldChar w:fldCharType="end"/>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14" o:spid="_x0000_s1031" type="#_x0000_t202" style="position:absolute;margin-left:377.9pt;margin-top:55.75pt;width:183.95pt;height:123.75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" stroked="f">
              <v:textbox style="mso-fit-shape-to-text:t">
                <w:txbxContent>
                  <w:p w:rsidR="00521D91" w:rsidRPr="006C3932" w:rsidRDefault="00521D91" w:rsidP="00B950D0">
                    <w:pPr>
                      <w:ind w:right="1421"/>
                      <w:rPr>
                        <w:sz w:val="15"/>
                        <w:szCs w:val="15"/>
                        <w:lang w:val="de-CH"/>
                        <w:rPrChange w:id="1008" w:author="Michael Rütsche" w:date="2013-10-10T11:21:00Z">
                          <w:rPr>
                            <w:sz w:val="15"/>
                            <w:szCs w:val="15"/>
                          </w:rPr>
                        </w:rPrChange>
                      </w:rPr>
                    </w:pPr>
                    <w:r w:rsidRPr="006C3932">
                      <w:rPr>
                        <w:sz w:val="15"/>
                        <w:szCs w:val="15"/>
                        <w:lang w:val="de-CH"/>
                        <w:rPrChange w:id="1009" w:author="Michael Rütsche" w:date="2013-10-10T11:21:00Z">
                          <w:rPr>
                            <w:sz w:val="15"/>
                            <w:szCs w:val="15"/>
                          </w:rPr>
                        </w:rPrChange>
                      </w:rPr>
                      <w:t>AVM Engineering AG</w:t>
                    </w:r>
                  </w:p>
                  <w:p w:rsidR="00521D91" w:rsidRPr="006C3932" w:rsidRDefault="00521D91" w:rsidP="00B950D0">
                    <w:pPr>
                      <w:ind w:right="1421"/>
                      <w:rPr>
                        <w:sz w:val="15"/>
                        <w:szCs w:val="15"/>
                        <w:lang w:val="de-CH"/>
                        <w:rPrChange w:id="1010" w:author="Michael Rütsche" w:date="2013-10-10T11:21:00Z">
                          <w:rPr>
                            <w:sz w:val="15"/>
                            <w:szCs w:val="15"/>
                          </w:rPr>
                        </w:rPrChange>
                      </w:rPr>
                    </w:pPr>
                    <w:r w:rsidRPr="006C3932">
                      <w:rPr>
                        <w:sz w:val="15"/>
                        <w:szCs w:val="15"/>
                        <w:lang w:val="de-CH"/>
                        <w:rPrChange w:id="1011" w:author="Michael Rütsche" w:date="2013-10-10T11:21:00Z">
                          <w:rPr>
                            <w:sz w:val="15"/>
                            <w:szCs w:val="15"/>
                          </w:rPr>
                        </w:rPrChange>
                      </w:rPr>
                      <w:t>Landstrasse 25</w:t>
                    </w:r>
                  </w:p>
                  <w:p w:rsidR="00521D91" w:rsidRPr="006C3932" w:rsidRDefault="00521D91" w:rsidP="00B950D0">
                    <w:pPr>
                      <w:ind w:right="1421"/>
                      <w:rPr>
                        <w:sz w:val="15"/>
                        <w:szCs w:val="15"/>
                        <w:lang w:val="de-CH"/>
                        <w:rPrChange w:id="1012" w:author="Michael Rütsche" w:date="2013-10-10T11:21:00Z">
                          <w:rPr>
                            <w:sz w:val="15"/>
                            <w:szCs w:val="15"/>
                          </w:rPr>
                        </w:rPrChange>
                      </w:rPr>
                    </w:pPr>
                    <w:r w:rsidRPr="006C3932">
                      <w:rPr>
                        <w:sz w:val="15"/>
                        <w:szCs w:val="15"/>
                        <w:lang w:val="de-CH"/>
                        <w:rPrChange w:id="1013" w:author="Michael Rütsche" w:date="2013-10-10T11:21:00Z">
                          <w:rPr>
                            <w:sz w:val="15"/>
                            <w:szCs w:val="15"/>
                          </w:rPr>
                        </w:rPrChange>
                      </w:rPr>
                      <w:t xml:space="preserve">9606 </w:t>
                    </w:r>
                    <w:proofErr w:type="spellStart"/>
                    <w:r w:rsidRPr="006C3932">
                      <w:rPr>
                        <w:sz w:val="15"/>
                        <w:szCs w:val="15"/>
                        <w:lang w:val="de-CH"/>
                        <w:rPrChange w:id="1014" w:author="Michael Rütsche" w:date="2013-10-10T11:21:00Z">
                          <w:rPr>
                            <w:sz w:val="15"/>
                            <w:szCs w:val="15"/>
                          </w:rPr>
                        </w:rPrChange>
                      </w:rPr>
                      <w:t>Bütschwil</w:t>
                    </w:r>
                    <w:proofErr w:type="spellEnd"/>
                  </w:p>
                  <w:p w:rsidR="00521D91" w:rsidRPr="006C3932" w:rsidRDefault="00521D91" w:rsidP="00B950D0">
                    <w:pPr>
                      <w:ind w:right="1421"/>
                      <w:rPr>
                        <w:sz w:val="15"/>
                        <w:szCs w:val="15"/>
                        <w:lang w:val="de-CH"/>
                        <w:rPrChange w:id="1015" w:author="Michael Rütsche" w:date="2013-10-10T11:21:00Z">
                          <w:rPr>
                            <w:sz w:val="15"/>
                            <w:szCs w:val="15"/>
                          </w:rPr>
                        </w:rPrChange>
                      </w:rPr>
                    </w:pPr>
                  </w:p>
                  <w:p w:rsidR="00521D91" w:rsidRPr="006C3932" w:rsidRDefault="00521D91" w:rsidP="00B950D0">
                    <w:pPr>
                      <w:ind w:right="1421"/>
                      <w:rPr>
                        <w:sz w:val="15"/>
                        <w:szCs w:val="15"/>
                        <w:lang w:val="de-CH"/>
                        <w:rPrChange w:id="1016" w:author="Michael Rütsche" w:date="2013-10-10T11:21:00Z">
                          <w:rPr>
                            <w:sz w:val="15"/>
                            <w:szCs w:val="15"/>
                          </w:rPr>
                        </w:rPrChange>
                      </w:rPr>
                    </w:pPr>
                    <w:r w:rsidRPr="006C3932">
                      <w:rPr>
                        <w:sz w:val="15"/>
                        <w:szCs w:val="15"/>
                        <w:lang w:val="de-CH"/>
                        <w:rPrChange w:id="1017" w:author="Michael Rütsche" w:date="2013-10-10T11:21:00Z">
                          <w:rPr>
                            <w:sz w:val="15"/>
                            <w:szCs w:val="15"/>
                          </w:rPr>
                        </w:rPrChange>
                      </w:rPr>
                      <w:t>Telefon +41 71 980 07 70</w:t>
                    </w:r>
                  </w:p>
                  <w:p w:rsidR="00521D91" w:rsidRPr="006C3932" w:rsidRDefault="00521D91" w:rsidP="00B950D0">
                    <w:pPr>
                      <w:ind w:right="1421"/>
                      <w:rPr>
                        <w:sz w:val="15"/>
                        <w:szCs w:val="15"/>
                        <w:lang w:val="fr-CH"/>
                        <w:rPrChange w:id="1018" w:author="Michael Rütsche" w:date="2013-10-10T11:21:00Z">
                          <w:rPr>
                            <w:sz w:val="15"/>
                            <w:szCs w:val="15"/>
                            <w:lang w:val="en-US"/>
                          </w:rPr>
                        </w:rPrChange>
                      </w:rPr>
                    </w:pPr>
                    <w:r w:rsidRPr="006C3932">
                      <w:rPr>
                        <w:sz w:val="15"/>
                        <w:szCs w:val="15"/>
                        <w:lang w:val="fr-CH"/>
                        <w:rPrChange w:id="1019" w:author="Michael Rütsche" w:date="2013-10-10T11:21:00Z">
                          <w:rPr>
                            <w:sz w:val="15"/>
                            <w:szCs w:val="15"/>
                            <w:lang w:val="en-US"/>
                          </w:rPr>
                        </w:rPrChange>
                      </w:rPr>
                      <w:t>Fax +41 71 980 07 79</w:t>
                    </w:r>
                  </w:p>
                  <w:p w:rsidR="00521D91" w:rsidRPr="006C3932" w:rsidRDefault="00521D91" w:rsidP="00B950D0">
                    <w:pPr>
                      <w:ind w:right="1421"/>
                      <w:rPr>
                        <w:sz w:val="15"/>
                        <w:szCs w:val="15"/>
                        <w:lang w:val="fr-CH"/>
                        <w:rPrChange w:id="1020" w:author="Michael Rütsche" w:date="2013-10-10T11:21:00Z">
                          <w:rPr>
                            <w:sz w:val="15"/>
                            <w:szCs w:val="15"/>
                            <w:lang w:val="en-US"/>
                          </w:rPr>
                        </w:rPrChange>
                      </w:rPr>
                    </w:pPr>
                  </w:p>
                  <w:p w:rsidR="00521D91" w:rsidRPr="006C3932" w:rsidRDefault="00521D91" w:rsidP="00B950D0">
                    <w:pPr>
                      <w:ind w:right="1421"/>
                      <w:rPr>
                        <w:sz w:val="15"/>
                        <w:szCs w:val="15"/>
                        <w:lang w:val="fr-CH"/>
                        <w:rPrChange w:id="1021" w:author="Michael Rütsche" w:date="2013-10-10T11:21:00Z">
                          <w:rPr>
                            <w:sz w:val="15"/>
                            <w:szCs w:val="15"/>
                            <w:lang w:val="en-US"/>
                          </w:rPr>
                        </w:rPrChange>
                      </w:rPr>
                    </w:pPr>
                    <w:r w:rsidRPr="006C3932">
                      <w:rPr>
                        <w:sz w:val="15"/>
                        <w:szCs w:val="15"/>
                        <w:lang w:val="fr-CH"/>
                        <w:rPrChange w:id="1022" w:author="Michael Rütsche" w:date="2013-10-10T11:21:00Z">
                          <w:rPr>
                            <w:sz w:val="15"/>
                            <w:szCs w:val="15"/>
                            <w:lang w:val="en-US"/>
                          </w:rPr>
                        </w:rPrChange>
                      </w:rPr>
                      <w:t>www.avm-engineering.ch</w:t>
                    </w:r>
                  </w:p>
                  <w:p w:rsidR="00521D91" w:rsidRPr="006C3932" w:rsidRDefault="00521D91" w:rsidP="00B950D0">
                    <w:pPr>
                      <w:ind w:right="1421"/>
                      <w:rPr>
                        <w:sz w:val="15"/>
                        <w:szCs w:val="15"/>
                        <w:lang w:val="fr-CH"/>
                        <w:rPrChange w:id="1023" w:author="Michael Rütsche" w:date="2013-10-10T11:21:00Z">
                          <w:rPr>
                            <w:sz w:val="15"/>
                            <w:szCs w:val="15"/>
                            <w:lang w:val="en-US"/>
                          </w:rPr>
                        </w:rPrChange>
                      </w:rPr>
                    </w:pPr>
                    <w:r w:rsidRPr="006C3932">
                      <w:rPr>
                        <w:sz w:val="15"/>
                        <w:szCs w:val="15"/>
                        <w:lang w:val="fr-CH"/>
                        <w:rPrChange w:id="1024" w:author="Michael Rütsche" w:date="2013-10-10T11:21:00Z">
                          <w:rPr>
                            <w:sz w:val="15"/>
                            <w:szCs w:val="15"/>
                            <w:lang w:val="en-US"/>
                          </w:rPr>
                        </w:rPrChange>
                      </w:rPr>
                      <w:t>info@avm-engineering.ch</w:t>
                    </w:r>
                  </w:p>
                  <w:p w:rsidR="00521D91" w:rsidRPr="006C3932" w:rsidRDefault="00521D91" w:rsidP="00B950D0">
                    <w:pPr>
                      <w:ind w:right="1421"/>
                      <w:rPr>
                        <w:sz w:val="15"/>
                        <w:szCs w:val="15"/>
                        <w:lang w:val="fr-CH"/>
                        <w:rPrChange w:id="1025" w:author="Michael Rütsche" w:date="2013-10-10T11:21:00Z">
                          <w:rPr>
                            <w:sz w:val="15"/>
                            <w:szCs w:val="15"/>
                            <w:lang w:val="en-US"/>
                          </w:rPr>
                        </w:rPrChange>
                      </w:rPr>
                    </w:pPr>
                  </w:p>
                  <w:p w:rsidR="00521D91" w:rsidRPr="006C3932" w:rsidRDefault="00521D91" w:rsidP="00B950D0">
                    <w:pPr>
                      <w:ind w:right="1421"/>
                      <w:rPr>
                        <w:sz w:val="15"/>
                        <w:szCs w:val="15"/>
                        <w:lang w:val="fr-CH"/>
                        <w:rPrChange w:id="1026" w:author="Michael Rütsche" w:date="2013-10-10T11:21:00Z">
                          <w:rPr>
                            <w:sz w:val="15"/>
                            <w:szCs w:val="15"/>
                            <w:lang w:val="en-US"/>
                          </w:rPr>
                        </w:rPrChange>
                      </w:rPr>
                    </w:pPr>
                  </w:p>
                  <w:p w:rsidR="00521D91" w:rsidRPr="001B3B4C" w:rsidRDefault="00521D91" w:rsidP="00B950D0">
                    <w:pPr>
                      <w:ind w:right="1421"/>
                      <w:rPr>
                        <w:sz w:val="15"/>
                        <w:szCs w:val="15"/>
                      </w:rPr>
                    </w:pPr>
                    <w:proofErr w:type="spellStart"/>
                    <w:r w:rsidRPr="001B3B4C">
                      <w:rPr>
                        <w:sz w:val="15"/>
                        <w:szCs w:val="15"/>
                      </w:rPr>
                      <w:t>Bütschwil</w:t>
                    </w:r>
                    <w:proofErr w:type="spellEnd"/>
                    <w:r w:rsidRPr="001B3B4C">
                      <w:rPr>
                        <w:sz w:val="15"/>
                        <w:szCs w:val="15"/>
                      </w:rPr>
                      <w:t xml:space="preserve">, </w:t>
                    </w:r>
                    <w:r w:rsidRPr="001B3B4C">
                      <w:rPr>
                        <w:sz w:val="15"/>
                        <w:szCs w:val="15"/>
                      </w:rPr>
                      <w:fldChar w:fldCharType="begin"/>
                    </w:r>
                    <w:r w:rsidRPr="001B3B4C">
                      <w:rPr>
                        <w:sz w:val="15"/>
                        <w:szCs w:val="15"/>
                      </w:rPr>
                      <w:instrText xml:space="preserve"> DATE  \@ "dd.MM.yyyy"  \* MERGEFORMAT </w:instrText>
                    </w:r>
                    <w:r w:rsidRPr="001B3B4C">
                      <w:rPr>
                        <w:sz w:val="15"/>
                        <w:szCs w:val="15"/>
                      </w:rPr>
                      <w:fldChar w:fldCharType="separate"/>
                    </w:r>
                    <w:ins w:id="1027" w:author="Michael Rütsche" w:date="2013-11-06T16:48:00Z">
                      <w:r w:rsidR="009B4D87">
                        <w:rPr>
                          <w:noProof/>
                          <w:sz w:val="15"/>
                          <w:szCs w:val="15"/>
                        </w:rPr>
                        <w:t>06.11.2013</w:t>
                      </w:r>
                    </w:ins>
                    <w:del w:id="1028" w:author="Michael Rütsche" w:date="2013-10-08T07:42:00Z">
                      <w:r w:rsidDel="005F0869">
                        <w:rPr>
                          <w:noProof/>
                          <w:sz w:val="15"/>
                          <w:szCs w:val="15"/>
                        </w:rPr>
                        <w:delText>07.10.2013</w:delText>
                      </w:r>
                    </w:del>
                    <w:r w:rsidRPr="001B3B4C">
                      <w:rPr>
                        <w:sz w:val="15"/>
                        <w:szCs w:val="15"/>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35004"/>
    <w:multiLevelType w:val="hybridMultilevel"/>
    <w:tmpl w:val="64CED1A0"/>
    <w:lvl w:ilvl="0" w:tplc="324633A4">
      <w:start w:val="1"/>
      <w:numFmt w:val="decimal"/>
      <w:lvlText w:val="%1."/>
      <w:lvlJc w:val="left"/>
      <w:pPr>
        <w:ind w:left="1068" w:hanging="360"/>
      </w:pPr>
      <w:rPr>
        <w:rFonts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1">
    <w:nsid w:val="0BEF0019"/>
    <w:multiLevelType w:val="hybridMultilevel"/>
    <w:tmpl w:val="CE9854D0"/>
    <w:lvl w:ilvl="0" w:tplc="0407000F">
      <w:start w:val="1"/>
      <w:numFmt w:val="decimal"/>
      <w:lvlText w:val="%1."/>
      <w:lvlJc w:val="left"/>
      <w:pPr>
        <w:ind w:left="1571" w:hanging="360"/>
      </w:pPr>
    </w:lvl>
    <w:lvl w:ilvl="1" w:tplc="04070019" w:tentative="1">
      <w:start w:val="1"/>
      <w:numFmt w:val="lowerLetter"/>
      <w:lvlText w:val="%2."/>
      <w:lvlJc w:val="left"/>
      <w:pPr>
        <w:ind w:left="2291" w:hanging="360"/>
      </w:pPr>
    </w:lvl>
    <w:lvl w:ilvl="2" w:tplc="0407001B" w:tentative="1">
      <w:start w:val="1"/>
      <w:numFmt w:val="lowerRoman"/>
      <w:lvlText w:val="%3."/>
      <w:lvlJc w:val="right"/>
      <w:pPr>
        <w:ind w:left="3011" w:hanging="180"/>
      </w:pPr>
    </w:lvl>
    <w:lvl w:ilvl="3" w:tplc="0407000F" w:tentative="1">
      <w:start w:val="1"/>
      <w:numFmt w:val="decimal"/>
      <w:lvlText w:val="%4."/>
      <w:lvlJc w:val="left"/>
      <w:pPr>
        <w:ind w:left="3731" w:hanging="360"/>
      </w:pPr>
    </w:lvl>
    <w:lvl w:ilvl="4" w:tplc="04070019" w:tentative="1">
      <w:start w:val="1"/>
      <w:numFmt w:val="lowerLetter"/>
      <w:lvlText w:val="%5."/>
      <w:lvlJc w:val="left"/>
      <w:pPr>
        <w:ind w:left="4451" w:hanging="360"/>
      </w:pPr>
    </w:lvl>
    <w:lvl w:ilvl="5" w:tplc="0407001B" w:tentative="1">
      <w:start w:val="1"/>
      <w:numFmt w:val="lowerRoman"/>
      <w:lvlText w:val="%6."/>
      <w:lvlJc w:val="right"/>
      <w:pPr>
        <w:ind w:left="5171" w:hanging="180"/>
      </w:pPr>
    </w:lvl>
    <w:lvl w:ilvl="6" w:tplc="0407000F" w:tentative="1">
      <w:start w:val="1"/>
      <w:numFmt w:val="decimal"/>
      <w:lvlText w:val="%7."/>
      <w:lvlJc w:val="left"/>
      <w:pPr>
        <w:ind w:left="5891" w:hanging="360"/>
      </w:pPr>
    </w:lvl>
    <w:lvl w:ilvl="7" w:tplc="04070019" w:tentative="1">
      <w:start w:val="1"/>
      <w:numFmt w:val="lowerLetter"/>
      <w:lvlText w:val="%8."/>
      <w:lvlJc w:val="left"/>
      <w:pPr>
        <w:ind w:left="6611" w:hanging="360"/>
      </w:pPr>
    </w:lvl>
    <w:lvl w:ilvl="8" w:tplc="0407001B" w:tentative="1">
      <w:start w:val="1"/>
      <w:numFmt w:val="lowerRoman"/>
      <w:lvlText w:val="%9."/>
      <w:lvlJc w:val="right"/>
      <w:pPr>
        <w:ind w:left="7331" w:hanging="180"/>
      </w:pPr>
    </w:lvl>
  </w:abstractNum>
  <w:abstractNum w:abstractNumId="2">
    <w:nsid w:val="10320254"/>
    <w:multiLevelType w:val="hybridMultilevel"/>
    <w:tmpl w:val="837833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35D195E"/>
    <w:multiLevelType w:val="hybridMultilevel"/>
    <w:tmpl w:val="E35E29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37C2B2C"/>
    <w:multiLevelType w:val="hybridMultilevel"/>
    <w:tmpl w:val="DBDAEA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3DA49CC"/>
    <w:multiLevelType w:val="hybridMultilevel"/>
    <w:tmpl w:val="A676A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14010E2E"/>
    <w:multiLevelType w:val="hybridMultilevel"/>
    <w:tmpl w:val="60D893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9726A15"/>
    <w:multiLevelType w:val="hybridMultilevel"/>
    <w:tmpl w:val="01FEC63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1DBC7F01"/>
    <w:multiLevelType w:val="hybridMultilevel"/>
    <w:tmpl w:val="2E722144"/>
    <w:lvl w:ilvl="0" w:tplc="04070001">
      <w:start w:val="1"/>
      <w:numFmt w:val="bullet"/>
      <w:lvlText w:val=""/>
      <w:lvlJc w:val="left"/>
      <w:pPr>
        <w:ind w:left="1571" w:hanging="360"/>
      </w:pPr>
      <w:rPr>
        <w:rFonts w:ascii="Symbol" w:hAnsi="Symbol" w:hint="default"/>
      </w:rPr>
    </w:lvl>
    <w:lvl w:ilvl="1" w:tplc="04070003" w:tentative="1">
      <w:start w:val="1"/>
      <w:numFmt w:val="bullet"/>
      <w:lvlText w:val="o"/>
      <w:lvlJc w:val="left"/>
      <w:pPr>
        <w:ind w:left="2291" w:hanging="360"/>
      </w:pPr>
      <w:rPr>
        <w:rFonts w:ascii="Courier New" w:hAnsi="Courier New" w:cs="Courier New" w:hint="default"/>
      </w:rPr>
    </w:lvl>
    <w:lvl w:ilvl="2" w:tplc="04070005" w:tentative="1">
      <w:start w:val="1"/>
      <w:numFmt w:val="bullet"/>
      <w:lvlText w:val=""/>
      <w:lvlJc w:val="left"/>
      <w:pPr>
        <w:ind w:left="3011" w:hanging="360"/>
      </w:pPr>
      <w:rPr>
        <w:rFonts w:ascii="Wingdings" w:hAnsi="Wingdings" w:hint="default"/>
      </w:rPr>
    </w:lvl>
    <w:lvl w:ilvl="3" w:tplc="04070001" w:tentative="1">
      <w:start w:val="1"/>
      <w:numFmt w:val="bullet"/>
      <w:lvlText w:val=""/>
      <w:lvlJc w:val="left"/>
      <w:pPr>
        <w:ind w:left="3731" w:hanging="360"/>
      </w:pPr>
      <w:rPr>
        <w:rFonts w:ascii="Symbol" w:hAnsi="Symbol" w:hint="default"/>
      </w:rPr>
    </w:lvl>
    <w:lvl w:ilvl="4" w:tplc="04070003" w:tentative="1">
      <w:start w:val="1"/>
      <w:numFmt w:val="bullet"/>
      <w:lvlText w:val="o"/>
      <w:lvlJc w:val="left"/>
      <w:pPr>
        <w:ind w:left="4451" w:hanging="360"/>
      </w:pPr>
      <w:rPr>
        <w:rFonts w:ascii="Courier New" w:hAnsi="Courier New" w:cs="Courier New" w:hint="default"/>
      </w:rPr>
    </w:lvl>
    <w:lvl w:ilvl="5" w:tplc="04070005" w:tentative="1">
      <w:start w:val="1"/>
      <w:numFmt w:val="bullet"/>
      <w:lvlText w:val=""/>
      <w:lvlJc w:val="left"/>
      <w:pPr>
        <w:ind w:left="5171" w:hanging="360"/>
      </w:pPr>
      <w:rPr>
        <w:rFonts w:ascii="Wingdings" w:hAnsi="Wingdings" w:hint="default"/>
      </w:rPr>
    </w:lvl>
    <w:lvl w:ilvl="6" w:tplc="04070001" w:tentative="1">
      <w:start w:val="1"/>
      <w:numFmt w:val="bullet"/>
      <w:lvlText w:val=""/>
      <w:lvlJc w:val="left"/>
      <w:pPr>
        <w:ind w:left="5891" w:hanging="360"/>
      </w:pPr>
      <w:rPr>
        <w:rFonts w:ascii="Symbol" w:hAnsi="Symbol" w:hint="default"/>
      </w:rPr>
    </w:lvl>
    <w:lvl w:ilvl="7" w:tplc="04070003" w:tentative="1">
      <w:start w:val="1"/>
      <w:numFmt w:val="bullet"/>
      <w:lvlText w:val="o"/>
      <w:lvlJc w:val="left"/>
      <w:pPr>
        <w:ind w:left="6611" w:hanging="360"/>
      </w:pPr>
      <w:rPr>
        <w:rFonts w:ascii="Courier New" w:hAnsi="Courier New" w:cs="Courier New" w:hint="default"/>
      </w:rPr>
    </w:lvl>
    <w:lvl w:ilvl="8" w:tplc="04070005" w:tentative="1">
      <w:start w:val="1"/>
      <w:numFmt w:val="bullet"/>
      <w:lvlText w:val=""/>
      <w:lvlJc w:val="left"/>
      <w:pPr>
        <w:ind w:left="7331" w:hanging="360"/>
      </w:pPr>
      <w:rPr>
        <w:rFonts w:ascii="Wingdings" w:hAnsi="Wingdings" w:hint="default"/>
      </w:rPr>
    </w:lvl>
  </w:abstractNum>
  <w:abstractNum w:abstractNumId="9">
    <w:nsid w:val="1E7F13EB"/>
    <w:multiLevelType w:val="hybridMultilevel"/>
    <w:tmpl w:val="60725986"/>
    <w:lvl w:ilvl="0" w:tplc="9EA82792">
      <w:numFmt w:val="bullet"/>
      <w:lvlText w:val="-"/>
      <w:lvlJc w:val="left"/>
      <w:pPr>
        <w:ind w:left="720" w:hanging="360"/>
      </w:pPr>
      <w:rPr>
        <w:rFonts w:ascii="Calibri" w:eastAsia="Calibri" w:hAnsi="Calibri"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10">
    <w:nsid w:val="24D41CBB"/>
    <w:multiLevelType w:val="hybridMultilevel"/>
    <w:tmpl w:val="BF940C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270A68E5"/>
    <w:multiLevelType w:val="hybridMultilevel"/>
    <w:tmpl w:val="8EF83F1C"/>
    <w:lvl w:ilvl="0" w:tplc="EAD483D4">
      <w:start w:val="16"/>
      <w:numFmt w:val="bullet"/>
      <w:lvlText w:val="-"/>
      <w:lvlJc w:val="left"/>
      <w:pPr>
        <w:ind w:left="1211" w:hanging="360"/>
      </w:pPr>
      <w:rPr>
        <w:rFonts w:ascii="PT Sans" w:eastAsia="Times New Roman" w:hAnsi="PT Sans" w:cs="Times New Roman" w:hint="default"/>
      </w:rPr>
    </w:lvl>
    <w:lvl w:ilvl="1" w:tplc="04070003">
      <w:start w:val="1"/>
      <w:numFmt w:val="bullet"/>
      <w:lvlText w:val="o"/>
      <w:lvlJc w:val="left"/>
      <w:pPr>
        <w:ind w:left="1931" w:hanging="360"/>
      </w:pPr>
      <w:rPr>
        <w:rFonts w:ascii="Courier New" w:hAnsi="Courier New" w:hint="default"/>
      </w:rPr>
    </w:lvl>
    <w:lvl w:ilvl="2" w:tplc="04070005" w:tentative="1">
      <w:start w:val="1"/>
      <w:numFmt w:val="bullet"/>
      <w:lvlText w:val=""/>
      <w:lvlJc w:val="left"/>
      <w:pPr>
        <w:ind w:left="2651" w:hanging="360"/>
      </w:pPr>
      <w:rPr>
        <w:rFonts w:ascii="Wingdings" w:hAnsi="Wingdings" w:hint="default"/>
      </w:rPr>
    </w:lvl>
    <w:lvl w:ilvl="3" w:tplc="04070001" w:tentative="1">
      <w:start w:val="1"/>
      <w:numFmt w:val="bullet"/>
      <w:lvlText w:val=""/>
      <w:lvlJc w:val="left"/>
      <w:pPr>
        <w:ind w:left="3371" w:hanging="360"/>
      </w:pPr>
      <w:rPr>
        <w:rFonts w:ascii="Symbol" w:hAnsi="Symbol" w:hint="default"/>
      </w:rPr>
    </w:lvl>
    <w:lvl w:ilvl="4" w:tplc="04070003" w:tentative="1">
      <w:start w:val="1"/>
      <w:numFmt w:val="bullet"/>
      <w:lvlText w:val="o"/>
      <w:lvlJc w:val="left"/>
      <w:pPr>
        <w:ind w:left="4091" w:hanging="360"/>
      </w:pPr>
      <w:rPr>
        <w:rFonts w:ascii="Courier New" w:hAnsi="Courier New" w:hint="default"/>
      </w:rPr>
    </w:lvl>
    <w:lvl w:ilvl="5" w:tplc="04070005" w:tentative="1">
      <w:start w:val="1"/>
      <w:numFmt w:val="bullet"/>
      <w:lvlText w:val=""/>
      <w:lvlJc w:val="left"/>
      <w:pPr>
        <w:ind w:left="4811" w:hanging="360"/>
      </w:pPr>
      <w:rPr>
        <w:rFonts w:ascii="Wingdings" w:hAnsi="Wingdings" w:hint="default"/>
      </w:rPr>
    </w:lvl>
    <w:lvl w:ilvl="6" w:tplc="04070001" w:tentative="1">
      <w:start w:val="1"/>
      <w:numFmt w:val="bullet"/>
      <w:lvlText w:val=""/>
      <w:lvlJc w:val="left"/>
      <w:pPr>
        <w:ind w:left="5531" w:hanging="360"/>
      </w:pPr>
      <w:rPr>
        <w:rFonts w:ascii="Symbol" w:hAnsi="Symbol" w:hint="default"/>
      </w:rPr>
    </w:lvl>
    <w:lvl w:ilvl="7" w:tplc="04070003" w:tentative="1">
      <w:start w:val="1"/>
      <w:numFmt w:val="bullet"/>
      <w:lvlText w:val="o"/>
      <w:lvlJc w:val="left"/>
      <w:pPr>
        <w:ind w:left="6251" w:hanging="360"/>
      </w:pPr>
      <w:rPr>
        <w:rFonts w:ascii="Courier New" w:hAnsi="Courier New" w:hint="default"/>
      </w:rPr>
    </w:lvl>
    <w:lvl w:ilvl="8" w:tplc="04070005" w:tentative="1">
      <w:start w:val="1"/>
      <w:numFmt w:val="bullet"/>
      <w:lvlText w:val=""/>
      <w:lvlJc w:val="left"/>
      <w:pPr>
        <w:ind w:left="6971" w:hanging="360"/>
      </w:pPr>
      <w:rPr>
        <w:rFonts w:ascii="Wingdings" w:hAnsi="Wingdings" w:hint="default"/>
      </w:rPr>
    </w:lvl>
  </w:abstractNum>
  <w:abstractNum w:abstractNumId="12">
    <w:nsid w:val="2A7C03E1"/>
    <w:multiLevelType w:val="hybridMultilevel"/>
    <w:tmpl w:val="FAEE2E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B7A2DED"/>
    <w:multiLevelType w:val="hybridMultilevel"/>
    <w:tmpl w:val="3DF41AFA"/>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nsid w:val="2C877C8E"/>
    <w:multiLevelType w:val="hybridMultilevel"/>
    <w:tmpl w:val="3432D8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4607F46"/>
    <w:multiLevelType w:val="hybridMultilevel"/>
    <w:tmpl w:val="FC4805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36AA45A9"/>
    <w:multiLevelType w:val="hybridMultilevel"/>
    <w:tmpl w:val="5DBA31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37AE5066"/>
    <w:multiLevelType w:val="hybridMultilevel"/>
    <w:tmpl w:val="282EE050"/>
    <w:lvl w:ilvl="0" w:tplc="08070001">
      <w:start w:val="1"/>
      <w:numFmt w:val="bullet"/>
      <w:lvlText w:val=""/>
      <w:lvlJc w:val="left"/>
      <w:pPr>
        <w:ind w:left="1427" w:hanging="360"/>
      </w:pPr>
      <w:rPr>
        <w:rFonts w:ascii="Symbol" w:hAnsi="Symbol" w:hint="default"/>
      </w:rPr>
    </w:lvl>
    <w:lvl w:ilvl="1" w:tplc="08070003" w:tentative="1">
      <w:start w:val="1"/>
      <w:numFmt w:val="bullet"/>
      <w:lvlText w:val="o"/>
      <w:lvlJc w:val="left"/>
      <w:pPr>
        <w:ind w:left="2147" w:hanging="360"/>
      </w:pPr>
      <w:rPr>
        <w:rFonts w:ascii="Courier New" w:hAnsi="Courier New" w:cs="Courier New" w:hint="default"/>
      </w:rPr>
    </w:lvl>
    <w:lvl w:ilvl="2" w:tplc="08070005" w:tentative="1">
      <w:start w:val="1"/>
      <w:numFmt w:val="bullet"/>
      <w:lvlText w:val=""/>
      <w:lvlJc w:val="left"/>
      <w:pPr>
        <w:ind w:left="2867" w:hanging="360"/>
      </w:pPr>
      <w:rPr>
        <w:rFonts w:ascii="Wingdings" w:hAnsi="Wingdings" w:hint="default"/>
      </w:rPr>
    </w:lvl>
    <w:lvl w:ilvl="3" w:tplc="08070001" w:tentative="1">
      <w:start w:val="1"/>
      <w:numFmt w:val="bullet"/>
      <w:lvlText w:val=""/>
      <w:lvlJc w:val="left"/>
      <w:pPr>
        <w:ind w:left="3587" w:hanging="360"/>
      </w:pPr>
      <w:rPr>
        <w:rFonts w:ascii="Symbol" w:hAnsi="Symbol" w:hint="default"/>
      </w:rPr>
    </w:lvl>
    <w:lvl w:ilvl="4" w:tplc="08070003" w:tentative="1">
      <w:start w:val="1"/>
      <w:numFmt w:val="bullet"/>
      <w:lvlText w:val="o"/>
      <w:lvlJc w:val="left"/>
      <w:pPr>
        <w:ind w:left="4307" w:hanging="360"/>
      </w:pPr>
      <w:rPr>
        <w:rFonts w:ascii="Courier New" w:hAnsi="Courier New" w:cs="Courier New" w:hint="default"/>
      </w:rPr>
    </w:lvl>
    <w:lvl w:ilvl="5" w:tplc="08070005" w:tentative="1">
      <w:start w:val="1"/>
      <w:numFmt w:val="bullet"/>
      <w:lvlText w:val=""/>
      <w:lvlJc w:val="left"/>
      <w:pPr>
        <w:ind w:left="5027" w:hanging="360"/>
      </w:pPr>
      <w:rPr>
        <w:rFonts w:ascii="Wingdings" w:hAnsi="Wingdings" w:hint="default"/>
      </w:rPr>
    </w:lvl>
    <w:lvl w:ilvl="6" w:tplc="08070001" w:tentative="1">
      <w:start w:val="1"/>
      <w:numFmt w:val="bullet"/>
      <w:lvlText w:val=""/>
      <w:lvlJc w:val="left"/>
      <w:pPr>
        <w:ind w:left="5747" w:hanging="360"/>
      </w:pPr>
      <w:rPr>
        <w:rFonts w:ascii="Symbol" w:hAnsi="Symbol" w:hint="default"/>
      </w:rPr>
    </w:lvl>
    <w:lvl w:ilvl="7" w:tplc="08070003" w:tentative="1">
      <w:start w:val="1"/>
      <w:numFmt w:val="bullet"/>
      <w:lvlText w:val="o"/>
      <w:lvlJc w:val="left"/>
      <w:pPr>
        <w:ind w:left="6467" w:hanging="360"/>
      </w:pPr>
      <w:rPr>
        <w:rFonts w:ascii="Courier New" w:hAnsi="Courier New" w:cs="Courier New" w:hint="default"/>
      </w:rPr>
    </w:lvl>
    <w:lvl w:ilvl="8" w:tplc="08070005" w:tentative="1">
      <w:start w:val="1"/>
      <w:numFmt w:val="bullet"/>
      <w:lvlText w:val=""/>
      <w:lvlJc w:val="left"/>
      <w:pPr>
        <w:ind w:left="7187" w:hanging="360"/>
      </w:pPr>
      <w:rPr>
        <w:rFonts w:ascii="Wingdings" w:hAnsi="Wingdings" w:hint="default"/>
      </w:rPr>
    </w:lvl>
  </w:abstractNum>
  <w:abstractNum w:abstractNumId="18">
    <w:nsid w:val="4E880546"/>
    <w:multiLevelType w:val="hybridMultilevel"/>
    <w:tmpl w:val="5F8CF78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nsid w:val="524740DF"/>
    <w:multiLevelType w:val="hybridMultilevel"/>
    <w:tmpl w:val="DF28AE16"/>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0">
    <w:nsid w:val="59B838E4"/>
    <w:multiLevelType w:val="hybridMultilevel"/>
    <w:tmpl w:val="A9D6F5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F1C70E3"/>
    <w:multiLevelType w:val="hybridMultilevel"/>
    <w:tmpl w:val="6052C154"/>
    <w:lvl w:ilvl="0" w:tplc="9CE6BA94">
      <w:numFmt w:val="bullet"/>
      <w:lvlText w:val="+"/>
      <w:lvlJc w:val="left"/>
      <w:pPr>
        <w:ind w:left="720" w:hanging="360"/>
      </w:pPr>
      <w:rPr>
        <w:rFonts w:ascii="PT Sans" w:eastAsia="Times New Roman" w:hAnsi="PT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6770026A"/>
    <w:multiLevelType w:val="hybridMultilevel"/>
    <w:tmpl w:val="79181F98"/>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23">
    <w:nsid w:val="678762C2"/>
    <w:multiLevelType w:val="hybridMultilevel"/>
    <w:tmpl w:val="8B8AD7FA"/>
    <w:lvl w:ilvl="0" w:tplc="53F2DE74">
      <w:start w:val="1"/>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6FC9530B"/>
    <w:multiLevelType w:val="hybridMultilevel"/>
    <w:tmpl w:val="17B277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716614C2"/>
    <w:multiLevelType w:val="hybridMultilevel"/>
    <w:tmpl w:val="919EDF5E"/>
    <w:lvl w:ilvl="0" w:tplc="729A1D9E">
      <w:numFmt w:val="bullet"/>
      <w:lvlText w:val="-"/>
      <w:lvlJc w:val="left"/>
      <w:pPr>
        <w:ind w:left="720" w:hanging="360"/>
      </w:pPr>
      <w:rPr>
        <w:rFonts w:ascii="PT Sans" w:eastAsia="Times New Roman" w:hAnsi="PT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721D01D3"/>
    <w:multiLevelType w:val="multilevel"/>
    <w:tmpl w:val="FFC0EBB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7">
    <w:nsid w:val="738471EF"/>
    <w:multiLevelType w:val="hybridMultilevel"/>
    <w:tmpl w:val="6F0CBA78"/>
    <w:lvl w:ilvl="0" w:tplc="08070001">
      <w:start w:val="1"/>
      <w:numFmt w:val="bullet"/>
      <w:lvlText w:val=""/>
      <w:lvlJc w:val="left"/>
      <w:pPr>
        <w:ind w:left="1427" w:hanging="360"/>
      </w:pPr>
      <w:rPr>
        <w:rFonts w:ascii="Symbol" w:hAnsi="Symbol" w:hint="default"/>
      </w:rPr>
    </w:lvl>
    <w:lvl w:ilvl="1" w:tplc="08070003" w:tentative="1">
      <w:start w:val="1"/>
      <w:numFmt w:val="bullet"/>
      <w:lvlText w:val="o"/>
      <w:lvlJc w:val="left"/>
      <w:pPr>
        <w:ind w:left="2147" w:hanging="360"/>
      </w:pPr>
      <w:rPr>
        <w:rFonts w:ascii="Courier New" w:hAnsi="Courier New" w:cs="Courier New" w:hint="default"/>
      </w:rPr>
    </w:lvl>
    <w:lvl w:ilvl="2" w:tplc="08070005" w:tentative="1">
      <w:start w:val="1"/>
      <w:numFmt w:val="bullet"/>
      <w:lvlText w:val=""/>
      <w:lvlJc w:val="left"/>
      <w:pPr>
        <w:ind w:left="2867" w:hanging="360"/>
      </w:pPr>
      <w:rPr>
        <w:rFonts w:ascii="Wingdings" w:hAnsi="Wingdings" w:hint="default"/>
      </w:rPr>
    </w:lvl>
    <w:lvl w:ilvl="3" w:tplc="08070001" w:tentative="1">
      <w:start w:val="1"/>
      <w:numFmt w:val="bullet"/>
      <w:lvlText w:val=""/>
      <w:lvlJc w:val="left"/>
      <w:pPr>
        <w:ind w:left="3587" w:hanging="360"/>
      </w:pPr>
      <w:rPr>
        <w:rFonts w:ascii="Symbol" w:hAnsi="Symbol" w:hint="default"/>
      </w:rPr>
    </w:lvl>
    <w:lvl w:ilvl="4" w:tplc="08070003" w:tentative="1">
      <w:start w:val="1"/>
      <w:numFmt w:val="bullet"/>
      <w:lvlText w:val="o"/>
      <w:lvlJc w:val="left"/>
      <w:pPr>
        <w:ind w:left="4307" w:hanging="360"/>
      </w:pPr>
      <w:rPr>
        <w:rFonts w:ascii="Courier New" w:hAnsi="Courier New" w:cs="Courier New" w:hint="default"/>
      </w:rPr>
    </w:lvl>
    <w:lvl w:ilvl="5" w:tplc="08070005" w:tentative="1">
      <w:start w:val="1"/>
      <w:numFmt w:val="bullet"/>
      <w:lvlText w:val=""/>
      <w:lvlJc w:val="left"/>
      <w:pPr>
        <w:ind w:left="5027" w:hanging="360"/>
      </w:pPr>
      <w:rPr>
        <w:rFonts w:ascii="Wingdings" w:hAnsi="Wingdings" w:hint="default"/>
      </w:rPr>
    </w:lvl>
    <w:lvl w:ilvl="6" w:tplc="08070001" w:tentative="1">
      <w:start w:val="1"/>
      <w:numFmt w:val="bullet"/>
      <w:lvlText w:val=""/>
      <w:lvlJc w:val="left"/>
      <w:pPr>
        <w:ind w:left="5747" w:hanging="360"/>
      </w:pPr>
      <w:rPr>
        <w:rFonts w:ascii="Symbol" w:hAnsi="Symbol" w:hint="default"/>
      </w:rPr>
    </w:lvl>
    <w:lvl w:ilvl="7" w:tplc="08070003" w:tentative="1">
      <w:start w:val="1"/>
      <w:numFmt w:val="bullet"/>
      <w:lvlText w:val="o"/>
      <w:lvlJc w:val="left"/>
      <w:pPr>
        <w:ind w:left="6467" w:hanging="360"/>
      </w:pPr>
      <w:rPr>
        <w:rFonts w:ascii="Courier New" w:hAnsi="Courier New" w:cs="Courier New" w:hint="default"/>
      </w:rPr>
    </w:lvl>
    <w:lvl w:ilvl="8" w:tplc="08070005" w:tentative="1">
      <w:start w:val="1"/>
      <w:numFmt w:val="bullet"/>
      <w:lvlText w:val=""/>
      <w:lvlJc w:val="left"/>
      <w:pPr>
        <w:ind w:left="7187" w:hanging="360"/>
      </w:pPr>
      <w:rPr>
        <w:rFonts w:ascii="Wingdings" w:hAnsi="Wingdings" w:hint="default"/>
      </w:rPr>
    </w:lvl>
  </w:abstractNum>
  <w:abstractNum w:abstractNumId="28">
    <w:nsid w:val="7ADC2FAA"/>
    <w:multiLevelType w:val="hybridMultilevel"/>
    <w:tmpl w:val="850C85B0"/>
    <w:lvl w:ilvl="0" w:tplc="08070001">
      <w:start w:val="1"/>
      <w:numFmt w:val="bullet"/>
      <w:lvlText w:val=""/>
      <w:lvlJc w:val="left"/>
      <w:pPr>
        <w:ind w:left="720" w:hanging="360"/>
      </w:pPr>
      <w:rPr>
        <w:rFonts w:ascii="Symbol" w:hAnsi="Symbol" w:hint="default"/>
      </w:rPr>
    </w:lvl>
    <w:lvl w:ilvl="1" w:tplc="08070001">
      <w:start w:val="1"/>
      <w:numFmt w:val="bullet"/>
      <w:lvlText w:val=""/>
      <w:lvlJc w:val="left"/>
      <w:pPr>
        <w:ind w:left="1440" w:hanging="360"/>
      </w:pPr>
      <w:rPr>
        <w:rFonts w:ascii="Symbol" w:hAnsi="Symbo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1"/>
  </w:num>
  <w:num w:numId="4">
    <w:abstractNumId w:val="26"/>
  </w:num>
  <w:num w:numId="5">
    <w:abstractNumId w:val="19"/>
  </w:num>
  <w:num w:numId="6">
    <w:abstractNumId w:val="18"/>
  </w:num>
  <w:num w:numId="7">
    <w:abstractNumId w:val="26"/>
  </w:num>
  <w:num w:numId="8">
    <w:abstractNumId w:val="0"/>
  </w:num>
  <w:num w:numId="9">
    <w:abstractNumId w:val="11"/>
  </w:num>
  <w:num w:numId="10">
    <w:abstractNumId w:val="3"/>
  </w:num>
  <w:num w:numId="11">
    <w:abstractNumId w:val="7"/>
  </w:num>
  <w:num w:numId="12">
    <w:abstractNumId w:val="16"/>
  </w:num>
  <w:num w:numId="13">
    <w:abstractNumId w:val="9"/>
  </w:num>
  <w:num w:numId="14">
    <w:abstractNumId w:val="5"/>
  </w:num>
  <w:num w:numId="15">
    <w:abstractNumId w:val="22"/>
  </w:num>
  <w:num w:numId="16">
    <w:abstractNumId w:val="2"/>
  </w:num>
  <w:num w:numId="17">
    <w:abstractNumId w:val="12"/>
  </w:num>
  <w:num w:numId="18">
    <w:abstractNumId w:val="23"/>
  </w:num>
  <w:num w:numId="19">
    <w:abstractNumId w:val="13"/>
  </w:num>
  <w:num w:numId="20">
    <w:abstractNumId w:val="15"/>
  </w:num>
  <w:num w:numId="21">
    <w:abstractNumId w:val="20"/>
  </w:num>
  <w:num w:numId="22">
    <w:abstractNumId w:val="6"/>
  </w:num>
  <w:num w:numId="23">
    <w:abstractNumId w:val="27"/>
  </w:num>
  <w:num w:numId="24">
    <w:abstractNumId w:val="17"/>
  </w:num>
  <w:num w:numId="25">
    <w:abstractNumId w:val="28"/>
  </w:num>
  <w:num w:numId="26">
    <w:abstractNumId w:val="24"/>
  </w:num>
  <w:num w:numId="27">
    <w:abstractNumId w:val="4"/>
  </w:num>
  <w:num w:numId="28">
    <w:abstractNumId w:val="25"/>
  </w:num>
  <w:num w:numId="29">
    <w:abstractNumId w:val="21"/>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trackRevisions/>
  <w:defaultTabStop w:val="709"/>
  <w:hyphenationZone w:val="425"/>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17B7"/>
    <w:rsid w:val="00010D3E"/>
    <w:rsid w:val="00013609"/>
    <w:rsid w:val="00015034"/>
    <w:rsid w:val="000171A6"/>
    <w:rsid w:val="000254A3"/>
    <w:rsid w:val="00025539"/>
    <w:rsid w:val="000255F8"/>
    <w:rsid w:val="00035DA5"/>
    <w:rsid w:val="00055FC0"/>
    <w:rsid w:val="00056803"/>
    <w:rsid w:val="000634CC"/>
    <w:rsid w:val="00066E96"/>
    <w:rsid w:val="00071E0E"/>
    <w:rsid w:val="00080D15"/>
    <w:rsid w:val="000856F8"/>
    <w:rsid w:val="00087447"/>
    <w:rsid w:val="000902F8"/>
    <w:rsid w:val="000B0BEE"/>
    <w:rsid w:val="000B10C5"/>
    <w:rsid w:val="000F1E7F"/>
    <w:rsid w:val="00102F93"/>
    <w:rsid w:val="00111B80"/>
    <w:rsid w:val="00113494"/>
    <w:rsid w:val="001238E5"/>
    <w:rsid w:val="001521C9"/>
    <w:rsid w:val="00183536"/>
    <w:rsid w:val="00187A76"/>
    <w:rsid w:val="001A7E06"/>
    <w:rsid w:val="001B3B4C"/>
    <w:rsid w:val="001F4F9A"/>
    <w:rsid w:val="001F6AC4"/>
    <w:rsid w:val="00201234"/>
    <w:rsid w:val="00204C64"/>
    <w:rsid w:val="00215B08"/>
    <w:rsid w:val="00216AC3"/>
    <w:rsid w:val="00233476"/>
    <w:rsid w:val="00240347"/>
    <w:rsid w:val="00260F34"/>
    <w:rsid w:val="00263C45"/>
    <w:rsid w:val="00264929"/>
    <w:rsid w:val="00265287"/>
    <w:rsid w:val="002701DC"/>
    <w:rsid w:val="00272A48"/>
    <w:rsid w:val="00281C91"/>
    <w:rsid w:val="00287D6D"/>
    <w:rsid w:val="002B6DAC"/>
    <w:rsid w:val="002C11DB"/>
    <w:rsid w:val="0031520F"/>
    <w:rsid w:val="00317BEC"/>
    <w:rsid w:val="003211AD"/>
    <w:rsid w:val="0032462A"/>
    <w:rsid w:val="00330768"/>
    <w:rsid w:val="00333589"/>
    <w:rsid w:val="00336482"/>
    <w:rsid w:val="0034034F"/>
    <w:rsid w:val="003524BD"/>
    <w:rsid w:val="003674CD"/>
    <w:rsid w:val="003740BF"/>
    <w:rsid w:val="00375037"/>
    <w:rsid w:val="00386C36"/>
    <w:rsid w:val="00393B62"/>
    <w:rsid w:val="003C53C8"/>
    <w:rsid w:val="003D226E"/>
    <w:rsid w:val="003D57C2"/>
    <w:rsid w:val="003F5000"/>
    <w:rsid w:val="00414875"/>
    <w:rsid w:val="00430F13"/>
    <w:rsid w:val="00466E22"/>
    <w:rsid w:val="00472A45"/>
    <w:rsid w:val="00476F63"/>
    <w:rsid w:val="00483A96"/>
    <w:rsid w:val="00484C9B"/>
    <w:rsid w:val="00493DB6"/>
    <w:rsid w:val="004A631C"/>
    <w:rsid w:val="004D2477"/>
    <w:rsid w:val="004E49AF"/>
    <w:rsid w:val="0050081F"/>
    <w:rsid w:val="005059C3"/>
    <w:rsid w:val="00506EDB"/>
    <w:rsid w:val="00513FF4"/>
    <w:rsid w:val="005143D5"/>
    <w:rsid w:val="00515AA2"/>
    <w:rsid w:val="00520A10"/>
    <w:rsid w:val="005217A6"/>
    <w:rsid w:val="00521D91"/>
    <w:rsid w:val="0052246A"/>
    <w:rsid w:val="00524041"/>
    <w:rsid w:val="00545360"/>
    <w:rsid w:val="00547B89"/>
    <w:rsid w:val="00550840"/>
    <w:rsid w:val="00572BD2"/>
    <w:rsid w:val="00580B4C"/>
    <w:rsid w:val="00582407"/>
    <w:rsid w:val="00596D24"/>
    <w:rsid w:val="005C00C6"/>
    <w:rsid w:val="005C17BD"/>
    <w:rsid w:val="005C1A73"/>
    <w:rsid w:val="005C37C8"/>
    <w:rsid w:val="005E45FC"/>
    <w:rsid w:val="005F0869"/>
    <w:rsid w:val="0064112B"/>
    <w:rsid w:val="00643B03"/>
    <w:rsid w:val="0064697B"/>
    <w:rsid w:val="00646C85"/>
    <w:rsid w:val="00647DFC"/>
    <w:rsid w:val="006559E6"/>
    <w:rsid w:val="00670FBC"/>
    <w:rsid w:val="00680B93"/>
    <w:rsid w:val="006A44D8"/>
    <w:rsid w:val="006A659A"/>
    <w:rsid w:val="006B3DAF"/>
    <w:rsid w:val="006C3932"/>
    <w:rsid w:val="006E16D9"/>
    <w:rsid w:val="006E31D3"/>
    <w:rsid w:val="006F34EE"/>
    <w:rsid w:val="006F494B"/>
    <w:rsid w:val="00700D6A"/>
    <w:rsid w:val="00704D29"/>
    <w:rsid w:val="0072565B"/>
    <w:rsid w:val="00727B23"/>
    <w:rsid w:val="0073500C"/>
    <w:rsid w:val="00755B13"/>
    <w:rsid w:val="007606A1"/>
    <w:rsid w:val="00762144"/>
    <w:rsid w:val="00773D91"/>
    <w:rsid w:val="007825ED"/>
    <w:rsid w:val="00796E44"/>
    <w:rsid w:val="007A52E1"/>
    <w:rsid w:val="007F25D3"/>
    <w:rsid w:val="007F4C7D"/>
    <w:rsid w:val="00813191"/>
    <w:rsid w:val="00815EEC"/>
    <w:rsid w:val="00832F7E"/>
    <w:rsid w:val="0083389D"/>
    <w:rsid w:val="00841248"/>
    <w:rsid w:val="00842F89"/>
    <w:rsid w:val="0085639A"/>
    <w:rsid w:val="00861214"/>
    <w:rsid w:val="00865A44"/>
    <w:rsid w:val="00886FDA"/>
    <w:rsid w:val="008B04F1"/>
    <w:rsid w:val="008E40E4"/>
    <w:rsid w:val="008E5E92"/>
    <w:rsid w:val="008F2BA8"/>
    <w:rsid w:val="008F2EC1"/>
    <w:rsid w:val="008F430E"/>
    <w:rsid w:val="008F4700"/>
    <w:rsid w:val="008F6025"/>
    <w:rsid w:val="008F63BF"/>
    <w:rsid w:val="00903CF6"/>
    <w:rsid w:val="00921774"/>
    <w:rsid w:val="00926A86"/>
    <w:rsid w:val="00933A2B"/>
    <w:rsid w:val="00946BF2"/>
    <w:rsid w:val="00950F16"/>
    <w:rsid w:val="009617B7"/>
    <w:rsid w:val="00967431"/>
    <w:rsid w:val="00994B2D"/>
    <w:rsid w:val="009A0602"/>
    <w:rsid w:val="009A323F"/>
    <w:rsid w:val="009A3EEB"/>
    <w:rsid w:val="009B3472"/>
    <w:rsid w:val="009B4D87"/>
    <w:rsid w:val="009C7255"/>
    <w:rsid w:val="009D0801"/>
    <w:rsid w:val="009D572D"/>
    <w:rsid w:val="009D5F27"/>
    <w:rsid w:val="009E4A18"/>
    <w:rsid w:val="009F4A81"/>
    <w:rsid w:val="009F75BD"/>
    <w:rsid w:val="00A03C8C"/>
    <w:rsid w:val="00A03E47"/>
    <w:rsid w:val="00A11ABF"/>
    <w:rsid w:val="00A34D48"/>
    <w:rsid w:val="00A36358"/>
    <w:rsid w:val="00A4382C"/>
    <w:rsid w:val="00A73D8B"/>
    <w:rsid w:val="00A7778F"/>
    <w:rsid w:val="00A82B4A"/>
    <w:rsid w:val="00A954BD"/>
    <w:rsid w:val="00AA5902"/>
    <w:rsid w:val="00AA5DFF"/>
    <w:rsid w:val="00AD11F6"/>
    <w:rsid w:val="00AD238A"/>
    <w:rsid w:val="00AD407E"/>
    <w:rsid w:val="00AD518B"/>
    <w:rsid w:val="00AD6E30"/>
    <w:rsid w:val="00AE6F34"/>
    <w:rsid w:val="00AF0014"/>
    <w:rsid w:val="00AF687F"/>
    <w:rsid w:val="00AF6FE7"/>
    <w:rsid w:val="00B10863"/>
    <w:rsid w:val="00B10DFC"/>
    <w:rsid w:val="00B2088F"/>
    <w:rsid w:val="00B275D1"/>
    <w:rsid w:val="00B45670"/>
    <w:rsid w:val="00B4640B"/>
    <w:rsid w:val="00B644E3"/>
    <w:rsid w:val="00B91C5F"/>
    <w:rsid w:val="00B950D0"/>
    <w:rsid w:val="00B9588F"/>
    <w:rsid w:val="00BC47F1"/>
    <w:rsid w:val="00BC711F"/>
    <w:rsid w:val="00BE2CAC"/>
    <w:rsid w:val="00BE36F7"/>
    <w:rsid w:val="00BF4676"/>
    <w:rsid w:val="00C06DA4"/>
    <w:rsid w:val="00C07EA0"/>
    <w:rsid w:val="00C23FEC"/>
    <w:rsid w:val="00C25A27"/>
    <w:rsid w:val="00C32401"/>
    <w:rsid w:val="00C3716B"/>
    <w:rsid w:val="00C418B1"/>
    <w:rsid w:val="00C63F91"/>
    <w:rsid w:val="00C673DE"/>
    <w:rsid w:val="00C7566D"/>
    <w:rsid w:val="00C823D7"/>
    <w:rsid w:val="00C833F6"/>
    <w:rsid w:val="00C93537"/>
    <w:rsid w:val="00CA4A07"/>
    <w:rsid w:val="00CB3D22"/>
    <w:rsid w:val="00CB798F"/>
    <w:rsid w:val="00CC0509"/>
    <w:rsid w:val="00CD6D3E"/>
    <w:rsid w:val="00CE23EE"/>
    <w:rsid w:val="00CF2998"/>
    <w:rsid w:val="00D04B09"/>
    <w:rsid w:val="00D119C1"/>
    <w:rsid w:val="00D14696"/>
    <w:rsid w:val="00D20771"/>
    <w:rsid w:val="00D21AC6"/>
    <w:rsid w:val="00D2342D"/>
    <w:rsid w:val="00D26638"/>
    <w:rsid w:val="00D37353"/>
    <w:rsid w:val="00D42336"/>
    <w:rsid w:val="00D5513E"/>
    <w:rsid w:val="00D70AD3"/>
    <w:rsid w:val="00D710CB"/>
    <w:rsid w:val="00D71D82"/>
    <w:rsid w:val="00D74AA3"/>
    <w:rsid w:val="00D9496B"/>
    <w:rsid w:val="00D957B7"/>
    <w:rsid w:val="00DA1561"/>
    <w:rsid w:val="00DB283F"/>
    <w:rsid w:val="00DB2D38"/>
    <w:rsid w:val="00DB70C4"/>
    <w:rsid w:val="00DD5DC8"/>
    <w:rsid w:val="00E1309F"/>
    <w:rsid w:val="00E208C8"/>
    <w:rsid w:val="00E37FF1"/>
    <w:rsid w:val="00E42242"/>
    <w:rsid w:val="00E54C5E"/>
    <w:rsid w:val="00E57663"/>
    <w:rsid w:val="00E631F9"/>
    <w:rsid w:val="00E67A31"/>
    <w:rsid w:val="00E75701"/>
    <w:rsid w:val="00E85FFE"/>
    <w:rsid w:val="00EA3578"/>
    <w:rsid w:val="00EA5565"/>
    <w:rsid w:val="00EB474D"/>
    <w:rsid w:val="00EC2F4D"/>
    <w:rsid w:val="00ED081D"/>
    <w:rsid w:val="00ED51CE"/>
    <w:rsid w:val="00ED70C8"/>
    <w:rsid w:val="00EE0038"/>
    <w:rsid w:val="00EE10AE"/>
    <w:rsid w:val="00EF2152"/>
    <w:rsid w:val="00F056DD"/>
    <w:rsid w:val="00F06591"/>
    <w:rsid w:val="00F15CB1"/>
    <w:rsid w:val="00F17264"/>
    <w:rsid w:val="00F25ED0"/>
    <w:rsid w:val="00F40CFD"/>
    <w:rsid w:val="00F42D78"/>
    <w:rsid w:val="00F567DF"/>
    <w:rsid w:val="00F71BAE"/>
    <w:rsid w:val="00F729C0"/>
    <w:rsid w:val="00FB393F"/>
    <w:rsid w:val="00FD086F"/>
    <w:rsid w:val="00FE3FA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1520F"/>
    <w:rPr>
      <w:rFonts w:ascii="PT Sans" w:eastAsia="Times New Roman" w:hAnsi="PT Sans"/>
      <w:sz w:val="18"/>
      <w:szCs w:val="24"/>
      <w:lang w:val="en-GB"/>
    </w:rPr>
  </w:style>
  <w:style w:type="paragraph" w:styleId="berschrift1">
    <w:name w:val="heading 1"/>
    <w:basedOn w:val="Standard"/>
    <w:next w:val="Standard"/>
    <w:link w:val="berschrift1Zchn"/>
    <w:uiPriority w:val="9"/>
    <w:qFormat/>
    <w:rsid w:val="006A44D8"/>
    <w:pPr>
      <w:keepNext/>
      <w:keepLines/>
      <w:numPr>
        <w:numId w:val="4"/>
      </w:numPr>
      <w:tabs>
        <w:tab w:val="left" w:pos="567"/>
      </w:tabs>
      <w:spacing w:before="480"/>
      <w:ind w:left="0" w:firstLine="0"/>
      <w:outlineLvl w:val="0"/>
    </w:pPr>
    <w:rPr>
      <w:rFonts w:eastAsiaTheme="majorEastAsia" w:cstheme="majorBidi"/>
      <w:b/>
      <w:bCs/>
      <w:sz w:val="28"/>
      <w:szCs w:val="18"/>
    </w:rPr>
  </w:style>
  <w:style w:type="paragraph" w:styleId="berschrift2">
    <w:name w:val="heading 2"/>
    <w:basedOn w:val="Standard"/>
    <w:next w:val="Standard"/>
    <w:link w:val="berschrift2Zchn"/>
    <w:uiPriority w:val="9"/>
    <w:unhideWhenUsed/>
    <w:qFormat/>
    <w:rsid w:val="006A44D8"/>
    <w:pPr>
      <w:keepNext/>
      <w:keepLines/>
      <w:numPr>
        <w:ilvl w:val="1"/>
        <w:numId w:val="4"/>
      </w:numPr>
      <w:tabs>
        <w:tab w:val="left" w:pos="567"/>
      </w:tabs>
      <w:spacing w:before="200"/>
      <w:ind w:left="0" w:firstLine="0"/>
      <w:outlineLvl w:val="1"/>
    </w:pPr>
    <w:rPr>
      <w:rFonts w:eastAsiaTheme="majorEastAsia" w:cstheme="majorBidi"/>
      <w:b/>
      <w:bCs/>
      <w:sz w:val="24"/>
      <w:szCs w:val="18"/>
    </w:rPr>
  </w:style>
  <w:style w:type="paragraph" w:styleId="berschrift3">
    <w:name w:val="heading 3"/>
    <w:basedOn w:val="Standard"/>
    <w:next w:val="Standard"/>
    <w:link w:val="berschrift3Zchn"/>
    <w:uiPriority w:val="9"/>
    <w:unhideWhenUsed/>
    <w:qFormat/>
    <w:rsid w:val="006A44D8"/>
    <w:pPr>
      <w:keepNext/>
      <w:keepLines/>
      <w:numPr>
        <w:ilvl w:val="2"/>
        <w:numId w:val="4"/>
      </w:numPr>
      <w:tabs>
        <w:tab w:val="left" w:pos="567"/>
      </w:tabs>
      <w:spacing w:before="200"/>
      <w:outlineLvl w:val="2"/>
    </w:pPr>
    <w:rPr>
      <w:rFonts w:eastAsiaTheme="majorEastAsia" w:cstheme="majorBidi"/>
      <w:b/>
      <w:bCs/>
      <w:sz w:val="20"/>
    </w:rPr>
  </w:style>
  <w:style w:type="paragraph" w:styleId="berschrift40">
    <w:name w:val="heading 4"/>
    <w:basedOn w:val="Standard"/>
    <w:next w:val="Standard"/>
    <w:link w:val="berschrift4Zchn"/>
    <w:uiPriority w:val="9"/>
    <w:unhideWhenUsed/>
    <w:qFormat/>
    <w:rsid w:val="00FD086F"/>
    <w:pPr>
      <w:keepNext/>
      <w:keepLines/>
      <w:spacing w:before="200"/>
      <w:outlineLvl w:val="3"/>
    </w:pPr>
    <w:rPr>
      <w:b/>
      <w:szCs w:val="18"/>
      <w:lang w:val="en-US"/>
    </w:rPr>
  </w:style>
  <w:style w:type="paragraph" w:styleId="berschrift5">
    <w:name w:val="heading 5"/>
    <w:basedOn w:val="Standard"/>
    <w:next w:val="Standard"/>
    <w:link w:val="berschrift5Zchn"/>
    <w:uiPriority w:val="9"/>
    <w:semiHidden/>
    <w:unhideWhenUsed/>
    <w:qFormat/>
    <w:rsid w:val="00646C85"/>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46C85"/>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46C85"/>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46C85"/>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46C85"/>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F567DF"/>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567DF"/>
    <w:rPr>
      <w:rFonts w:ascii="Tahoma" w:hAnsi="Tahoma" w:cs="Tahoma"/>
      <w:sz w:val="16"/>
      <w:szCs w:val="16"/>
    </w:rPr>
  </w:style>
  <w:style w:type="paragraph" w:styleId="Kopfzeile">
    <w:name w:val="header"/>
    <w:basedOn w:val="Standard"/>
    <w:link w:val="KopfzeileZchn"/>
    <w:uiPriority w:val="99"/>
    <w:unhideWhenUsed/>
    <w:rsid w:val="00264929"/>
    <w:pPr>
      <w:tabs>
        <w:tab w:val="center" w:pos="4536"/>
        <w:tab w:val="right" w:pos="9072"/>
      </w:tabs>
    </w:pPr>
  </w:style>
  <w:style w:type="character" w:customStyle="1" w:styleId="KopfzeileZchn">
    <w:name w:val="Kopfzeile Zchn"/>
    <w:basedOn w:val="Absatz-Standardschriftart"/>
    <w:link w:val="Kopfzeile"/>
    <w:uiPriority w:val="99"/>
    <w:rsid w:val="00264929"/>
  </w:style>
  <w:style w:type="paragraph" w:styleId="Fuzeile">
    <w:name w:val="footer"/>
    <w:basedOn w:val="Standard"/>
    <w:link w:val="FuzeileZchn"/>
    <w:uiPriority w:val="99"/>
    <w:unhideWhenUsed/>
    <w:rsid w:val="00264929"/>
    <w:pPr>
      <w:tabs>
        <w:tab w:val="center" w:pos="4536"/>
        <w:tab w:val="right" w:pos="9072"/>
      </w:tabs>
    </w:pPr>
  </w:style>
  <w:style w:type="character" w:customStyle="1" w:styleId="FuzeileZchn">
    <w:name w:val="Fußzeile Zchn"/>
    <w:basedOn w:val="Absatz-Standardschriftart"/>
    <w:link w:val="Fuzeile"/>
    <w:uiPriority w:val="99"/>
    <w:rsid w:val="00264929"/>
  </w:style>
  <w:style w:type="character" w:styleId="Hyperlink">
    <w:name w:val="Hyperlink"/>
    <w:basedOn w:val="Absatz-Standardschriftart"/>
    <w:uiPriority w:val="99"/>
    <w:unhideWhenUsed/>
    <w:rsid w:val="00BF4676"/>
    <w:rPr>
      <w:color w:val="0000FF"/>
      <w:u w:val="single"/>
    </w:rPr>
  </w:style>
  <w:style w:type="paragraph" w:styleId="Listenabsatz">
    <w:name w:val="List Paragraph"/>
    <w:basedOn w:val="Standard"/>
    <w:uiPriority w:val="34"/>
    <w:qFormat/>
    <w:rsid w:val="00263C45"/>
    <w:pPr>
      <w:ind w:left="720"/>
      <w:contextualSpacing/>
    </w:pPr>
  </w:style>
  <w:style w:type="character" w:customStyle="1" w:styleId="berschrift1Zchn">
    <w:name w:val="Überschrift 1 Zchn"/>
    <w:basedOn w:val="Absatz-Standardschriftart"/>
    <w:link w:val="berschrift1"/>
    <w:uiPriority w:val="9"/>
    <w:rsid w:val="006A44D8"/>
    <w:rPr>
      <w:rFonts w:ascii="PT Sans" w:eastAsiaTheme="majorEastAsia" w:hAnsi="PT Sans" w:cstheme="majorBidi"/>
      <w:b/>
      <w:bCs/>
      <w:sz w:val="28"/>
      <w:szCs w:val="18"/>
      <w:lang w:val="de-CH"/>
    </w:rPr>
  </w:style>
  <w:style w:type="character" w:customStyle="1" w:styleId="berschrift2Zchn">
    <w:name w:val="Überschrift 2 Zchn"/>
    <w:basedOn w:val="Absatz-Standardschriftart"/>
    <w:link w:val="berschrift2"/>
    <w:uiPriority w:val="9"/>
    <w:rsid w:val="006A44D8"/>
    <w:rPr>
      <w:rFonts w:ascii="PT Sans" w:eastAsiaTheme="majorEastAsia" w:hAnsi="PT Sans" w:cstheme="majorBidi"/>
      <w:b/>
      <w:bCs/>
      <w:sz w:val="24"/>
      <w:szCs w:val="18"/>
      <w:lang w:val="de-CH"/>
    </w:rPr>
  </w:style>
  <w:style w:type="paragraph" w:styleId="Verzeichnis1">
    <w:name w:val="toc 1"/>
    <w:basedOn w:val="Standard"/>
    <w:next w:val="Standard"/>
    <w:autoRedefine/>
    <w:uiPriority w:val="39"/>
    <w:unhideWhenUsed/>
    <w:rsid w:val="00EE0038"/>
    <w:pPr>
      <w:tabs>
        <w:tab w:val="left" w:pos="1418"/>
        <w:tab w:val="right" w:pos="9356"/>
      </w:tabs>
      <w:spacing w:after="100"/>
      <w:ind w:right="-1"/>
    </w:pPr>
    <w:rPr>
      <w:rFonts w:eastAsiaTheme="majorEastAsia"/>
      <w:noProof/>
    </w:rPr>
  </w:style>
  <w:style w:type="paragraph" w:styleId="Verzeichnis2">
    <w:name w:val="toc 2"/>
    <w:basedOn w:val="Standard"/>
    <w:next w:val="Standard"/>
    <w:autoRedefine/>
    <w:uiPriority w:val="39"/>
    <w:unhideWhenUsed/>
    <w:rsid w:val="00EE0038"/>
    <w:pPr>
      <w:tabs>
        <w:tab w:val="left" w:pos="1418"/>
        <w:tab w:val="right" w:pos="9356"/>
      </w:tabs>
      <w:spacing w:after="100"/>
      <w:ind w:right="-1"/>
    </w:pPr>
    <w:rPr>
      <w:rFonts w:eastAsiaTheme="majorEastAsia"/>
      <w:noProof/>
    </w:rPr>
  </w:style>
  <w:style w:type="character" w:customStyle="1" w:styleId="berschrift3Zchn">
    <w:name w:val="Überschrift 3 Zchn"/>
    <w:basedOn w:val="Absatz-Standardschriftart"/>
    <w:link w:val="berschrift3"/>
    <w:uiPriority w:val="9"/>
    <w:rsid w:val="006A44D8"/>
    <w:rPr>
      <w:rFonts w:ascii="PT Sans" w:eastAsiaTheme="majorEastAsia" w:hAnsi="PT Sans" w:cstheme="majorBidi"/>
      <w:b/>
      <w:bCs/>
      <w:szCs w:val="24"/>
      <w:lang w:val="de-CH"/>
    </w:rPr>
  </w:style>
  <w:style w:type="paragraph" w:styleId="Verzeichnis3">
    <w:name w:val="toc 3"/>
    <w:basedOn w:val="Standard"/>
    <w:next w:val="Standard"/>
    <w:autoRedefine/>
    <w:uiPriority w:val="39"/>
    <w:unhideWhenUsed/>
    <w:rsid w:val="00EE0038"/>
    <w:pPr>
      <w:tabs>
        <w:tab w:val="left" w:pos="1418"/>
        <w:tab w:val="right" w:pos="9356"/>
      </w:tabs>
      <w:spacing w:after="100"/>
      <w:ind w:right="-1"/>
    </w:pPr>
    <w:rPr>
      <w:rFonts w:eastAsiaTheme="majorEastAsia"/>
      <w:noProof/>
    </w:rPr>
  </w:style>
  <w:style w:type="character" w:customStyle="1" w:styleId="berschrift4Zchn">
    <w:name w:val="Überschrift 4 Zchn"/>
    <w:basedOn w:val="Absatz-Standardschriftart"/>
    <w:link w:val="berschrift40"/>
    <w:uiPriority w:val="9"/>
    <w:rsid w:val="00FD086F"/>
    <w:rPr>
      <w:rFonts w:ascii="PT Sans" w:eastAsia="Times New Roman" w:hAnsi="PT Sans"/>
      <w:b/>
      <w:sz w:val="18"/>
      <w:szCs w:val="18"/>
      <w:lang w:val="en-US"/>
    </w:rPr>
  </w:style>
  <w:style w:type="character" w:customStyle="1" w:styleId="berschrift5Zchn">
    <w:name w:val="Überschrift 5 Zchn"/>
    <w:basedOn w:val="Absatz-Standardschriftart"/>
    <w:link w:val="berschrift5"/>
    <w:uiPriority w:val="9"/>
    <w:semiHidden/>
    <w:rsid w:val="00646C85"/>
    <w:rPr>
      <w:rFonts w:asciiTheme="majorHAnsi" w:eastAsiaTheme="majorEastAsia" w:hAnsiTheme="majorHAnsi" w:cstheme="majorBidi"/>
      <w:color w:val="243F60" w:themeColor="accent1" w:themeShade="7F"/>
      <w:sz w:val="18"/>
      <w:szCs w:val="24"/>
    </w:rPr>
  </w:style>
  <w:style w:type="character" w:customStyle="1" w:styleId="berschrift6Zchn">
    <w:name w:val="Überschrift 6 Zchn"/>
    <w:basedOn w:val="Absatz-Standardschriftart"/>
    <w:link w:val="berschrift6"/>
    <w:uiPriority w:val="9"/>
    <w:semiHidden/>
    <w:rsid w:val="00646C85"/>
    <w:rPr>
      <w:rFonts w:asciiTheme="majorHAnsi" w:eastAsiaTheme="majorEastAsia" w:hAnsiTheme="majorHAnsi" w:cstheme="majorBidi"/>
      <w:i/>
      <w:iCs/>
      <w:color w:val="243F60" w:themeColor="accent1" w:themeShade="7F"/>
      <w:sz w:val="18"/>
      <w:szCs w:val="24"/>
    </w:rPr>
  </w:style>
  <w:style w:type="character" w:customStyle="1" w:styleId="berschrift7Zchn">
    <w:name w:val="Überschrift 7 Zchn"/>
    <w:basedOn w:val="Absatz-Standardschriftart"/>
    <w:link w:val="berschrift7"/>
    <w:uiPriority w:val="9"/>
    <w:semiHidden/>
    <w:rsid w:val="00646C85"/>
    <w:rPr>
      <w:rFonts w:asciiTheme="majorHAnsi" w:eastAsiaTheme="majorEastAsia" w:hAnsiTheme="majorHAnsi" w:cstheme="majorBidi"/>
      <w:i/>
      <w:iCs/>
      <w:color w:val="404040" w:themeColor="text1" w:themeTint="BF"/>
      <w:sz w:val="18"/>
      <w:szCs w:val="24"/>
    </w:rPr>
  </w:style>
  <w:style w:type="character" w:customStyle="1" w:styleId="berschrift8Zchn">
    <w:name w:val="Überschrift 8 Zchn"/>
    <w:basedOn w:val="Absatz-Standardschriftart"/>
    <w:link w:val="berschrift8"/>
    <w:uiPriority w:val="9"/>
    <w:semiHidden/>
    <w:rsid w:val="00646C85"/>
    <w:rPr>
      <w:rFonts w:asciiTheme="majorHAnsi" w:eastAsiaTheme="majorEastAsia" w:hAnsiTheme="majorHAnsi" w:cstheme="majorBidi"/>
      <w:color w:val="404040" w:themeColor="text1" w:themeTint="BF"/>
    </w:rPr>
  </w:style>
  <w:style w:type="character" w:customStyle="1" w:styleId="berschrift9Zchn">
    <w:name w:val="Überschrift 9 Zchn"/>
    <w:basedOn w:val="Absatz-Standardschriftart"/>
    <w:link w:val="berschrift9"/>
    <w:uiPriority w:val="9"/>
    <w:semiHidden/>
    <w:rsid w:val="00646C85"/>
    <w:rPr>
      <w:rFonts w:asciiTheme="majorHAnsi" w:eastAsiaTheme="majorEastAsia" w:hAnsiTheme="majorHAnsi" w:cstheme="majorBidi"/>
      <w:i/>
      <w:iCs/>
      <w:color w:val="404040" w:themeColor="text1" w:themeTint="BF"/>
    </w:rPr>
  </w:style>
  <w:style w:type="table" w:styleId="HelleListe-Akzent3">
    <w:name w:val="Light List Accent 3"/>
    <w:basedOn w:val="NormaleTabelle"/>
    <w:uiPriority w:val="61"/>
    <w:rsid w:val="005C00C6"/>
    <w:rPr>
      <w:rFonts w:asciiTheme="minorHAnsi" w:eastAsiaTheme="minorEastAsia" w:hAnsiTheme="minorHAnsi" w:cstheme="minorBidi"/>
      <w:sz w:val="22"/>
      <w:szCs w:val="22"/>
      <w:lang w:eastAsia="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KeinLeerraum">
    <w:name w:val="No Spacing"/>
    <w:aliases w:val="Kopf / Fusszeile"/>
    <w:basedOn w:val="Kopfzeile"/>
    <w:uiPriority w:val="1"/>
    <w:qFormat/>
    <w:rsid w:val="001B3B4C"/>
    <w:pPr>
      <w:tabs>
        <w:tab w:val="clear" w:pos="4536"/>
        <w:tab w:val="clear" w:pos="9072"/>
        <w:tab w:val="right" w:pos="10206"/>
      </w:tabs>
    </w:pPr>
    <w:rPr>
      <w:noProof/>
      <w:w w:val="93"/>
      <w:sz w:val="15"/>
      <w:szCs w:val="15"/>
      <w:lang w:eastAsia="en-US"/>
    </w:rPr>
  </w:style>
  <w:style w:type="paragraph" w:customStyle="1" w:styleId="TabelleStandard">
    <w:name w:val="Tabelle_Standard"/>
    <w:basedOn w:val="Standard"/>
    <w:link w:val="TabelleStandardZchn"/>
    <w:qFormat/>
    <w:rsid w:val="00DB2D38"/>
    <w:rPr>
      <w:rFonts w:cstheme="minorBidi"/>
      <w:sz w:val="15"/>
      <w:szCs w:val="15"/>
      <w:lang w:eastAsia="en-US"/>
    </w:rPr>
  </w:style>
  <w:style w:type="paragraph" w:styleId="Inhaltsverzeichnisberschrift">
    <w:name w:val="TOC Heading"/>
    <w:basedOn w:val="berschrift1"/>
    <w:next w:val="Standard"/>
    <w:uiPriority w:val="39"/>
    <w:unhideWhenUsed/>
    <w:qFormat/>
    <w:rsid w:val="00C93537"/>
    <w:pPr>
      <w:numPr>
        <w:numId w:val="0"/>
      </w:numPr>
      <w:spacing w:line="276" w:lineRule="auto"/>
      <w:outlineLvl w:val="9"/>
    </w:pPr>
    <w:rPr>
      <w:rFonts w:asciiTheme="majorHAnsi" w:hAnsiTheme="majorHAnsi"/>
      <w:color w:val="365F91" w:themeColor="accent1" w:themeShade="BF"/>
      <w:szCs w:val="28"/>
      <w:lang w:val="de-DE" w:eastAsia="en-US"/>
    </w:rPr>
  </w:style>
  <w:style w:type="character" w:customStyle="1" w:styleId="TabelleStandardZchn">
    <w:name w:val="Tabelle_Standard Zchn"/>
    <w:basedOn w:val="Absatz-Standardschriftart"/>
    <w:link w:val="TabelleStandard"/>
    <w:rsid w:val="00DB2D38"/>
    <w:rPr>
      <w:rFonts w:ascii="PT Sans" w:eastAsia="Times New Roman" w:hAnsi="PT Sans" w:cstheme="minorBidi"/>
      <w:sz w:val="15"/>
      <w:szCs w:val="15"/>
      <w:lang w:val="de-CH" w:eastAsia="en-US"/>
    </w:rPr>
  </w:style>
  <w:style w:type="paragraph" w:customStyle="1" w:styleId="TabelleTitel">
    <w:name w:val="Tabelle_Titel"/>
    <w:basedOn w:val="Standard"/>
    <w:link w:val="TabelleTitelZchn"/>
    <w:qFormat/>
    <w:rsid w:val="00FD086F"/>
    <w:rPr>
      <w:rFonts w:eastAsiaTheme="majorEastAsia" w:cstheme="majorBidi"/>
      <w:szCs w:val="18"/>
      <w:lang w:val="en-US"/>
    </w:rPr>
  </w:style>
  <w:style w:type="paragraph" w:customStyle="1" w:styleId="berschrift4">
    <w:name w:val="Überschrift4"/>
    <w:basedOn w:val="berschrift3"/>
    <w:link w:val="berschrift4Zchn0"/>
    <w:rsid w:val="00F25ED0"/>
    <w:pPr>
      <w:numPr>
        <w:ilvl w:val="3"/>
      </w:numPr>
    </w:pPr>
  </w:style>
  <w:style w:type="character" w:customStyle="1" w:styleId="TabelleTitelZchn">
    <w:name w:val="Tabelle_Titel Zchn"/>
    <w:basedOn w:val="Absatz-Standardschriftart"/>
    <w:link w:val="TabelleTitel"/>
    <w:rsid w:val="00FD086F"/>
    <w:rPr>
      <w:rFonts w:ascii="PT Sans" w:eastAsiaTheme="majorEastAsia" w:hAnsi="PT Sans" w:cstheme="majorBidi"/>
      <w:sz w:val="18"/>
      <w:szCs w:val="18"/>
      <w:lang w:val="en-US"/>
    </w:rPr>
  </w:style>
  <w:style w:type="character" w:customStyle="1" w:styleId="berschrift4Zchn0">
    <w:name w:val="Überschrift4 Zchn"/>
    <w:basedOn w:val="berschrift3Zchn"/>
    <w:link w:val="berschrift4"/>
    <w:rsid w:val="00F25ED0"/>
    <w:rPr>
      <w:rFonts w:ascii="PT Sans" w:eastAsiaTheme="majorEastAsia" w:hAnsi="PT Sans" w:cstheme="majorBidi"/>
      <w:b/>
      <w:bCs/>
      <w:color w:val="004D78"/>
      <w:sz w:val="18"/>
      <w:szCs w:val="24"/>
      <w:lang w:val="de-CH"/>
    </w:rPr>
  </w:style>
  <w:style w:type="paragraph" w:styleId="Titel">
    <w:name w:val="Title"/>
    <w:basedOn w:val="Standard"/>
    <w:next w:val="Standard"/>
    <w:link w:val="TitelZchn"/>
    <w:uiPriority w:val="10"/>
    <w:qFormat/>
    <w:rsid w:val="00FD086F"/>
    <w:pPr>
      <w:spacing w:after="300"/>
      <w:contextualSpacing/>
    </w:pPr>
    <w:rPr>
      <w:rFonts w:eastAsiaTheme="majorEastAsia" w:cstheme="majorBidi"/>
      <w:b/>
      <w:spacing w:val="5"/>
      <w:kern w:val="28"/>
      <w:sz w:val="48"/>
      <w:szCs w:val="48"/>
    </w:rPr>
  </w:style>
  <w:style w:type="character" w:customStyle="1" w:styleId="TitelZchn">
    <w:name w:val="Titel Zchn"/>
    <w:basedOn w:val="Absatz-Standardschriftart"/>
    <w:link w:val="Titel"/>
    <w:uiPriority w:val="10"/>
    <w:rsid w:val="00FD086F"/>
    <w:rPr>
      <w:rFonts w:ascii="PT Sans" w:eastAsiaTheme="majorEastAsia" w:hAnsi="PT Sans" w:cstheme="majorBidi"/>
      <w:b/>
      <w:spacing w:val="5"/>
      <w:kern w:val="28"/>
      <w:sz w:val="48"/>
      <w:szCs w:val="48"/>
      <w:lang w:val="de-CH"/>
    </w:rPr>
  </w:style>
  <w:style w:type="paragraph" w:customStyle="1" w:styleId="EinfAbs">
    <w:name w:val="[Einf. Abs.]"/>
    <w:basedOn w:val="Standard"/>
    <w:uiPriority w:val="99"/>
    <w:rsid w:val="00A11ABF"/>
    <w:pPr>
      <w:autoSpaceDE w:val="0"/>
      <w:autoSpaceDN w:val="0"/>
      <w:adjustRightInd w:val="0"/>
      <w:spacing w:line="288" w:lineRule="auto"/>
      <w:textAlignment w:val="center"/>
    </w:pPr>
    <w:rPr>
      <w:rFonts w:ascii="Times Regular" w:eastAsia="Calibri" w:hAnsi="Times Regular" w:cs="Times Regular"/>
      <w:color w:val="000000"/>
      <w:sz w:val="24"/>
      <w:lang w:val="de-DE"/>
    </w:rPr>
  </w:style>
  <w:style w:type="paragraph" w:styleId="Verzeichnis4">
    <w:name w:val="toc 4"/>
    <w:basedOn w:val="Standard"/>
    <w:next w:val="Standard"/>
    <w:autoRedefine/>
    <w:uiPriority w:val="39"/>
    <w:semiHidden/>
    <w:unhideWhenUsed/>
    <w:rsid w:val="00EE0038"/>
    <w:pPr>
      <w:spacing w:after="100"/>
      <w:ind w:left="540"/>
    </w:pPr>
  </w:style>
  <w:style w:type="paragraph" w:styleId="Verzeichnis5">
    <w:name w:val="toc 5"/>
    <w:basedOn w:val="Standard"/>
    <w:next w:val="Standard"/>
    <w:autoRedefine/>
    <w:uiPriority w:val="39"/>
    <w:semiHidden/>
    <w:unhideWhenUsed/>
    <w:rsid w:val="00EE0038"/>
    <w:pPr>
      <w:spacing w:after="100"/>
      <w:ind w:left="720"/>
    </w:pPr>
  </w:style>
  <w:style w:type="paragraph" w:styleId="Verzeichnis6">
    <w:name w:val="toc 6"/>
    <w:basedOn w:val="Standard"/>
    <w:next w:val="Standard"/>
    <w:autoRedefine/>
    <w:uiPriority w:val="39"/>
    <w:semiHidden/>
    <w:unhideWhenUsed/>
    <w:rsid w:val="00EE0038"/>
    <w:pPr>
      <w:spacing w:after="100"/>
      <w:ind w:left="900"/>
    </w:pPr>
  </w:style>
  <w:style w:type="paragraph" w:styleId="Verzeichnis7">
    <w:name w:val="toc 7"/>
    <w:basedOn w:val="Standard"/>
    <w:next w:val="Standard"/>
    <w:autoRedefine/>
    <w:uiPriority w:val="39"/>
    <w:semiHidden/>
    <w:unhideWhenUsed/>
    <w:rsid w:val="00EE0038"/>
    <w:pPr>
      <w:spacing w:after="100"/>
      <w:ind w:left="1080"/>
    </w:pPr>
  </w:style>
  <w:style w:type="paragraph" w:styleId="Verzeichnis8">
    <w:name w:val="toc 8"/>
    <w:basedOn w:val="Standard"/>
    <w:next w:val="Standard"/>
    <w:autoRedefine/>
    <w:uiPriority w:val="39"/>
    <w:semiHidden/>
    <w:unhideWhenUsed/>
    <w:rsid w:val="00EE0038"/>
    <w:pPr>
      <w:spacing w:after="100"/>
      <w:ind w:left="1260"/>
    </w:pPr>
  </w:style>
  <w:style w:type="paragraph" w:styleId="Verzeichnis9">
    <w:name w:val="toc 9"/>
    <w:basedOn w:val="Standard"/>
    <w:next w:val="Standard"/>
    <w:autoRedefine/>
    <w:uiPriority w:val="39"/>
    <w:semiHidden/>
    <w:unhideWhenUsed/>
    <w:rsid w:val="00EE0038"/>
    <w:pPr>
      <w:spacing w:after="100"/>
      <w:ind w:left="1440"/>
    </w:pPr>
  </w:style>
  <w:style w:type="character" w:customStyle="1" w:styleId="shorttext">
    <w:name w:val="short_text"/>
    <w:basedOn w:val="Absatz-Standardschriftart"/>
    <w:rsid w:val="000902F8"/>
  </w:style>
  <w:style w:type="character" w:customStyle="1" w:styleId="hps">
    <w:name w:val="hps"/>
    <w:basedOn w:val="Absatz-Standardschriftart"/>
    <w:rsid w:val="000902F8"/>
  </w:style>
  <w:style w:type="character" w:styleId="BesuchterHyperlink">
    <w:name w:val="FollowedHyperlink"/>
    <w:basedOn w:val="Absatz-Standardschriftart"/>
    <w:uiPriority w:val="99"/>
    <w:semiHidden/>
    <w:unhideWhenUsed/>
    <w:rsid w:val="00013609"/>
    <w:rPr>
      <w:color w:val="800080" w:themeColor="followedHyperlink"/>
      <w:u w:val="single"/>
    </w:rPr>
  </w:style>
  <w:style w:type="paragraph" w:styleId="StandardWeb">
    <w:name w:val="Normal (Web)"/>
    <w:basedOn w:val="Standard"/>
    <w:uiPriority w:val="99"/>
    <w:unhideWhenUsed/>
    <w:rsid w:val="00013609"/>
    <w:pPr>
      <w:spacing w:before="100" w:beforeAutospacing="1" w:after="100" w:afterAutospacing="1"/>
    </w:pPr>
    <w:rPr>
      <w:rFonts w:ascii="Times New Roman" w:hAnsi="Times New Roman"/>
      <w:sz w:val="24"/>
      <w:lang w:eastAsia="de-CH"/>
    </w:rPr>
  </w:style>
  <w:style w:type="character" w:customStyle="1" w:styleId="apple-converted-space">
    <w:name w:val="apple-converted-space"/>
    <w:basedOn w:val="Absatz-Standardschriftart"/>
    <w:rsid w:val="00013609"/>
  </w:style>
  <w:style w:type="character" w:styleId="Fett">
    <w:name w:val="Strong"/>
    <w:basedOn w:val="Absatz-Standardschriftart"/>
    <w:uiPriority w:val="22"/>
    <w:qFormat/>
    <w:rsid w:val="00013609"/>
    <w:rPr>
      <w:b/>
      <w:bCs/>
    </w:rPr>
  </w:style>
  <w:style w:type="paragraph" w:styleId="HTMLVorformatiert">
    <w:name w:val="HTML Preformatted"/>
    <w:basedOn w:val="Standard"/>
    <w:link w:val="HTMLVorformatiertZchn"/>
    <w:uiPriority w:val="99"/>
    <w:semiHidden/>
    <w:unhideWhenUsed/>
    <w:rsid w:val="00013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013609"/>
    <w:rPr>
      <w:rFonts w:ascii="Courier New" w:eastAsia="Times New Roman" w:hAnsi="Courier New" w:cs="Courier New"/>
      <w:lang w:val="de-CH" w:eastAsia="de-CH"/>
    </w:rPr>
  </w:style>
  <w:style w:type="table" w:styleId="HelleListe-Akzent1">
    <w:name w:val="Light List Accent 1"/>
    <w:basedOn w:val="NormaleTabelle"/>
    <w:uiPriority w:val="61"/>
    <w:rsid w:val="00D2342D"/>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code">
    <w:name w:val="code"/>
    <w:basedOn w:val="Absatz-Standardschriftart"/>
    <w:rsid w:val="00F0659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1520F"/>
    <w:rPr>
      <w:rFonts w:ascii="PT Sans" w:eastAsia="Times New Roman" w:hAnsi="PT Sans"/>
      <w:sz w:val="18"/>
      <w:szCs w:val="24"/>
      <w:lang w:val="en-GB"/>
    </w:rPr>
  </w:style>
  <w:style w:type="paragraph" w:styleId="berschrift1">
    <w:name w:val="heading 1"/>
    <w:basedOn w:val="Standard"/>
    <w:next w:val="Standard"/>
    <w:link w:val="berschrift1Zchn"/>
    <w:uiPriority w:val="9"/>
    <w:qFormat/>
    <w:rsid w:val="006A44D8"/>
    <w:pPr>
      <w:keepNext/>
      <w:keepLines/>
      <w:numPr>
        <w:numId w:val="4"/>
      </w:numPr>
      <w:tabs>
        <w:tab w:val="left" w:pos="567"/>
      </w:tabs>
      <w:spacing w:before="480"/>
      <w:ind w:left="0" w:firstLine="0"/>
      <w:outlineLvl w:val="0"/>
    </w:pPr>
    <w:rPr>
      <w:rFonts w:eastAsiaTheme="majorEastAsia" w:cstheme="majorBidi"/>
      <w:b/>
      <w:bCs/>
      <w:sz w:val="28"/>
      <w:szCs w:val="18"/>
    </w:rPr>
  </w:style>
  <w:style w:type="paragraph" w:styleId="berschrift2">
    <w:name w:val="heading 2"/>
    <w:basedOn w:val="Standard"/>
    <w:next w:val="Standard"/>
    <w:link w:val="berschrift2Zchn"/>
    <w:uiPriority w:val="9"/>
    <w:unhideWhenUsed/>
    <w:qFormat/>
    <w:rsid w:val="006A44D8"/>
    <w:pPr>
      <w:keepNext/>
      <w:keepLines/>
      <w:numPr>
        <w:ilvl w:val="1"/>
        <w:numId w:val="4"/>
      </w:numPr>
      <w:tabs>
        <w:tab w:val="left" w:pos="567"/>
      </w:tabs>
      <w:spacing w:before="200"/>
      <w:ind w:left="0" w:firstLine="0"/>
      <w:outlineLvl w:val="1"/>
    </w:pPr>
    <w:rPr>
      <w:rFonts w:eastAsiaTheme="majorEastAsia" w:cstheme="majorBidi"/>
      <w:b/>
      <w:bCs/>
      <w:sz w:val="24"/>
      <w:szCs w:val="18"/>
    </w:rPr>
  </w:style>
  <w:style w:type="paragraph" w:styleId="berschrift3">
    <w:name w:val="heading 3"/>
    <w:basedOn w:val="Standard"/>
    <w:next w:val="Standard"/>
    <w:link w:val="berschrift3Zchn"/>
    <w:uiPriority w:val="9"/>
    <w:unhideWhenUsed/>
    <w:qFormat/>
    <w:rsid w:val="006A44D8"/>
    <w:pPr>
      <w:keepNext/>
      <w:keepLines/>
      <w:numPr>
        <w:ilvl w:val="2"/>
        <w:numId w:val="4"/>
      </w:numPr>
      <w:tabs>
        <w:tab w:val="left" w:pos="567"/>
      </w:tabs>
      <w:spacing w:before="200"/>
      <w:outlineLvl w:val="2"/>
    </w:pPr>
    <w:rPr>
      <w:rFonts w:eastAsiaTheme="majorEastAsia" w:cstheme="majorBidi"/>
      <w:b/>
      <w:bCs/>
      <w:sz w:val="20"/>
    </w:rPr>
  </w:style>
  <w:style w:type="paragraph" w:styleId="berschrift40">
    <w:name w:val="heading 4"/>
    <w:basedOn w:val="Standard"/>
    <w:next w:val="Standard"/>
    <w:link w:val="berschrift4Zchn"/>
    <w:uiPriority w:val="9"/>
    <w:unhideWhenUsed/>
    <w:qFormat/>
    <w:rsid w:val="00FD086F"/>
    <w:pPr>
      <w:keepNext/>
      <w:keepLines/>
      <w:spacing w:before="200"/>
      <w:outlineLvl w:val="3"/>
    </w:pPr>
    <w:rPr>
      <w:b/>
      <w:szCs w:val="18"/>
      <w:lang w:val="en-US"/>
    </w:rPr>
  </w:style>
  <w:style w:type="paragraph" w:styleId="berschrift5">
    <w:name w:val="heading 5"/>
    <w:basedOn w:val="Standard"/>
    <w:next w:val="Standard"/>
    <w:link w:val="berschrift5Zchn"/>
    <w:uiPriority w:val="9"/>
    <w:semiHidden/>
    <w:unhideWhenUsed/>
    <w:qFormat/>
    <w:rsid w:val="00646C85"/>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46C85"/>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46C85"/>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46C85"/>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46C85"/>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F567DF"/>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567DF"/>
    <w:rPr>
      <w:rFonts w:ascii="Tahoma" w:hAnsi="Tahoma" w:cs="Tahoma"/>
      <w:sz w:val="16"/>
      <w:szCs w:val="16"/>
    </w:rPr>
  </w:style>
  <w:style w:type="paragraph" w:styleId="Kopfzeile">
    <w:name w:val="header"/>
    <w:basedOn w:val="Standard"/>
    <w:link w:val="KopfzeileZchn"/>
    <w:uiPriority w:val="99"/>
    <w:unhideWhenUsed/>
    <w:rsid w:val="00264929"/>
    <w:pPr>
      <w:tabs>
        <w:tab w:val="center" w:pos="4536"/>
        <w:tab w:val="right" w:pos="9072"/>
      </w:tabs>
    </w:pPr>
  </w:style>
  <w:style w:type="character" w:customStyle="1" w:styleId="KopfzeileZchn">
    <w:name w:val="Kopfzeile Zchn"/>
    <w:basedOn w:val="Absatz-Standardschriftart"/>
    <w:link w:val="Kopfzeile"/>
    <w:uiPriority w:val="99"/>
    <w:rsid w:val="00264929"/>
  </w:style>
  <w:style w:type="paragraph" w:styleId="Fuzeile">
    <w:name w:val="footer"/>
    <w:basedOn w:val="Standard"/>
    <w:link w:val="FuzeileZchn"/>
    <w:uiPriority w:val="99"/>
    <w:unhideWhenUsed/>
    <w:rsid w:val="00264929"/>
    <w:pPr>
      <w:tabs>
        <w:tab w:val="center" w:pos="4536"/>
        <w:tab w:val="right" w:pos="9072"/>
      </w:tabs>
    </w:pPr>
  </w:style>
  <w:style w:type="character" w:customStyle="1" w:styleId="FuzeileZchn">
    <w:name w:val="Fußzeile Zchn"/>
    <w:basedOn w:val="Absatz-Standardschriftart"/>
    <w:link w:val="Fuzeile"/>
    <w:uiPriority w:val="99"/>
    <w:rsid w:val="00264929"/>
  </w:style>
  <w:style w:type="character" w:styleId="Hyperlink">
    <w:name w:val="Hyperlink"/>
    <w:basedOn w:val="Absatz-Standardschriftart"/>
    <w:uiPriority w:val="99"/>
    <w:unhideWhenUsed/>
    <w:rsid w:val="00BF4676"/>
    <w:rPr>
      <w:color w:val="0000FF"/>
      <w:u w:val="single"/>
    </w:rPr>
  </w:style>
  <w:style w:type="paragraph" w:styleId="Listenabsatz">
    <w:name w:val="List Paragraph"/>
    <w:basedOn w:val="Standard"/>
    <w:uiPriority w:val="34"/>
    <w:qFormat/>
    <w:rsid w:val="00263C45"/>
    <w:pPr>
      <w:ind w:left="720"/>
      <w:contextualSpacing/>
    </w:pPr>
  </w:style>
  <w:style w:type="character" w:customStyle="1" w:styleId="berschrift1Zchn">
    <w:name w:val="Überschrift 1 Zchn"/>
    <w:basedOn w:val="Absatz-Standardschriftart"/>
    <w:link w:val="berschrift1"/>
    <w:uiPriority w:val="9"/>
    <w:rsid w:val="006A44D8"/>
    <w:rPr>
      <w:rFonts w:ascii="PT Sans" w:eastAsiaTheme="majorEastAsia" w:hAnsi="PT Sans" w:cstheme="majorBidi"/>
      <w:b/>
      <w:bCs/>
      <w:sz w:val="28"/>
      <w:szCs w:val="18"/>
      <w:lang w:val="de-CH"/>
    </w:rPr>
  </w:style>
  <w:style w:type="character" w:customStyle="1" w:styleId="berschrift2Zchn">
    <w:name w:val="Überschrift 2 Zchn"/>
    <w:basedOn w:val="Absatz-Standardschriftart"/>
    <w:link w:val="berschrift2"/>
    <w:uiPriority w:val="9"/>
    <w:rsid w:val="006A44D8"/>
    <w:rPr>
      <w:rFonts w:ascii="PT Sans" w:eastAsiaTheme="majorEastAsia" w:hAnsi="PT Sans" w:cstheme="majorBidi"/>
      <w:b/>
      <w:bCs/>
      <w:sz w:val="24"/>
      <w:szCs w:val="18"/>
      <w:lang w:val="de-CH"/>
    </w:rPr>
  </w:style>
  <w:style w:type="paragraph" w:styleId="Verzeichnis1">
    <w:name w:val="toc 1"/>
    <w:basedOn w:val="Standard"/>
    <w:next w:val="Standard"/>
    <w:autoRedefine/>
    <w:uiPriority w:val="39"/>
    <w:unhideWhenUsed/>
    <w:rsid w:val="00EE0038"/>
    <w:pPr>
      <w:tabs>
        <w:tab w:val="left" w:pos="1418"/>
        <w:tab w:val="right" w:pos="9356"/>
      </w:tabs>
      <w:spacing w:after="100"/>
      <w:ind w:right="-1"/>
    </w:pPr>
    <w:rPr>
      <w:rFonts w:eastAsiaTheme="majorEastAsia"/>
      <w:noProof/>
    </w:rPr>
  </w:style>
  <w:style w:type="paragraph" w:styleId="Verzeichnis2">
    <w:name w:val="toc 2"/>
    <w:basedOn w:val="Standard"/>
    <w:next w:val="Standard"/>
    <w:autoRedefine/>
    <w:uiPriority w:val="39"/>
    <w:unhideWhenUsed/>
    <w:rsid w:val="00EE0038"/>
    <w:pPr>
      <w:tabs>
        <w:tab w:val="left" w:pos="1418"/>
        <w:tab w:val="right" w:pos="9356"/>
      </w:tabs>
      <w:spacing w:after="100"/>
      <w:ind w:right="-1"/>
    </w:pPr>
    <w:rPr>
      <w:rFonts w:eastAsiaTheme="majorEastAsia"/>
      <w:noProof/>
    </w:rPr>
  </w:style>
  <w:style w:type="character" w:customStyle="1" w:styleId="berschrift3Zchn">
    <w:name w:val="Überschrift 3 Zchn"/>
    <w:basedOn w:val="Absatz-Standardschriftart"/>
    <w:link w:val="berschrift3"/>
    <w:uiPriority w:val="9"/>
    <w:rsid w:val="006A44D8"/>
    <w:rPr>
      <w:rFonts w:ascii="PT Sans" w:eastAsiaTheme="majorEastAsia" w:hAnsi="PT Sans" w:cstheme="majorBidi"/>
      <w:b/>
      <w:bCs/>
      <w:szCs w:val="24"/>
      <w:lang w:val="de-CH"/>
    </w:rPr>
  </w:style>
  <w:style w:type="paragraph" w:styleId="Verzeichnis3">
    <w:name w:val="toc 3"/>
    <w:basedOn w:val="Standard"/>
    <w:next w:val="Standard"/>
    <w:autoRedefine/>
    <w:uiPriority w:val="39"/>
    <w:unhideWhenUsed/>
    <w:rsid w:val="00EE0038"/>
    <w:pPr>
      <w:tabs>
        <w:tab w:val="left" w:pos="1418"/>
        <w:tab w:val="right" w:pos="9356"/>
      </w:tabs>
      <w:spacing w:after="100"/>
      <w:ind w:right="-1"/>
    </w:pPr>
    <w:rPr>
      <w:rFonts w:eastAsiaTheme="majorEastAsia"/>
      <w:noProof/>
    </w:rPr>
  </w:style>
  <w:style w:type="character" w:customStyle="1" w:styleId="berschrift4Zchn">
    <w:name w:val="Überschrift 4 Zchn"/>
    <w:basedOn w:val="Absatz-Standardschriftart"/>
    <w:link w:val="berschrift40"/>
    <w:uiPriority w:val="9"/>
    <w:rsid w:val="00FD086F"/>
    <w:rPr>
      <w:rFonts w:ascii="PT Sans" w:eastAsia="Times New Roman" w:hAnsi="PT Sans"/>
      <w:b/>
      <w:sz w:val="18"/>
      <w:szCs w:val="18"/>
      <w:lang w:val="en-US"/>
    </w:rPr>
  </w:style>
  <w:style w:type="character" w:customStyle="1" w:styleId="berschrift5Zchn">
    <w:name w:val="Überschrift 5 Zchn"/>
    <w:basedOn w:val="Absatz-Standardschriftart"/>
    <w:link w:val="berschrift5"/>
    <w:uiPriority w:val="9"/>
    <w:semiHidden/>
    <w:rsid w:val="00646C85"/>
    <w:rPr>
      <w:rFonts w:asciiTheme="majorHAnsi" w:eastAsiaTheme="majorEastAsia" w:hAnsiTheme="majorHAnsi" w:cstheme="majorBidi"/>
      <w:color w:val="243F60" w:themeColor="accent1" w:themeShade="7F"/>
      <w:sz w:val="18"/>
      <w:szCs w:val="24"/>
    </w:rPr>
  </w:style>
  <w:style w:type="character" w:customStyle="1" w:styleId="berschrift6Zchn">
    <w:name w:val="Überschrift 6 Zchn"/>
    <w:basedOn w:val="Absatz-Standardschriftart"/>
    <w:link w:val="berschrift6"/>
    <w:uiPriority w:val="9"/>
    <w:semiHidden/>
    <w:rsid w:val="00646C85"/>
    <w:rPr>
      <w:rFonts w:asciiTheme="majorHAnsi" w:eastAsiaTheme="majorEastAsia" w:hAnsiTheme="majorHAnsi" w:cstheme="majorBidi"/>
      <w:i/>
      <w:iCs/>
      <w:color w:val="243F60" w:themeColor="accent1" w:themeShade="7F"/>
      <w:sz w:val="18"/>
      <w:szCs w:val="24"/>
    </w:rPr>
  </w:style>
  <w:style w:type="character" w:customStyle="1" w:styleId="berschrift7Zchn">
    <w:name w:val="Überschrift 7 Zchn"/>
    <w:basedOn w:val="Absatz-Standardschriftart"/>
    <w:link w:val="berschrift7"/>
    <w:uiPriority w:val="9"/>
    <w:semiHidden/>
    <w:rsid w:val="00646C85"/>
    <w:rPr>
      <w:rFonts w:asciiTheme="majorHAnsi" w:eastAsiaTheme="majorEastAsia" w:hAnsiTheme="majorHAnsi" w:cstheme="majorBidi"/>
      <w:i/>
      <w:iCs/>
      <w:color w:val="404040" w:themeColor="text1" w:themeTint="BF"/>
      <w:sz w:val="18"/>
      <w:szCs w:val="24"/>
    </w:rPr>
  </w:style>
  <w:style w:type="character" w:customStyle="1" w:styleId="berschrift8Zchn">
    <w:name w:val="Überschrift 8 Zchn"/>
    <w:basedOn w:val="Absatz-Standardschriftart"/>
    <w:link w:val="berschrift8"/>
    <w:uiPriority w:val="9"/>
    <w:semiHidden/>
    <w:rsid w:val="00646C85"/>
    <w:rPr>
      <w:rFonts w:asciiTheme="majorHAnsi" w:eastAsiaTheme="majorEastAsia" w:hAnsiTheme="majorHAnsi" w:cstheme="majorBidi"/>
      <w:color w:val="404040" w:themeColor="text1" w:themeTint="BF"/>
    </w:rPr>
  </w:style>
  <w:style w:type="character" w:customStyle="1" w:styleId="berschrift9Zchn">
    <w:name w:val="Überschrift 9 Zchn"/>
    <w:basedOn w:val="Absatz-Standardschriftart"/>
    <w:link w:val="berschrift9"/>
    <w:uiPriority w:val="9"/>
    <w:semiHidden/>
    <w:rsid w:val="00646C85"/>
    <w:rPr>
      <w:rFonts w:asciiTheme="majorHAnsi" w:eastAsiaTheme="majorEastAsia" w:hAnsiTheme="majorHAnsi" w:cstheme="majorBidi"/>
      <w:i/>
      <w:iCs/>
      <w:color w:val="404040" w:themeColor="text1" w:themeTint="BF"/>
    </w:rPr>
  </w:style>
  <w:style w:type="table" w:styleId="HelleListe-Akzent3">
    <w:name w:val="Light List Accent 3"/>
    <w:basedOn w:val="NormaleTabelle"/>
    <w:uiPriority w:val="61"/>
    <w:rsid w:val="005C00C6"/>
    <w:rPr>
      <w:rFonts w:asciiTheme="minorHAnsi" w:eastAsiaTheme="minorEastAsia" w:hAnsiTheme="minorHAnsi" w:cstheme="minorBidi"/>
      <w:sz w:val="22"/>
      <w:szCs w:val="22"/>
      <w:lang w:eastAsia="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KeinLeerraum">
    <w:name w:val="No Spacing"/>
    <w:aliases w:val="Kopf / Fusszeile"/>
    <w:basedOn w:val="Kopfzeile"/>
    <w:uiPriority w:val="1"/>
    <w:qFormat/>
    <w:rsid w:val="001B3B4C"/>
    <w:pPr>
      <w:tabs>
        <w:tab w:val="clear" w:pos="4536"/>
        <w:tab w:val="clear" w:pos="9072"/>
        <w:tab w:val="right" w:pos="10206"/>
      </w:tabs>
    </w:pPr>
    <w:rPr>
      <w:noProof/>
      <w:w w:val="93"/>
      <w:sz w:val="15"/>
      <w:szCs w:val="15"/>
      <w:lang w:eastAsia="en-US"/>
    </w:rPr>
  </w:style>
  <w:style w:type="paragraph" w:customStyle="1" w:styleId="TabelleStandard">
    <w:name w:val="Tabelle_Standard"/>
    <w:basedOn w:val="Standard"/>
    <w:link w:val="TabelleStandardZchn"/>
    <w:qFormat/>
    <w:rsid w:val="00DB2D38"/>
    <w:rPr>
      <w:rFonts w:cstheme="minorBidi"/>
      <w:sz w:val="15"/>
      <w:szCs w:val="15"/>
      <w:lang w:eastAsia="en-US"/>
    </w:rPr>
  </w:style>
  <w:style w:type="paragraph" w:styleId="Inhaltsverzeichnisberschrift">
    <w:name w:val="TOC Heading"/>
    <w:basedOn w:val="berschrift1"/>
    <w:next w:val="Standard"/>
    <w:uiPriority w:val="39"/>
    <w:unhideWhenUsed/>
    <w:qFormat/>
    <w:rsid w:val="00C93537"/>
    <w:pPr>
      <w:numPr>
        <w:numId w:val="0"/>
      </w:numPr>
      <w:spacing w:line="276" w:lineRule="auto"/>
      <w:outlineLvl w:val="9"/>
    </w:pPr>
    <w:rPr>
      <w:rFonts w:asciiTheme="majorHAnsi" w:hAnsiTheme="majorHAnsi"/>
      <w:color w:val="365F91" w:themeColor="accent1" w:themeShade="BF"/>
      <w:szCs w:val="28"/>
      <w:lang w:val="de-DE" w:eastAsia="en-US"/>
    </w:rPr>
  </w:style>
  <w:style w:type="character" w:customStyle="1" w:styleId="TabelleStandardZchn">
    <w:name w:val="Tabelle_Standard Zchn"/>
    <w:basedOn w:val="Absatz-Standardschriftart"/>
    <w:link w:val="TabelleStandard"/>
    <w:rsid w:val="00DB2D38"/>
    <w:rPr>
      <w:rFonts w:ascii="PT Sans" w:eastAsia="Times New Roman" w:hAnsi="PT Sans" w:cstheme="minorBidi"/>
      <w:sz w:val="15"/>
      <w:szCs w:val="15"/>
      <w:lang w:val="de-CH" w:eastAsia="en-US"/>
    </w:rPr>
  </w:style>
  <w:style w:type="paragraph" w:customStyle="1" w:styleId="TabelleTitel">
    <w:name w:val="Tabelle_Titel"/>
    <w:basedOn w:val="Standard"/>
    <w:link w:val="TabelleTitelZchn"/>
    <w:qFormat/>
    <w:rsid w:val="00FD086F"/>
    <w:rPr>
      <w:rFonts w:eastAsiaTheme="majorEastAsia" w:cstheme="majorBidi"/>
      <w:szCs w:val="18"/>
      <w:lang w:val="en-US"/>
    </w:rPr>
  </w:style>
  <w:style w:type="paragraph" w:customStyle="1" w:styleId="berschrift4">
    <w:name w:val="Überschrift4"/>
    <w:basedOn w:val="berschrift3"/>
    <w:link w:val="berschrift4Zchn0"/>
    <w:rsid w:val="00F25ED0"/>
    <w:pPr>
      <w:numPr>
        <w:ilvl w:val="3"/>
      </w:numPr>
    </w:pPr>
  </w:style>
  <w:style w:type="character" w:customStyle="1" w:styleId="TabelleTitelZchn">
    <w:name w:val="Tabelle_Titel Zchn"/>
    <w:basedOn w:val="Absatz-Standardschriftart"/>
    <w:link w:val="TabelleTitel"/>
    <w:rsid w:val="00FD086F"/>
    <w:rPr>
      <w:rFonts w:ascii="PT Sans" w:eastAsiaTheme="majorEastAsia" w:hAnsi="PT Sans" w:cstheme="majorBidi"/>
      <w:sz w:val="18"/>
      <w:szCs w:val="18"/>
      <w:lang w:val="en-US"/>
    </w:rPr>
  </w:style>
  <w:style w:type="character" w:customStyle="1" w:styleId="berschrift4Zchn0">
    <w:name w:val="Überschrift4 Zchn"/>
    <w:basedOn w:val="berschrift3Zchn"/>
    <w:link w:val="berschrift4"/>
    <w:rsid w:val="00F25ED0"/>
    <w:rPr>
      <w:rFonts w:ascii="PT Sans" w:eastAsiaTheme="majorEastAsia" w:hAnsi="PT Sans" w:cstheme="majorBidi"/>
      <w:b/>
      <w:bCs/>
      <w:color w:val="004D78"/>
      <w:sz w:val="18"/>
      <w:szCs w:val="24"/>
      <w:lang w:val="de-CH"/>
    </w:rPr>
  </w:style>
  <w:style w:type="paragraph" w:styleId="Titel">
    <w:name w:val="Title"/>
    <w:basedOn w:val="Standard"/>
    <w:next w:val="Standard"/>
    <w:link w:val="TitelZchn"/>
    <w:uiPriority w:val="10"/>
    <w:qFormat/>
    <w:rsid w:val="00FD086F"/>
    <w:pPr>
      <w:spacing w:after="300"/>
      <w:contextualSpacing/>
    </w:pPr>
    <w:rPr>
      <w:rFonts w:eastAsiaTheme="majorEastAsia" w:cstheme="majorBidi"/>
      <w:b/>
      <w:spacing w:val="5"/>
      <w:kern w:val="28"/>
      <w:sz w:val="48"/>
      <w:szCs w:val="48"/>
    </w:rPr>
  </w:style>
  <w:style w:type="character" w:customStyle="1" w:styleId="TitelZchn">
    <w:name w:val="Titel Zchn"/>
    <w:basedOn w:val="Absatz-Standardschriftart"/>
    <w:link w:val="Titel"/>
    <w:uiPriority w:val="10"/>
    <w:rsid w:val="00FD086F"/>
    <w:rPr>
      <w:rFonts w:ascii="PT Sans" w:eastAsiaTheme="majorEastAsia" w:hAnsi="PT Sans" w:cstheme="majorBidi"/>
      <w:b/>
      <w:spacing w:val="5"/>
      <w:kern w:val="28"/>
      <w:sz w:val="48"/>
      <w:szCs w:val="48"/>
      <w:lang w:val="de-CH"/>
    </w:rPr>
  </w:style>
  <w:style w:type="paragraph" w:customStyle="1" w:styleId="EinfAbs">
    <w:name w:val="[Einf. Abs.]"/>
    <w:basedOn w:val="Standard"/>
    <w:uiPriority w:val="99"/>
    <w:rsid w:val="00A11ABF"/>
    <w:pPr>
      <w:autoSpaceDE w:val="0"/>
      <w:autoSpaceDN w:val="0"/>
      <w:adjustRightInd w:val="0"/>
      <w:spacing w:line="288" w:lineRule="auto"/>
      <w:textAlignment w:val="center"/>
    </w:pPr>
    <w:rPr>
      <w:rFonts w:ascii="Times Regular" w:eastAsia="Calibri" w:hAnsi="Times Regular" w:cs="Times Regular"/>
      <w:color w:val="000000"/>
      <w:sz w:val="24"/>
      <w:lang w:val="de-DE"/>
    </w:rPr>
  </w:style>
  <w:style w:type="paragraph" w:styleId="Verzeichnis4">
    <w:name w:val="toc 4"/>
    <w:basedOn w:val="Standard"/>
    <w:next w:val="Standard"/>
    <w:autoRedefine/>
    <w:uiPriority w:val="39"/>
    <w:semiHidden/>
    <w:unhideWhenUsed/>
    <w:rsid w:val="00EE0038"/>
    <w:pPr>
      <w:spacing w:after="100"/>
      <w:ind w:left="540"/>
    </w:pPr>
  </w:style>
  <w:style w:type="paragraph" w:styleId="Verzeichnis5">
    <w:name w:val="toc 5"/>
    <w:basedOn w:val="Standard"/>
    <w:next w:val="Standard"/>
    <w:autoRedefine/>
    <w:uiPriority w:val="39"/>
    <w:semiHidden/>
    <w:unhideWhenUsed/>
    <w:rsid w:val="00EE0038"/>
    <w:pPr>
      <w:spacing w:after="100"/>
      <w:ind w:left="720"/>
    </w:pPr>
  </w:style>
  <w:style w:type="paragraph" w:styleId="Verzeichnis6">
    <w:name w:val="toc 6"/>
    <w:basedOn w:val="Standard"/>
    <w:next w:val="Standard"/>
    <w:autoRedefine/>
    <w:uiPriority w:val="39"/>
    <w:semiHidden/>
    <w:unhideWhenUsed/>
    <w:rsid w:val="00EE0038"/>
    <w:pPr>
      <w:spacing w:after="100"/>
      <w:ind w:left="900"/>
    </w:pPr>
  </w:style>
  <w:style w:type="paragraph" w:styleId="Verzeichnis7">
    <w:name w:val="toc 7"/>
    <w:basedOn w:val="Standard"/>
    <w:next w:val="Standard"/>
    <w:autoRedefine/>
    <w:uiPriority w:val="39"/>
    <w:semiHidden/>
    <w:unhideWhenUsed/>
    <w:rsid w:val="00EE0038"/>
    <w:pPr>
      <w:spacing w:after="100"/>
      <w:ind w:left="1080"/>
    </w:pPr>
  </w:style>
  <w:style w:type="paragraph" w:styleId="Verzeichnis8">
    <w:name w:val="toc 8"/>
    <w:basedOn w:val="Standard"/>
    <w:next w:val="Standard"/>
    <w:autoRedefine/>
    <w:uiPriority w:val="39"/>
    <w:semiHidden/>
    <w:unhideWhenUsed/>
    <w:rsid w:val="00EE0038"/>
    <w:pPr>
      <w:spacing w:after="100"/>
      <w:ind w:left="1260"/>
    </w:pPr>
  </w:style>
  <w:style w:type="paragraph" w:styleId="Verzeichnis9">
    <w:name w:val="toc 9"/>
    <w:basedOn w:val="Standard"/>
    <w:next w:val="Standard"/>
    <w:autoRedefine/>
    <w:uiPriority w:val="39"/>
    <w:semiHidden/>
    <w:unhideWhenUsed/>
    <w:rsid w:val="00EE0038"/>
    <w:pPr>
      <w:spacing w:after="100"/>
      <w:ind w:left="1440"/>
    </w:pPr>
  </w:style>
  <w:style w:type="character" w:customStyle="1" w:styleId="shorttext">
    <w:name w:val="short_text"/>
    <w:basedOn w:val="Absatz-Standardschriftart"/>
    <w:rsid w:val="000902F8"/>
  </w:style>
  <w:style w:type="character" w:customStyle="1" w:styleId="hps">
    <w:name w:val="hps"/>
    <w:basedOn w:val="Absatz-Standardschriftart"/>
    <w:rsid w:val="000902F8"/>
  </w:style>
  <w:style w:type="character" w:styleId="BesuchterHyperlink">
    <w:name w:val="FollowedHyperlink"/>
    <w:basedOn w:val="Absatz-Standardschriftart"/>
    <w:uiPriority w:val="99"/>
    <w:semiHidden/>
    <w:unhideWhenUsed/>
    <w:rsid w:val="00013609"/>
    <w:rPr>
      <w:color w:val="800080" w:themeColor="followedHyperlink"/>
      <w:u w:val="single"/>
    </w:rPr>
  </w:style>
  <w:style w:type="paragraph" w:styleId="StandardWeb">
    <w:name w:val="Normal (Web)"/>
    <w:basedOn w:val="Standard"/>
    <w:uiPriority w:val="99"/>
    <w:unhideWhenUsed/>
    <w:rsid w:val="00013609"/>
    <w:pPr>
      <w:spacing w:before="100" w:beforeAutospacing="1" w:after="100" w:afterAutospacing="1"/>
    </w:pPr>
    <w:rPr>
      <w:rFonts w:ascii="Times New Roman" w:hAnsi="Times New Roman"/>
      <w:sz w:val="24"/>
      <w:lang w:eastAsia="de-CH"/>
    </w:rPr>
  </w:style>
  <w:style w:type="character" w:customStyle="1" w:styleId="apple-converted-space">
    <w:name w:val="apple-converted-space"/>
    <w:basedOn w:val="Absatz-Standardschriftart"/>
    <w:rsid w:val="00013609"/>
  </w:style>
  <w:style w:type="character" w:styleId="Fett">
    <w:name w:val="Strong"/>
    <w:basedOn w:val="Absatz-Standardschriftart"/>
    <w:uiPriority w:val="22"/>
    <w:qFormat/>
    <w:rsid w:val="00013609"/>
    <w:rPr>
      <w:b/>
      <w:bCs/>
    </w:rPr>
  </w:style>
  <w:style w:type="paragraph" w:styleId="HTMLVorformatiert">
    <w:name w:val="HTML Preformatted"/>
    <w:basedOn w:val="Standard"/>
    <w:link w:val="HTMLVorformatiertZchn"/>
    <w:uiPriority w:val="99"/>
    <w:semiHidden/>
    <w:unhideWhenUsed/>
    <w:rsid w:val="00013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013609"/>
    <w:rPr>
      <w:rFonts w:ascii="Courier New" w:eastAsia="Times New Roman" w:hAnsi="Courier New" w:cs="Courier New"/>
      <w:lang w:val="de-CH" w:eastAsia="de-CH"/>
    </w:rPr>
  </w:style>
  <w:style w:type="table" w:styleId="HelleListe-Akzent1">
    <w:name w:val="Light List Accent 1"/>
    <w:basedOn w:val="NormaleTabelle"/>
    <w:uiPriority w:val="61"/>
    <w:rsid w:val="00D2342D"/>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code">
    <w:name w:val="code"/>
    <w:basedOn w:val="Absatz-Standardschriftart"/>
    <w:rsid w:val="00F065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2226074">
      <w:bodyDiv w:val="1"/>
      <w:marLeft w:val="0"/>
      <w:marRight w:val="0"/>
      <w:marTop w:val="0"/>
      <w:marBottom w:val="0"/>
      <w:divBdr>
        <w:top w:val="none" w:sz="0" w:space="0" w:color="auto"/>
        <w:left w:val="none" w:sz="0" w:space="0" w:color="auto"/>
        <w:bottom w:val="none" w:sz="0" w:space="0" w:color="auto"/>
        <w:right w:val="none" w:sz="0" w:space="0" w:color="auto"/>
      </w:divBdr>
    </w:div>
    <w:div w:id="618027610">
      <w:bodyDiv w:val="1"/>
      <w:marLeft w:val="0"/>
      <w:marRight w:val="0"/>
      <w:marTop w:val="0"/>
      <w:marBottom w:val="0"/>
      <w:divBdr>
        <w:top w:val="none" w:sz="0" w:space="0" w:color="auto"/>
        <w:left w:val="none" w:sz="0" w:space="0" w:color="auto"/>
        <w:bottom w:val="none" w:sz="0" w:space="0" w:color="auto"/>
        <w:right w:val="none" w:sz="0" w:space="0" w:color="auto"/>
      </w:divBdr>
      <w:divsChild>
        <w:div w:id="236867000">
          <w:marLeft w:val="0"/>
          <w:marRight w:val="0"/>
          <w:marTop w:val="0"/>
          <w:marBottom w:val="0"/>
          <w:divBdr>
            <w:top w:val="none" w:sz="0" w:space="0" w:color="auto"/>
            <w:left w:val="none" w:sz="0" w:space="0" w:color="auto"/>
            <w:bottom w:val="none" w:sz="0" w:space="0" w:color="auto"/>
            <w:right w:val="none" w:sz="0" w:space="0" w:color="auto"/>
          </w:divBdr>
        </w:div>
        <w:div w:id="965085626">
          <w:marLeft w:val="0"/>
          <w:marRight w:val="0"/>
          <w:marTop w:val="0"/>
          <w:marBottom w:val="0"/>
          <w:divBdr>
            <w:top w:val="none" w:sz="0" w:space="0" w:color="auto"/>
            <w:left w:val="none" w:sz="0" w:space="0" w:color="auto"/>
            <w:bottom w:val="none" w:sz="0" w:space="0" w:color="auto"/>
            <w:right w:val="none" w:sz="0" w:space="0" w:color="auto"/>
          </w:divBdr>
        </w:div>
      </w:divsChild>
    </w:div>
    <w:div w:id="817960080">
      <w:bodyDiv w:val="1"/>
      <w:marLeft w:val="0"/>
      <w:marRight w:val="0"/>
      <w:marTop w:val="0"/>
      <w:marBottom w:val="0"/>
      <w:divBdr>
        <w:top w:val="none" w:sz="0" w:space="0" w:color="auto"/>
        <w:left w:val="none" w:sz="0" w:space="0" w:color="auto"/>
        <w:bottom w:val="none" w:sz="0" w:space="0" w:color="auto"/>
        <w:right w:val="none" w:sz="0" w:space="0" w:color="auto"/>
      </w:divBdr>
    </w:div>
    <w:div w:id="1122380780">
      <w:bodyDiv w:val="1"/>
      <w:marLeft w:val="0"/>
      <w:marRight w:val="0"/>
      <w:marTop w:val="0"/>
      <w:marBottom w:val="0"/>
      <w:divBdr>
        <w:top w:val="none" w:sz="0" w:space="0" w:color="auto"/>
        <w:left w:val="none" w:sz="0" w:space="0" w:color="auto"/>
        <w:bottom w:val="none" w:sz="0" w:space="0" w:color="auto"/>
        <w:right w:val="none" w:sz="0" w:space="0" w:color="auto"/>
      </w:divBdr>
    </w:div>
    <w:div w:id="1253471972">
      <w:bodyDiv w:val="1"/>
      <w:marLeft w:val="0"/>
      <w:marRight w:val="0"/>
      <w:marTop w:val="0"/>
      <w:marBottom w:val="0"/>
      <w:divBdr>
        <w:top w:val="none" w:sz="0" w:space="0" w:color="auto"/>
        <w:left w:val="none" w:sz="0" w:space="0" w:color="auto"/>
        <w:bottom w:val="none" w:sz="0" w:space="0" w:color="auto"/>
        <w:right w:val="none" w:sz="0" w:space="0" w:color="auto"/>
      </w:divBdr>
    </w:div>
    <w:div w:id="1339774933">
      <w:bodyDiv w:val="1"/>
      <w:marLeft w:val="0"/>
      <w:marRight w:val="0"/>
      <w:marTop w:val="0"/>
      <w:marBottom w:val="0"/>
      <w:divBdr>
        <w:top w:val="none" w:sz="0" w:space="0" w:color="auto"/>
        <w:left w:val="none" w:sz="0" w:space="0" w:color="auto"/>
        <w:bottom w:val="none" w:sz="0" w:space="0" w:color="auto"/>
        <w:right w:val="none" w:sz="0" w:space="0" w:color="auto"/>
      </w:divBdr>
    </w:div>
    <w:div w:id="1351879168">
      <w:bodyDiv w:val="1"/>
      <w:marLeft w:val="0"/>
      <w:marRight w:val="0"/>
      <w:marTop w:val="0"/>
      <w:marBottom w:val="0"/>
      <w:divBdr>
        <w:top w:val="none" w:sz="0" w:space="0" w:color="auto"/>
        <w:left w:val="none" w:sz="0" w:space="0" w:color="auto"/>
        <w:bottom w:val="none" w:sz="0" w:space="0" w:color="auto"/>
        <w:right w:val="none" w:sz="0" w:space="0" w:color="auto"/>
      </w:divBdr>
    </w:div>
    <w:div w:id="1637031186">
      <w:bodyDiv w:val="1"/>
      <w:marLeft w:val="0"/>
      <w:marRight w:val="0"/>
      <w:marTop w:val="0"/>
      <w:marBottom w:val="0"/>
      <w:divBdr>
        <w:top w:val="none" w:sz="0" w:space="0" w:color="auto"/>
        <w:left w:val="none" w:sz="0" w:space="0" w:color="auto"/>
        <w:bottom w:val="none" w:sz="0" w:space="0" w:color="auto"/>
        <w:right w:val="none" w:sz="0" w:space="0" w:color="auto"/>
      </w:divBdr>
    </w:div>
    <w:div w:id="1689023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twincat3.infosys.beckhoff.com/content/1033/tc3_plc_intro/html/programmingconventionstc3.htm?id=3113" TargetMode="External"/><Relationship Id="rId18" Type="http://schemas.openxmlformats.org/officeDocument/2006/relationships/image" Target="media/image6.emf"/><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oleObject" Target="embeddings/oleObject2.bin"/><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dict.leo.org/ende/index_de.html" TargetMode="Externa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dict.leo.org/ende/index_de.html" TargetMode="External"/><Relationship Id="rId20" Type="http://schemas.openxmlformats.org/officeDocument/2006/relationships/image" Target="media/image7.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dict.leo.org/?lp=ende&amp;lang=de&amp;searchLoc=0&amp;cmpType=relaxed&amp;relink=on&amp;sectHdr=on&amp;spellToler=std&amp;search=bestimmt"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dict.leo.org/ende/index_de.html" TargetMode="External"/><Relationship Id="rId23" Type="http://schemas.openxmlformats.org/officeDocument/2006/relationships/image" Target="media/image9.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oleObject" Target="embeddings/oleObject1.bin"/><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P:\10_Administrativ\00_Vorlagen\AVM%20Engineering\Projekte\Dokument%20-%20Beschreibung%20-%20Konzept%20-%20Spezifikation_Engineering.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6833DC-0021-4FAF-8EBE-ECC531243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 - Beschreibung - Konzept - Spezifikation_Engineering.dotx</Template>
  <TotalTime>0</TotalTime>
  <Pages>1</Pages>
  <Words>4872</Words>
  <Characters>30697</Characters>
  <Application>Microsoft Office Word</Application>
  <DocSecurity>0</DocSecurity>
  <Lines>255</Lines>
  <Paragraphs>70</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35499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Kay Vonarburg</dc:creator>
  <cp:lastModifiedBy>Michael Rütsche</cp:lastModifiedBy>
  <cp:revision>12</cp:revision>
  <cp:lastPrinted>2013-05-06T13:55:00Z</cp:lastPrinted>
  <dcterms:created xsi:type="dcterms:W3CDTF">2013-11-06T07:33:00Z</dcterms:created>
  <dcterms:modified xsi:type="dcterms:W3CDTF">2013-11-06T15:49:00Z</dcterms:modified>
</cp:coreProperties>
</file>