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78F" w:rsidRPr="0073500C" w:rsidRDefault="00A7778F" w:rsidP="00EB474D"/>
    <w:p w:rsidR="00A7778F" w:rsidRPr="0073500C" w:rsidRDefault="00A7778F" w:rsidP="00EB474D"/>
    <w:p w:rsidR="00B644E3" w:rsidRPr="0073500C" w:rsidRDefault="00B644E3" w:rsidP="00EB474D"/>
    <w:p w:rsidR="00B644E3" w:rsidRPr="0073500C" w:rsidRDefault="00B644E3" w:rsidP="00EB474D"/>
    <w:p w:rsidR="00263C45" w:rsidRPr="0073500C" w:rsidRDefault="00263C45" w:rsidP="00EB474D"/>
    <w:p w:rsidR="00A954BD" w:rsidRPr="0073500C" w:rsidRDefault="00A954BD" w:rsidP="00EB474D"/>
    <w:p w:rsidR="00E57663" w:rsidRPr="0073500C" w:rsidRDefault="000902F8" w:rsidP="00E57663">
      <w:pPr>
        <w:pStyle w:val="Titel"/>
      </w:pPr>
      <w:r w:rsidRPr="0073500C">
        <w:t>PLC basic concept</w:t>
      </w:r>
    </w:p>
    <w:p w:rsidR="00A7778F" w:rsidRPr="0073500C" w:rsidRDefault="00A7778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9C7255" w:rsidP="00EB474D">
      <w:r w:rsidRPr="0073500C">
        <w:rPr>
          <w:noProof/>
          <w:lang w:val="de-CH" w:eastAsia="de-CH"/>
        </w:rPr>
        <mc:AlternateContent>
          <mc:Choice Requires="wpg">
            <w:drawing>
              <wp:anchor distT="0" distB="0" distL="114300" distR="114300" simplePos="0" relativeHeight="251659264" behindDoc="0" locked="0" layoutInCell="1" allowOverlap="1" wp14:anchorId="589560CB" wp14:editId="75AF3FA8">
                <wp:simplePos x="0" y="0"/>
                <wp:positionH relativeFrom="column">
                  <wp:posOffset>635000</wp:posOffset>
                </wp:positionH>
                <wp:positionV relativeFrom="paragraph">
                  <wp:posOffset>76200</wp:posOffset>
                </wp:positionV>
                <wp:extent cx="4046220" cy="3185160"/>
                <wp:effectExtent l="19050" t="476250" r="0" b="0"/>
                <wp:wrapNone/>
                <wp:docPr id="5" name="Gruppieren 5"/>
                <wp:cNvGraphicFramePr/>
                <a:graphic xmlns:a="http://schemas.openxmlformats.org/drawingml/2006/main">
                  <a:graphicData uri="http://schemas.microsoft.com/office/word/2010/wordprocessingGroup">
                    <wpg:wgp>
                      <wpg:cNvGrpSpPr/>
                      <wpg:grpSpPr>
                        <a:xfrm>
                          <a:off x="0" y="0"/>
                          <a:ext cx="4046220" cy="3185160"/>
                          <a:chOff x="0" y="0"/>
                          <a:chExt cx="4046220" cy="3185160"/>
                        </a:xfrm>
                      </wpg:grpSpPr>
                      <pic:pic xmlns:pic="http://schemas.openxmlformats.org/drawingml/2006/picture">
                        <pic:nvPicPr>
                          <pic:cNvPr id="6" name="Picture 2" descr="P:\30_PR\10_Logo\AVM Logos\avm-logos\AVMI-Steine neu.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89660" y="38100"/>
                            <a:ext cx="2956560" cy="31470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685037">
                            <a:off x="0" y="0"/>
                            <a:ext cx="3581400" cy="510540"/>
                          </a:xfrm>
                          <a:prstGeom prst="rect">
                            <a:avLst/>
                          </a:prstGeom>
                          <a:noFill/>
                          <a:ln>
                            <a:noFill/>
                          </a:ln>
                          <a:effectLst/>
                          <a:extLst/>
                        </pic:spPr>
                      </pic:pic>
                    </wpg:wgp>
                  </a:graphicData>
                </a:graphic>
              </wp:anchor>
            </w:drawing>
          </mc:Choice>
          <mc:Fallback>
            <w:pict>
              <v:group id="Gruppieren 5" o:spid="_x0000_s1026" style="position:absolute;margin-left:50pt;margin-top:6pt;width:318.6pt;height:250.8pt;z-index:251659264" coordsize="40462,3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896;top:381;width:29566;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kznHBAAAA2gAAAA8AAABkcnMvZG93bnJldi54bWxEj81qwzAQhO+FvoPYQm6N7Ja4xY0ckkKh&#10;xzjpAyzW1nZtrYyk+Ofto0Igx2FmvmG2u9n0YiTnW8sK0nUCgriyuuVawc/56/kdhA/IGnvLpGAh&#10;D7vi8WGLubYTlzSeQi0ihH2OCpoQhlxKXzVk0K/tQBy9X+sMhihdLbXDKcJNL1+SJJMGW44LDQ70&#10;2VDVnS5GwdC+Wfd3XFJMN3Qw3WvZ46VUavU07z9ABJrDPXxrf2sFGfxfiTdAFl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kznHBAAAA2gAAAA8AAAAAAAAAAAAAAAAAnwIA&#10;AGRycy9kb3ducmV2LnhtbFBLBQYAAAAABAAEAPcAAACNAwAAAAA=&#10;">
                  <v:imagedata r:id="rId11" o:title="AVMI-Steine neu"/>
                  <v:path arrowok="t"/>
                </v:shape>
                <v:shape id="Picture 6" o:spid="_x0000_s1028" type="#_x0000_t75" style="position:absolute;width:35814;height:5105;rotation:-99938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3PzfAAAAA2gAAAA8AAABkcnMvZG93bnJldi54bWxEj8GKwkAMhu+C7zBE8LZOVVCpjlKEwrKL&#10;h3X3AUIntsVOpsyMWt/eHBY8hj//l3y7w+A6dacQW88G5rMMFHHlbcu1gb/f8mMDKiZki51nMvCk&#10;CIf9eLTD3PoH/9D9nGolEI45GmhS6nOtY9WQwzjzPbFkFx8cJhlDrW3Ah8BdpxdZttIOW5YLDfZ0&#10;bKi6nm9OKMcvKpdBb8qs+C6K5Sngc702ZjoZii2oREN6L/+3P60B+VVURAP0/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Dc/N8AAAADaAAAADwAAAAAAAAAAAAAAAACfAgAA&#10;ZHJzL2Rvd25yZXYueG1sUEsFBgAAAAAEAAQA9wAAAIwDAAAAAA==&#10;">
                  <v:imagedata r:id="rId12" o:title=""/>
                  <v:path arrowok="t"/>
                </v:shape>
              </v:group>
            </w:pict>
          </mc:Fallback>
        </mc:AlternateContent>
      </w:r>
    </w:p>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3D226E">
      <w:pPr>
        <w:jc w:val="center"/>
      </w:pPr>
    </w:p>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E57663" w:rsidRPr="0073500C" w:rsidRDefault="000902F8" w:rsidP="00E57663">
      <w:pPr>
        <w:tabs>
          <w:tab w:val="left" w:pos="1418"/>
        </w:tabs>
      </w:pPr>
      <w:r w:rsidRPr="0073500C">
        <w:t>Customer</w:t>
      </w:r>
      <w:r w:rsidR="00E57663" w:rsidRPr="0073500C">
        <w:t>:</w:t>
      </w:r>
      <w:r w:rsidR="00E57663" w:rsidRPr="0073500C">
        <w:tab/>
      </w:r>
      <w:proofErr w:type="spellStart"/>
      <w:r w:rsidRPr="0073500C">
        <w:t>Vistaprint</w:t>
      </w:r>
      <w:proofErr w:type="spellEnd"/>
    </w:p>
    <w:p w:rsidR="00E57663" w:rsidRPr="0073500C" w:rsidRDefault="00E57663" w:rsidP="00E57663"/>
    <w:p w:rsidR="00E57663" w:rsidRPr="0073500C" w:rsidRDefault="000902F8" w:rsidP="00E57663">
      <w:pPr>
        <w:tabs>
          <w:tab w:val="left" w:pos="1418"/>
        </w:tabs>
      </w:pPr>
      <w:r w:rsidRPr="0073500C">
        <w:t>Project</w:t>
      </w:r>
      <w:r w:rsidR="00E57663" w:rsidRPr="0073500C">
        <w:t>:</w:t>
      </w:r>
      <w:r w:rsidR="00E57663" w:rsidRPr="0073500C">
        <w:tab/>
      </w:r>
      <w:r w:rsidR="00493DB6">
        <w:t>Promo</w:t>
      </w:r>
    </w:p>
    <w:p w:rsidR="00E57663" w:rsidRPr="0073500C" w:rsidRDefault="00E57663" w:rsidP="00E57663"/>
    <w:p w:rsidR="00E57663" w:rsidRPr="0073500C" w:rsidRDefault="000902F8" w:rsidP="00E57663">
      <w:pPr>
        <w:tabs>
          <w:tab w:val="left" w:pos="1418"/>
        </w:tabs>
      </w:pPr>
      <w:proofErr w:type="spellStart"/>
      <w:r w:rsidRPr="0073500C">
        <w:t>Projectnr</w:t>
      </w:r>
      <w:proofErr w:type="spellEnd"/>
      <w:r w:rsidRPr="0073500C">
        <w:t>.</w:t>
      </w:r>
      <w:r w:rsidR="00FE3FA4" w:rsidRPr="0073500C">
        <w:t>.:</w:t>
      </w:r>
      <w:r w:rsidR="00FE3FA4" w:rsidRPr="0073500C">
        <w:tab/>
        <w:t>101</w:t>
      </w:r>
      <w:r w:rsidR="00493DB6">
        <w:t>16</w:t>
      </w:r>
      <w:r w:rsidR="00FE3FA4" w:rsidRPr="0073500C">
        <w:t>.0</w:t>
      </w:r>
      <w:r w:rsidR="00493DB6">
        <w:t>0</w:t>
      </w:r>
    </w:p>
    <w:p w:rsidR="00E57663" w:rsidRPr="0073500C" w:rsidRDefault="00E57663" w:rsidP="00E57663"/>
    <w:p w:rsidR="00E57663" w:rsidRPr="0073500C" w:rsidRDefault="00E57663" w:rsidP="00E57663">
      <w:pPr>
        <w:tabs>
          <w:tab w:val="left" w:pos="1418"/>
        </w:tabs>
      </w:pPr>
      <w:r w:rsidRPr="0073500C">
        <w:t>Version:</w:t>
      </w:r>
      <w:r w:rsidRPr="0073500C">
        <w:tab/>
      </w:r>
      <w:r w:rsidR="00C673DE">
        <w:t>0.</w:t>
      </w:r>
      <w:r w:rsidR="00EE08E6">
        <w:t>10</w:t>
      </w:r>
      <w:del w:id="0" w:author="Michael Rütsche" w:date="2013-11-06T08:33:00Z">
        <w:r w:rsidR="00493DB6" w:rsidDel="00D42336">
          <w:delText>7</w:delText>
        </w:r>
      </w:del>
    </w:p>
    <w:p w:rsidR="00A954BD" w:rsidRPr="0073500C" w:rsidRDefault="00A954BD" w:rsidP="00EB474D"/>
    <w:p w:rsidR="00DB283F" w:rsidRPr="0073500C" w:rsidRDefault="00DB283F" w:rsidP="00EB474D"/>
    <w:p w:rsidR="00DB283F" w:rsidRPr="0073500C" w:rsidRDefault="00DB283F" w:rsidP="00EB474D"/>
    <w:p w:rsidR="00A954BD" w:rsidRPr="0073500C" w:rsidRDefault="00A954BD" w:rsidP="00EB474D"/>
    <w:p w:rsidR="00A954BD" w:rsidRPr="0073500C" w:rsidRDefault="000902F8" w:rsidP="00E57663">
      <w:pPr>
        <w:tabs>
          <w:tab w:val="left" w:pos="1418"/>
        </w:tabs>
      </w:pPr>
      <w:r w:rsidRPr="0073500C">
        <w:t>Storage</w:t>
      </w:r>
      <w:r w:rsidR="00A954BD" w:rsidRPr="0073500C">
        <w:t>:</w:t>
      </w:r>
      <w:r w:rsidR="005C00C6" w:rsidRPr="0073500C">
        <w:tab/>
      </w:r>
      <w:fldSimple w:instr=" FILENAME \p \* MERGEFORMAT ">
        <w:r w:rsidR="00C60A6E">
          <w:rPr>
            <w:noProof/>
          </w:rPr>
          <w:t>D:\daten\60_Projekte\10116 Vista Print\00 Basics\40_PLC_Base\Design\Vistaprint PLC Basic Concepts V0.10.docx</w:t>
        </w:r>
      </w:fldSimple>
      <w:bookmarkStart w:id="1" w:name="_GoBack"/>
      <w:bookmarkEnd w:id="1"/>
    </w:p>
    <w:p w:rsidR="00A954BD" w:rsidRPr="0073500C" w:rsidRDefault="00A954BD" w:rsidP="00EB474D">
      <w:r w:rsidRPr="0073500C">
        <w:br w:type="page"/>
      </w:r>
    </w:p>
    <w:p w:rsidR="00ED51CE" w:rsidRPr="0073500C" w:rsidRDefault="00375037" w:rsidP="00B9588F">
      <w:pPr>
        <w:pStyle w:val="berschrift1"/>
      </w:pPr>
      <w:bookmarkStart w:id="2" w:name="_Toc374359300"/>
      <w:r w:rsidRPr="0073500C">
        <w:lastRenderedPageBreak/>
        <w:t>Table of c</w:t>
      </w:r>
      <w:r w:rsidR="000902F8" w:rsidRPr="0073500C">
        <w:t>ontent</w:t>
      </w:r>
      <w:r w:rsidRPr="0073500C">
        <w:t>s</w:t>
      </w:r>
      <w:bookmarkEnd w:id="2"/>
    </w:p>
    <w:p w:rsidR="00ED51CE" w:rsidRPr="0073500C" w:rsidRDefault="00ED51CE" w:rsidP="00EB474D"/>
    <w:p w:rsidR="00F17264" w:rsidRPr="0073500C" w:rsidRDefault="00F17264" w:rsidP="00EB474D"/>
    <w:sdt>
      <w:sdtPr>
        <w:rPr>
          <w:rStyle w:val="Hyperlink"/>
          <w:color w:val="auto"/>
        </w:rPr>
        <w:id w:val="4746363"/>
        <w:docPartObj>
          <w:docPartGallery w:val="Table of Contents"/>
          <w:docPartUnique/>
        </w:docPartObj>
      </w:sdtPr>
      <w:sdtEndPr>
        <w:rPr>
          <w:rStyle w:val="Absatz-Standardschriftart"/>
          <w:u w:val="none"/>
        </w:rPr>
      </w:sdtEndPr>
      <w:sdtContent>
        <w:p w:rsidR="00EE08E6" w:rsidRDefault="00EE0038">
          <w:pPr>
            <w:pStyle w:val="Verzeichnis1"/>
            <w:rPr>
              <w:rFonts w:asciiTheme="minorHAnsi" w:eastAsiaTheme="minorEastAsia" w:hAnsiTheme="minorHAnsi" w:cstheme="minorBidi"/>
              <w:sz w:val="22"/>
              <w:szCs w:val="22"/>
              <w:lang w:val="de-CH" w:eastAsia="de-CH"/>
            </w:rPr>
          </w:pPr>
          <w:r w:rsidRPr="0073500C">
            <w:rPr>
              <w:rStyle w:val="Hyperlink"/>
              <w:color w:val="auto"/>
            </w:rPr>
            <w:fldChar w:fldCharType="begin"/>
          </w:r>
          <w:r w:rsidRPr="0073500C">
            <w:rPr>
              <w:rStyle w:val="Hyperlink"/>
              <w:color w:val="auto"/>
            </w:rPr>
            <w:instrText xml:space="preserve"> TOC \o "1-3" \h \z \u </w:instrText>
          </w:r>
          <w:r w:rsidRPr="0073500C">
            <w:rPr>
              <w:rStyle w:val="Hyperlink"/>
              <w:color w:val="auto"/>
            </w:rPr>
            <w:fldChar w:fldCharType="separate"/>
          </w:r>
          <w:hyperlink w:anchor="_Toc374359300" w:history="1">
            <w:r w:rsidR="00EE08E6" w:rsidRPr="00B05D2D">
              <w:rPr>
                <w:rStyle w:val="Hyperlink"/>
              </w:rPr>
              <w:t>1</w:t>
            </w:r>
            <w:r w:rsidR="00EE08E6">
              <w:rPr>
                <w:rFonts w:asciiTheme="minorHAnsi" w:eastAsiaTheme="minorEastAsia" w:hAnsiTheme="minorHAnsi" w:cstheme="minorBidi"/>
                <w:sz w:val="22"/>
                <w:szCs w:val="22"/>
                <w:lang w:val="de-CH" w:eastAsia="de-CH"/>
              </w:rPr>
              <w:tab/>
            </w:r>
            <w:r w:rsidR="00EE08E6" w:rsidRPr="00B05D2D">
              <w:rPr>
                <w:rStyle w:val="Hyperlink"/>
              </w:rPr>
              <w:t>Table of contents</w:t>
            </w:r>
            <w:r w:rsidR="00EE08E6">
              <w:rPr>
                <w:webHidden/>
              </w:rPr>
              <w:tab/>
            </w:r>
            <w:r w:rsidR="00EE08E6">
              <w:rPr>
                <w:webHidden/>
              </w:rPr>
              <w:fldChar w:fldCharType="begin"/>
            </w:r>
            <w:r w:rsidR="00EE08E6">
              <w:rPr>
                <w:webHidden/>
              </w:rPr>
              <w:instrText xml:space="preserve"> PAGEREF _Toc374359300 \h </w:instrText>
            </w:r>
            <w:r w:rsidR="00EE08E6">
              <w:rPr>
                <w:webHidden/>
              </w:rPr>
            </w:r>
            <w:r w:rsidR="00EE08E6">
              <w:rPr>
                <w:webHidden/>
              </w:rPr>
              <w:fldChar w:fldCharType="separate"/>
            </w:r>
            <w:r w:rsidR="00EE08E6">
              <w:rPr>
                <w:webHidden/>
              </w:rPr>
              <w:t>2</w:t>
            </w:r>
            <w:r w:rsidR="00EE08E6">
              <w:rPr>
                <w:webHidden/>
              </w:rPr>
              <w:fldChar w:fldCharType="end"/>
            </w:r>
          </w:hyperlink>
        </w:p>
        <w:p w:rsidR="00EE08E6" w:rsidRDefault="006979CB">
          <w:pPr>
            <w:pStyle w:val="Verzeichnis1"/>
            <w:rPr>
              <w:rFonts w:asciiTheme="minorHAnsi" w:eastAsiaTheme="minorEastAsia" w:hAnsiTheme="minorHAnsi" w:cstheme="minorBidi"/>
              <w:sz w:val="22"/>
              <w:szCs w:val="22"/>
              <w:lang w:val="de-CH" w:eastAsia="de-CH"/>
            </w:rPr>
          </w:pPr>
          <w:hyperlink w:anchor="_Toc374359301" w:history="1">
            <w:r w:rsidR="00EE08E6" w:rsidRPr="00B05D2D">
              <w:rPr>
                <w:rStyle w:val="Hyperlink"/>
              </w:rPr>
              <w:t>2</w:t>
            </w:r>
            <w:r w:rsidR="00EE08E6">
              <w:rPr>
                <w:rFonts w:asciiTheme="minorHAnsi" w:eastAsiaTheme="minorEastAsia" w:hAnsiTheme="minorHAnsi" w:cstheme="minorBidi"/>
                <w:sz w:val="22"/>
                <w:szCs w:val="22"/>
                <w:lang w:val="de-CH" w:eastAsia="de-CH"/>
              </w:rPr>
              <w:tab/>
            </w:r>
            <w:r w:rsidR="00EE08E6" w:rsidRPr="00B05D2D">
              <w:rPr>
                <w:rStyle w:val="Hyperlink"/>
              </w:rPr>
              <w:t>Introduction</w:t>
            </w:r>
            <w:r w:rsidR="00EE08E6">
              <w:rPr>
                <w:webHidden/>
              </w:rPr>
              <w:tab/>
            </w:r>
            <w:r w:rsidR="00EE08E6">
              <w:rPr>
                <w:webHidden/>
              </w:rPr>
              <w:fldChar w:fldCharType="begin"/>
            </w:r>
            <w:r w:rsidR="00EE08E6">
              <w:rPr>
                <w:webHidden/>
              </w:rPr>
              <w:instrText xml:space="preserve"> PAGEREF _Toc374359301 \h </w:instrText>
            </w:r>
            <w:r w:rsidR="00EE08E6">
              <w:rPr>
                <w:webHidden/>
              </w:rPr>
            </w:r>
            <w:r w:rsidR="00EE08E6">
              <w:rPr>
                <w:webHidden/>
              </w:rPr>
              <w:fldChar w:fldCharType="separate"/>
            </w:r>
            <w:r w:rsidR="00EE08E6">
              <w:rPr>
                <w:webHidden/>
              </w:rPr>
              <w:t>4</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02" w:history="1">
            <w:r w:rsidR="00EE08E6" w:rsidRPr="00B05D2D">
              <w:rPr>
                <w:rStyle w:val="Hyperlink"/>
              </w:rPr>
              <w:t>2.1</w:t>
            </w:r>
            <w:r w:rsidR="00EE08E6">
              <w:rPr>
                <w:rFonts w:asciiTheme="minorHAnsi" w:eastAsiaTheme="minorEastAsia" w:hAnsiTheme="minorHAnsi" w:cstheme="minorBidi"/>
                <w:sz w:val="22"/>
                <w:szCs w:val="22"/>
                <w:lang w:val="de-CH" w:eastAsia="de-CH"/>
              </w:rPr>
              <w:tab/>
            </w:r>
            <w:r w:rsidR="00EE08E6" w:rsidRPr="00B05D2D">
              <w:rPr>
                <w:rStyle w:val="Hyperlink"/>
              </w:rPr>
              <w:t>Scope</w:t>
            </w:r>
            <w:r w:rsidR="00EE08E6">
              <w:rPr>
                <w:webHidden/>
              </w:rPr>
              <w:tab/>
            </w:r>
            <w:r w:rsidR="00EE08E6">
              <w:rPr>
                <w:webHidden/>
              </w:rPr>
              <w:fldChar w:fldCharType="begin"/>
            </w:r>
            <w:r w:rsidR="00EE08E6">
              <w:rPr>
                <w:webHidden/>
              </w:rPr>
              <w:instrText xml:space="preserve"> PAGEREF _Toc374359302 \h </w:instrText>
            </w:r>
            <w:r w:rsidR="00EE08E6">
              <w:rPr>
                <w:webHidden/>
              </w:rPr>
            </w:r>
            <w:r w:rsidR="00EE08E6">
              <w:rPr>
                <w:webHidden/>
              </w:rPr>
              <w:fldChar w:fldCharType="separate"/>
            </w:r>
            <w:r w:rsidR="00EE08E6">
              <w:rPr>
                <w:webHidden/>
              </w:rPr>
              <w:t>4</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03" w:history="1">
            <w:r w:rsidR="00EE08E6" w:rsidRPr="00B05D2D">
              <w:rPr>
                <w:rStyle w:val="Hyperlink"/>
              </w:rPr>
              <w:t>2.2</w:t>
            </w:r>
            <w:r w:rsidR="00EE08E6">
              <w:rPr>
                <w:rFonts w:asciiTheme="minorHAnsi" w:eastAsiaTheme="minorEastAsia" w:hAnsiTheme="minorHAnsi" w:cstheme="minorBidi"/>
                <w:sz w:val="22"/>
                <w:szCs w:val="22"/>
                <w:lang w:val="de-CH" w:eastAsia="de-CH"/>
              </w:rPr>
              <w:tab/>
            </w:r>
            <w:r w:rsidR="00EE08E6" w:rsidRPr="00B05D2D">
              <w:rPr>
                <w:rStyle w:val="Hyperlink"/>
              </w:rPr>
              <w:t>Reference Documentation</w:t>
            </w:r>
            <w:r w:rsidR="00EE08E6">
              <w:rPr>
                <w:webHidden/>
              </w:rPr>
              <w:tab/>
            </w:r>
            <w:r w:rsidR="00EE08E6">
              <w:rPr>
                <w:webHidden/>
              </w:rPr>
              <w:fldChar w:fldCharType="begin"/>
            </w:r>
            <w:r w:rsidR="00EE08E6">
              <w:rPr>
                <w:webHidden/>
              </w:rPr>
              <w:instrText xml:space="preserve"> PAGEREF _Toc374359303 \h </w:instrText>
            </w:r>
            <w:r w:rsidR="00EE08E6">
              <w:rPr>
                <w:webHidden/>
              </w:rPr>
            </w:r>
            <w:r w:rsidR="00EE08E6">
              <w:rPr>
                <w:webHidden/>
              </w:rPr>
              <w:fldChar w:fldCharType="separate"/>
            </w:r>
            <w:r w:rsidR="00EE08E6">
              <w:rPr>
                <w:webHidden/>
              </w:rPr>
              <w:t>4</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04" w:history="1">
            <w:r w:rsidR="00EE08E6" w:rsidRPr="00B05D2D">
              <w:rPr>
                <w:rStyle w:val="Hyperlink"/>
              </w:rPr>
              <w:t>2.3</w:t>
            </w:r>
            <w:r w:rsidR="00EE08E6">
              <w:rPr>
                <w:rFonts w:asciiTheme="minorHAnsi" w:eastAsiaTheme="minorEastAsia" w:hAnsiTheme="minorHAnsi" w:cstheme="minorBidi"/>
                <w:sz w:val="22"/>
                <w:szCs w:val="22"/>
                <w:lang w:val="de-CH" w:eastAsia="de-CH"/>
              </w:rPr>
              <w:tab/>
            </w:r>
            <w:r w:rsidR="00EE08E6" w:rsidRPr="00B05D2D">
              <w:rPr>
                <w:rStyle w:val="Hyperlink"/>
              </w:rPr>
              <w:t>Version</w:t>
            </w:r>
            <w:r w:rsidR="00EE08E6">
              <w:rPr>
                <w:webHidden/>
              </w:rPr>
              <w:tab/>
            </w:r>
            <w:r w:rsidR="00EE08E6">
              <w:rPr>
                <w:webHidden/>
              </w:rPr>
              <w:fldChar w:fldCharType="begin"/>
            </w:r>
            <w:r w:rsidR="00EE08E6">
              <w:rPr>
                <w:webHidden/>
              </w:rPr>
              <w:instrText xml:space="preserve"> PAGEREF _Toc374359304 \h </w:instrText>
            </w:r>
            <w:r w:rsidR="00EE08E6">
              <w:rPr>
                <w:webHidden/>
              </w:rPr>
            </w:r>
            <w:r w:rsidR="00EE08E6">
              <w:rPr>
                <w:webHidden/>
              </w:rPr>
              <w:fldChar w:fldCharType="separate"/>
            </w:r>
            <w:r w:rsidR="00EE08E6">
              <w:rPr>
                <w:webHidden/>
              </w:rPr>
              <w:t>4</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05" w:history="1">
            <w:r w:rsidR="00EE08E6" w:rsidRPr="00B05D2D">
              <w:rPr>
                <w:rStyle w:val="Hyperlink"/>
              </w:rPr>
              <w:t>2.4</w:t>
            </w:r>
            <w:r w:rsidR="00EE08E6">
              <w:rPr>
                <w:rFonts w:asciiTheme="minorHAnsi" w:eastAsiaTheme="minorEastAsia" w:hAnsiTheme="minorHAnsi" w:cstheme="minorBidi"/>
                <w:sz w:val="22"/>
                <w:szCs w:val="22"/>
                <w:lang w:val="de-CH" w:eastAsia="de-CH"/>
              </w:rPr>
              <w:tab/>
            </w:r>
            <w:r w:rsidR="00EE08E6" w:rsidRPr="00B05D2D">
              <w:rPr>
                <w:rStyle w:val="Hyperlink"/>
              </w:rPr>
              <w:t>Abbreviations, definitions, glossary</w:t>
            </w:r>
            <w:r w:rsidR="00EE08E6">
              <w:rPr>
                <w:webHidden/>
              </w:rPr>
              <w:tab/>
            </w:r>
            <w:r w:rsidR="00EE08E6">
              <w:rPr>
                <w:webHidden/>
              </w:rPr>
              <w:fldChar w:fldCharType="begin"/>
            </w:r>
            <w:r w:rsidR="00EE08E6">
              <w:rPr>
                <w:webHidden/>
              </w:rPr>
              <w:instrText xml:space="preserve"> PAGEREF _Toc374359305 \h </w:instrText>
            </w:r>
            <w:r w:rsidR="00EE08E6">
              <w:rPr>
                <w:webHidden/>
              </w:rPr>
            </w:r>
            <w:r w:rsidR="00EE08E6">
              <w:rPr>
                <w:webHidden/>
              </w:rPr>
              <w:fldChar w:fldCharType="separate"/>
            </w:r>
            <w:r w:rsidR="00EE08E6">
              <w:rPr>
                <w:webHidden/>
              </w:rPr>
              <w:t>4</w:t>
            </w:r>
            <w:r w:rsidR="00EE08E6">
              <w:rPr>
                <w:webHidden/>
              </w:rPr>
              <w:fldChar w:fldCharType="end"/>
            </w:r>
          </w:hyperlink>
        </w:p>
        <w:p w:rsidR="00EE08E6" w:rsidRDefault="006979CB">
          <w:pPr>
            <w:pStyle w:val="Verzeichnis1"/>
            <w:rPr>
              <w:rFonts w:asciiTheme="minorHAnsi" w:eastAsiaTheme="minorEastAsia" w:hAnsiTheme="minorHAnsi" w:cstheme="minorBidi"/>
              <w:sz w:val="22"/>
              <w:szCs w:val="22"/>
              <w:lang w:val="de-CH" w:eastAsia="de-CH"/>
            </w:rPr>
          </w:pPr>
          <w:hyperlink w:anchor="_Toc374359306" w:history="1">
            <w:r w:rsidR="00EE08E6" w:rsidRPr="00B05D2D">
              <w:rPr>
                <w:rStyle w:val="Hyperlink"/>
              </w:rPr>
              <w:t>3</w:t>
            </w:r>
            <w:r w:rsidR="00EE08E6">
              <w:rPr>
                <w:rFonts w:asciiTheme="minorHAnsi" w:eastAsiaTheme="minorEastAsia" w:hAnsiTheme="minorHAnsi" w:cstheme="minorBidi"/>
                <w:sz w:val="22"/>
                <w:szCs w:val="22"/>
                <w:lang w:val="de-CH" w:eastAsia="de-CH"/>
              </w:rPr>
              <w:tab/>
            </w:r>
            <w:r w:rsidR="00EE08E6" w:rsidRPr="00B05D2D">
              <w:rPr>
                <w:rStyle w:val="Hyperlink"/>
              </w:rPr>
              <w:t>Basics</w:t>
            </w:r>
            <w:r w:rsidR="00EE08E6">
              <w:rPr>
                <w:webHidden/>
              </w:rPr>
              <w:tab/>
            </w:r>
            <w:r w:rsidR="00EE08E6">
              <w:rPr>
                <w:webHidden/>
              </w:rPr>
              <w:fldChar w:fldCharType="begin"/>
            </w:r>
            <w:r w:rsidR="00EE08E6">
              <w:rPr>
                <w:webHidden/>
              </w:rPr>
              <w:instrText xml:space="preserve"> PAGEREF _Toc374359306 \h </w:instrText>
            </w:r>
            <w:r w:rsidR="00EE08E6">
              <w:rPr>
                <w:webHidden/>
              </w:rPr>
            </w:r>
            <w:r w:rsidR="00EE08E6">
              <w:rPr>
                <w:webHidden/>
              </w:rPr>
              <w:fldChar w:fldCharType="separate"/>
            </w:r>
            <w:r w:rsidR="00EE08E6">
              <w:rPr>
                <w:webHidden/>
              </w:rPr>
              <w:t>5</w:t>
            </w:r>
            <w:r w:rsidR="00EE08E6">
              <w:rPr>
                <w:webHidden/>
              </w:rPr>
              <w:fldChar w:fldCharType="end"/>
            </w:r>
          </w:hyperlink>
        </w:p>
        <w:p w:rsidR="00EE08E6" w:rsidRDefault="006979CB">
          <w:pPr>
            <w:pStyle w:val="Verzeichnis1"/>
            <w:rPr>
              <w:rFonts w:asciiTheme="minorHAnsi" w:eastAsiaTheme="minorEastAsia" w:hAnsiTheme="minorHAnsi" w:cstheme="minorBidi"/>
              <w:sz w:val="22"/>
              <w:szCs w:val="22"/>
              <w:lang w:val="de-CH" w:eastAsia="de-CH"/>
            </w:rPr>
          </w:pPr>
          <w:hyperlink w:anchor="_Toc374359307" w:history="1">
            <w:r w:rsidR="00EE08E6" w:rsidRPr="00B05D2D">
              <w:rPr>
                <w:rStyle w:val="Hyperlink"/>
              </w:rPr>
              <w:t>4</w:t>
            </w:r>
            <w:r w:rsidR="00EE08E6">
              <w:rPr>
                <w:rFonts w:asciiTheme="minorHAnsi" w:eastAsiaTheme="minorEastAsia" w:hAnsiTheme="minorHAnsi" w:cstheme="minorBidi"/>
                <w:sz w:val="22"/>
                <w:szCs w:val="22"/>
                <w:lang w:val="de-CH" w:eastAsia="de-CH"/>
              </w:rPr>
              <w:tab/>
            </w:r>
            <w:r w:rsidR="00EE08E6" w:rsidRPr="00B05D2D">
              <w:rPr>
                <w:rStyle w:val="Hyperlink"/>
              </w:rPr>
              <w:t>Naming conventions</w:t>
            </w:r>
            <w:r w:rsidR="00EE08E6">
              <w:rPr>
                <w:webHidden/>
              </w:rPr>
              <w:tab/>
            </w:r>
            <w:r w:rsidR="00EE08E6">
              <w:rPr>
                <w:webHidden/>
              </w:rPr>
              <w:fldChar w:fldCharType="begin"/>
            </w:r>
            <w:r w:rsidR="00EE08E6">
              <w:rPr>
                <w:webHidden/>
              </w:rPr>
              <w:instrText xml:space="preserve"> PAGEREF _Toc374359307 \h </w:instrText>
            </w:r>
            <w:r w:rsidR="00EE08E6">
              <w:rPr>
                <w:webHidden/>
              </w:rPr>
            </w:r>
            <w:r w:rsidR="00EE08E6">
              <w:rPr>
                <w:webHidden/>
              </w:rPr>
              <w:fldChar w:fldCharType="separate"/>
            </w:r>
            <w:r w:rsidR="00EE08E6">
              <w:rPr>
                <w:webHidden/>
              </w:rPr>
              <w:t>5</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08" w:history="1">
            <w:r w:rsidR="00EE08E6" w:rsidRPr="00B05D2D">
              <w:rPr>
                <w:rStyle w:val="Hyperlink"/>
              </w:rPr>
              <w:t>4.1</w:t>
            </w:r>
            <w:r w:rsidR="00EE08E6">
              <w:rPr>
                <w:rFonts w:asciiTheme="minorHAnsi" w:eastAsiaTheme="minorEastAsia" w:hAnsiTheme="minorHAnsi" w:cstheme="minorBidi"/>
                <w:sz w:val="22"/>
                <w:szCs w:val="22"/>
                <w:lang w:val="de-CH" w:eastAsia="de-CH"/>
              </w:rPr>
              <w:tab/>
            </w:r>
            <w:r w:rsidR="00EE08E6" w:rsidRPr="00B05D2D">
              <w:rPr>
                <w:rStyle w:val="Hyperlink"/>
              </w:rPr>
              <w:t>Programming Conventions for IEC61131-3 in TwinCAT 3</w:t>
            </w:r>
            <w:r w:rsidR="00EE08E6">
              <w:rPr>
                <w:webHidden/>
              </w:rPr>
              <w:tab/>
            </w:r>
            <w:r w:rsidR="00EE08E6">
              <w:rPr>
                <w:webHidden/>
              </w:rPr>
              <w:fldChar w:fldCharType="begin"/>
            </w:r>
            <w:r w:rsidR="00EE08E6">
              <w:rPr>
                <w:webHidden/>
              </w:rPr>
              <w:instrText xml:space="preserve"> PAGEREF _Toc374359308 \h </w:instrText>
            </w:r>
            <w:r w:rsidR="00EE08E6">
              <w:rPr>
                <w:webHidden/>
              </w:rPr>
            </w:r>
            <w:r w:rsidR="00EE08E6">
              <w:rPr>
                <w:webHidden/>
              </w:rPr>
              <w:fldChar w:fldCharType="separate"/>
            </w:r>
            <w:r w:rsidR="00EE08E6">
              <w:rPr>
                <w:webHidden/>
              </w:rPr>
              <w:t>5</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09" w:history="1">
            <w:r w:rsidR="00EE08E6" w:rsidRPr="00B05D2D">
              <w:rPr>
                <w:rStyle w:val="Hyperlink"/>
                <w:rFonts w:cs="Arial"/>
              </w:rPr>
              <w:t>4.1.1</w:t>
            </w:r>
            <w:r w:rsidR="00EE08E6">
              <w:rPr>
                <w:rFonts w:asciiTheme="minorHAnsi" w:eastAsiaTheme="minorEastAsia" w:hAnsiTheme="minorHAnsi" w:cstheme="minorBidi"/>
                <w:sz w:val="22"/>
                <w:szCs w:val="22"/>
                <w:lang w:val="de-CH" w:eastAsia="de-CH"/>
              </w:rPr>
              <w:tab/>
            </w:r>
            <w:r w:rsidR="00EE08E6" w:rsidRPr="00B05D2D">
              <w:rPr>
                <w:rStyle w:val="Hyperlink"/>
                <w:rFonts w:cs="Arial"/>
              </w:rPr>
              <w:t>Libraries</w:t>
            </w:r>
            <w:r w:rsidR="00EE08E6">
              <w:rPr>
                <w:webHidden/>
              </w:rPr>
              <w:tab/>
            </w:r>
            <w:r w:rsidR="00EE08E6">
              <w:rPr>
                <w:webHidden/>
              </w:rPr>
              <w:fldChar w:fldCharType="begin"/>
            </w:r>
            <w:r w:rsidR="00EE08E6">
              <w:rPr>
                <w:webHidden/>
              </w:rPr>
              <w:instrText xml:space="preserve"> PAGEREF _Toc374359309 \h </w:instrText>
            </w:r>
            <w:r w:rsidR="00EE08E6">
              <w:rPr>
                <w:webHidden/>
              </w:rPr>
            </w:r>
            <w:r w:rsidR="00EE08E6">
              <w:rPr>
                <w:webHidden/>
              </w:rPr>
              <w:fldChar w:fldCharType="separate"/>
            </w:r>
            <w:r w:rsidR="00EE08E6">
              <w:rPr>
                <w:webHidden/>
              </w:rPr>
              <w:t>5</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10" w:history="1">
            <w:r w:rsidR="00EE08E6" w:rsidRPr="00B05D2D">
              <w:rPr>
                <w:rStyle w:val="Hyperlink"/>
                <w:rFonts w:cs="Arial"/>
              </w:rPr>
              <w:t>4.1.2</w:t>
            </w:r>
            <w:r w:rsidR="00EE08E6">
              <w:rPr>
                <w:rFonts w:asciiTheme="minorHAnsi" w:eastAsiaTheme="minorEastAsia" w:hAnsiTheme="minorHAnsi" w:cstheme="minorBidi"/>
                <w:sz w:val="22"/>
                <w:szCs w:val="22"/>
                <w:lang w:val="de-CH" w:eastAsia="de-CH"/>
              </w:rPr>
              <w:tab/>
            </w:r>
            <w:r w:rsidR="00EE08E6" w:rsidRPr="00B05D2D">
              <w:rPr>
                <w:rStyle w:val="Hyperlink"/>
                <w:rFonts w:cs="Arial"/>
              </w:rPr>
              <w:t>Language</w:t>
            </w:r>
            <w:r w:rsidR="00EE08E6">
              <w:rPr>
                <w:webHidden/>
              </w:rPr>
              <w:tab/>
            </w:r>
            <w:r w:rsidR="00EE08E6">
              <w:rPr>
                <w:webHidden/>
              </w:rPr>
              <w:fldChar w:fldCharType="begin"/>
            </w:r>
            <w:r w:rsidR="00EE08E6">
              <w:rPr>
                <w:webHidden/>
              </w:rPr>
              <w:instrText xml:space="preserve"> PAGEREF _Toc374359310 \h </w:instrText>
            </w:r>
            <w:r w:rsidR="00EE08E6">
              <w:rPr>
                <w:webHidden/>
              </w:rPr>
            </w:r>
            <w:r w:rsidR="00EE08E6">
              <w:rPr>
                <w:webHidden/>
              </w:rPr>
              <w:fldChar w:fldCharType="separate"/>
            </w:r>
            <w:r w:rsidR="00EE08E6">
              <w:rPr>
                <w:webHidden/>
              </w:rPr>
              <w:t>5</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11" w:history="1">
            <w:r w:rsidR="00EE08E6" w:rsidRPr="00B05D2D">
              <w:rPr>
                <w:rStyle w:val="Hyperlink"/>
                <w:rFonts w:cs="Arial"/>
              </w:rPr>
              <w:t>4.1.3</w:t>
            </w:r>
            <w:r w:rsidR="00EE08E6">
              <w:rPr>
                <w:rFonts w:asciiTheme="minorHAnsi" w:eastAsiaTheme="minorEastAsia" w:hAnsiTheme="minorHAnsi" w:cstheme="minorBidi"/>
                <w:sz w:val="22"/>
                <w:szCs w:val="22"/>
                <w:lang w:val="de-CH" w:eastAsia="de-CH"/>
              </w:rPr>
              <w:tab/>
            </w:r>
            <w:r w:rsidR="00EE08E6" w:rsidRPr="00B05D2D">
              <w:rPr>
                <w:rStyle w:val="Hyperlink"/>
                <w:rFonts w:cs="Arial"/>
              </w:rPr>
              <w:t>Names</w:t>
            </w:r>
            <w:r w:rsidR="00EE08E6">
              <w:rPr>
                <w:webHidden/>
              </w:rPr>
              <w:tab/>
            </w:r>
            <w:r w:rsidR="00EE08E6">
              <w:rPr>
                <w:webHidden/>
              </w:rPr>
              <w:fldChar w:fldCharType="begin"/>
            </w:r>
            <w:r w:rsidR="00EE08E6">
              <w:rPr>
                <w:webHidden/>
              </w:rPr>
              <w:instrText xml:space="preserve"> PAGEREF _Toc374359311 \h </w:instrText>
            </w:r>
            <w:r w:rsidR="00EE08E6">
              <w:rPr>
                <w:webHidden/>
              </w:rPr>
            </w:r>
            <w:r w:rsidR="00EE08E6">
              <w:rPr>
                <w:webHidden/>
              </w:rPr>
              <w:fldChar w:fldCharType="separate"/>
            </w:r>
            <w:r w:rsidR="00EE08E6">
              <w:rPr>
                <w:webHidden/>
              </w:rPr>
              <w:t>5</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12" w:history="1">
            <w:r w:rsidR="00EE08E6" w:rsidRPr="00B05D2D">
              <w:rPr>
                <w:rStyle w:val="Hyperlink"/>
                <w:rFonts w:cs="Arial"/>
              </w:rPr>
              <w:t>4.1.4</w:t>
            </w:r>
            <w:r w:rsidR="00EE08E6">
              <w:rPr>
                <w:rFonts w:asciiTheme="minorHAnsi" w:eastAsiaTheme="minorEastAsia" w:hAnsiTheme="minorHAnsi" w:cstheme="minorBidi"/>
                <w:sz w:val="22"/>
                <w:szCs w:val="22"/>
                <w:lang w:val="de-CH" w:eastAsia="de-CH"/>
              </w:rPr>
              <w:tab/>
            </w:r>
            <w:r w:rsidR="00EE08E6" w:rsidRPr="00B05D2D">
              <w:rPr>
                <w:rStyle w:val="Hyperlink"/>
                <w:rFonts w:cs="Arial"/>
              </w:rPr>
              <w:t>Library Identifier</w:t>
            </w:r>
            <w:r w:rsidR="00EE08E6">
              <w:rPr>
                <w:webHidden/>
              </w:rPr>
              <w:tab/>
            </w:r>
            <w:r w:rsidR="00EE08E6">
              <w:rPr>
                <w:webHidden/>
              </w:rPr>
              <w:fldChar w:fldCharType="begin"/>
            </w:r>
            <w:r w:rsidR="00EE08E6">
              <w:rPr>
                <w:webHidden/>
              </w:rPr>
              <w:instrText xml:space="preserve"> PAGEREF _Toc374359312 \h </w:instrText>
            </w:r>
            <w:r w:rsidR="00EE08E6">
              <w:rPr>
                <w:webHidden/>
              </w:rPr>
            </w:r>
            <w:r w:rsidR="00EE08E6">
              <w:rPr>
                <w:webHidden/>
              </w:rPr>
              <w:fldChar w:fldCharType="separate"/>
            </w:r>
            <w:r w:rsidR="00EE08E6">
              <w:rPr>
                <w:webHidden/>
              </w:rPr>
              <w:t>7</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13" w:history="1">
            <w:r w:rsidR="00EE08E6" w:rsidRPr="00B05D2D">
              <w:rPr>
                <w:rStyle w:val="Hyperlink"/>
                <w:rFonts w:cs="Arial"/>
              </w:rPr>
              <w:t>4.1.5</w:t>
            </w:r>
            <w:r w:rsidR="00EE08E6">
              <w:rPr>
                <w:rFonts w:asciiTheme="minorHAnsi" w:eastAsiaTheme="minorEastAsia" w:hAnsiTheme="minorHAnsi" w:cstheme="minorBidi"/>
                <w:sz w:val="22"/>
                <w:szCs w:val="22"/>
                <w:lang w:val="de-CH" w:eastAsia="de-CH"/>
              </w:rPr>
              <w:tab/>
            </w:r>
            <w:r w:rsidR="00EE08E6" w:rsidRPr="00B05D2D">
              <w:rPr>
                <w:rStyle w:val="Hyperlink"/>
                <w:rFonts w:cs="Arial"/>
              </w:rPr>
              <w:t>Error codes</w:t>
            </w:r>
            <w:r w:rsidR="00EE08E6">
              <w:rPr>
                <w:webHidden/>
              </w:rPr>
              <w:tab/>
            </w:r>
            <w:r w:rsidR="00EE08E6">
              <w:rPr>
                <w:webHidden/>
              </w:rPr>
              <w:fldChar w:fldCharType="begin"/>
            </w:r>
            <w:r w:rsidR="00EE08E6">
              <w:rPr>
                <w:webHidden/>
              </w:rPr>
              <w:instrText xml:space="preserve"> PAGEREF _Toc374359313 \h </w:instrText>
            </w:r>
            <w:r w:rsidR="00EE08E6">
              <w:rPr>
                <w:webHidden/>
              </w:rPr>
            </w:r>
            <w:r w:rsidR="00EE08E6">
              <w:rPr>
                <w:webHidden/>
              </w:rPr>
              <w:fldChar w:fldCharType="separate"/>
            </w:r>
            <w:r w:rsidR="00EE08E6">
              <w:rPr>
                <w:webHidden/>
              </w:rPr>
              <w:t>7</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14" w:history="1">
            <w:r w:rsidR="00EE08E6" w:rsidRPr="00B05D2D">
              <w:rPr>
                <w:rStyle w:val="Hyperlink"/>
              </w:rPr>
              <w:t>4.2</w:t>
            </w:r>
            <w:r w:rsidR="00EE08E6">
              <w:rPr>
                <w:rFonts w:asciiTheme="minorHAnsi" w:eastAsiaTheme="minorEastAsia" w:hAnsiTheme="minorHAnsi" w:cstheme="minorBidi"/>
                <w:sz w:val="22"/>
                <w:szCs w:val="22"/>
                <w:lang w:val="de-CH" w:eastAsia="de-CH"/>
              </w:rPr>
              <w:tab/>
            </w:r>
            <w:r w:rsidR="00EE08E6" w:rsidRPr="00B05D2D">
              <w:rPr>
                <w:rStyle w:val="Hyperlink"/>
              </w:rPr>
              <w:t>Programming conventions overrule the TwinCat notification</w:t>
            </w:r>
            <w:r w:rsidR="00EE08E6">
              <w:rPr>
                <w:webHidden/>
              </w:rPr>
              <w:tab/>
            </w:r>
            <w:r w:rsidR="00EE08E6">
              <w:rPr>
                <w:webHidden/>
              </w:rPr>
              <w:fldChar w:fldCharType="begin"/>
            </w:r>
            <w:r w:rsidR="00EE08E6">
              <w:rPr>
                <w:webHidden/>
              </w:rPr>
              <w:instrText xml:space="preserve"> PAGEREF _Toc374359314 \h </w:instrText>
            </w:r>
            <w:r w:rsidR="00EE08E6">
              <w:rPr>
                <w:webHidden/>
              </w:rPr>
            </w:r>
            <w:r w:rsidR="00EE08E6">
              <w:rPr>
                <w:webHidden/>
              </w:rPr>
              <w:fldChar w:fldCharType="separate"/>
            </w:r>
            <w:r w:rsidR="00EE08E6">
              <w:rPr>
                <w:webHidden/>
              </w:rPr>
              <w:t>8</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15" w:history="1">
            <w:r w:rsidR="00EE08E6" w:rsidRPr="00B05D2D">
              <w:rPr>
                <w:rStyle w:val="Hyperlink"/>
              </w:rPr>
              <w:t>4.2.1</w:t>
            </w:r>
            <w:r w:rsidR="00EE08E6">
              <w:rPr>
                <w:rFonts w:asciiTheme="minorHAnsi" w:eastAsiaTheme="minorEastAsia" w:hAnsiTheme="minorHAnsi" w:cstheme="minorBidi"/>
                <w:sz w:val="22"/>
                <w:szCs w:val="22"/>
                <w:lang w:val="de-CH" w:eastAsia="de-CH"/>
              </w:rPr>
              <w:tab/>
            </w:r>
            <w:r w:rsidR="00EE08E6" w:rsidRPr="00B05D2D">
              <w:rPr>
                <w:rStyle w:val="Hyperlink"/>
              </w:rPr>
              <w:t>Type Prefix</w:t>
            </w:r>
            <w:r w:rsidR="00EE08E6">
              <w:rPr>
                <w:webHidden/>
              </w:rPr>
              <w:tab/>
            </w:r>
            <w:r w:rsidR="00EE08E6">
              <w:rPr>
                <w:webHidden/>
              </w:rPr>
              <w:fldChar w:fldCharType="begin"/>
            </w:r>
            <w:r w:rsidR="00EE08E6">
              <w:rPr>
                <w:webHidden/>
              </w:rPr>
              <w:instrText xml:space="preserve"> PAGEREF _Toc374359315 \h </w:instrText>
            </w:r>
            <w:r w:rsidR="00EE08E6">
              <w:rPr>
                <w:webHidden/>
              </w:rPr>
            </w:r>
            <w:r w:rsidR="00EE08E6">
              <w:rPr>
                <w:webHidden/>
              </w:rPr>
              <w:fldChar w:fldCharType="separate"/>
            </w:r>
            <w:r w:rsidR="00EE08E6">
              <w:rPr>
                <w:webHidden/>
              </w:rPr>
              <w:t>8</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16" w:history="1">
            <w:r w:rsidR="00EE08E6" w:rsidRPr="00B05D2D">
              <w:rPr>
                <w:rStyle w:val="Hyperlink"/>
              </w:rPr>
              <w:t>4.2.2</w:t>
            </w:r>
            <w:r w:rsidR="00EE08E6">
              <w:rPr>
                <w:rFonts w:asciiTheme="minorHAnsi" w:eastAsiaTheme="minorEastAsia" w:hAnsiTheme="minorHAnsi" w:cstheme="minorBidi"/>
                <w:sz w:val="22"/>
                <w:szCs w:val="22"/>
                <w:lang w:val="de-CH" w:eastAsia="de-CH"/>
              </w:rPr>
              <w:tab/>
            </w:r>
            <w:r w:rsidR="00EE08E6" w:rsidRPr="00B05D2D">
              <w:rPr>
                <w:rStyle w:val="Hyperlink"/>
              </w:rPr>
              <w:t>Constants</w:t>
            </w:r>
            <w:r w:rsidR="00EE08E6">
              <w:rPr>
                <w:webHidden/>
              </w:rPr>
              <w:tab/>
            </w:r>
            <w:r w:rsidR="00EE08E6">
              <w:rPr>
                <w:webHidden/>
              </w:rPr>
              <w:fldChar w:fldCharType="begin"/>
            </w:r>
            <w:r w:rsidR="00EE08E6">
              <w:rPr>
                <w:webHidden/>
              </w:rPr>
              <w:instrText xml:space="preserve"> PAGEREF _Toc374359316 \h </w:instrText>
            </w:r>
            <w:r w:rsidR="00EE08E6">
              <w:rPr>
                <w:webHidden/>
              </w:rPr>
            </w:r>
            <w:r w:rsidR="00EE08E6">
              <w:rPr>
                <w:webHidden/>
              </w:rPr>
              <w:fldChar w:fldCharType="separate"/>
            </w:r>
            <w:r w:rsidR="00EE08E6">
              <w:rPr>
                <w:webHidden/>
              </w:rPr>
              <w:t>8</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17" w:history="1">
            <w:r w:rsidR="00EE08E6" w:rsidRPr="00B05D2D">
              <w:rPr>
                <w:rStyle w:val="Hyperlink"/>
              </w:rPr>
              <w:t>4.2.3</w:t>
            </w:r>
            <w:r w:rsidR="00EE08E6">
              <w:rPr>
                <w:rFonts w:asciiTheme="minorHAnsi" w:eastAsiaTheme="minorEastAsia" w:hAnsiTheme="minorHAnsi" w:cstheme="minorBidi"/>
                <w:sz w:val="22"/>
                <w:szCs w:val="22"/>
                <w:lang w:val="de-CH" w:eastAsia="de-CH"/>
              </w:rPr>
              <w:tab/>
            </w:r>
            <w:r w:rsidR="00EE08E6" w:rsidRPr="00B05D2D">
              <w:rPr>
                <w:rStyle w:val="Hyperlink"/>
              </w:rPr>
              <w:t>Unit Suffix</w:t>
            </w:r>
            <w:r w:rsidR="00EE08E6">
              <w:rPr>
                <w:webHidden/>
              </w:rPr>
              <w:tab/>
            </w:r>
            <w:r w:rsidR="00EE08E6">
              <w:rPr>
                <w:webHidden/>
              </w:rPr>
              <w:fldChar w:fldCharType="begin"/>
            </w:r>
            <w:r w:rsidR="00EE08E6">
              <w:rPr>
                <w:webHidden/>
              </w:rPr>
              <w:instrText xml:space="preserve"> PAGEREF _Toc374359317 \h </w:instrText>
            </w:r>
            <w:r w:rsidR="00EE08E6">
              <w:rPr>
                <w:webHidden/>
              </w:rPr>
            </w:r>
            <w:r w:rsidR="00EE08E6">
              <w:rPr>
                <w:webHidden/>
              </w:rPr>
              <w:fldChar w:fldCharType="separate"/>
            </w:r>
            <w:r w:rsidR="00EE08E6">
              <w:rPr>
                <w:webHidden/>
              </w:rPr>
              <w:t>8</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18" w:history="1">
            <w:r w:rsidR="00EE08E6" w:rsidRPr="00B05D2D">
              <w:rPr>
                <w:rStyle w:val="Hyperlink"/>
              </w:rPr>
              <w:t>4.2.4</w:t>
            </w:r>
            <w:r w:rsidR="00EE08E6">
              <w:rPr>
                <w:rFonts w:asciiTheme="minorHAnsi" w:eastAsiaTheme="minorEastAsia" w:hAnsiTheme="minorHAnsi" w:cstheme="minorBidi"/>
                <w:sz w:val="22"/>
                <w:szCs w:val="22"/>
                <w:lang w:val="de-CH" w:eastAsia="de-CH"/>
              </w:rPr>
              <w:tab/>
            </w:r>
            <w:r w:rsidR="00EE08E6" w:rsidRPr="00B05D2D">
              <w:rPr>
                <w:rStyle w:val="Hyperlink"/>
              </w:rPr>
              <w:t>IO Suffix</w:t>
            </w:r>
            <w:r w:rsidR="00EE08E6">
              <w:rPr>
                <w:webHidden/>
              </w:rPr>
              <w:tab/>
            </w:r>
            <w:r w:rsidR="00EE08E6">
              <w:rPr>
                <w:webHidden/>
              </w:rPr>
              <w:fldChar w:fldCharType="begin"/>
            </w:r>
            <w:r w:rsidR="00EE08E6">
              <w:rPr>
                <w:webHidden/>
              </w:rPr>
              <w:instrText xml:space="preserve"> PAGEREF _Toc374359318 \h </w:instrText>
            </w:r>
            <w:r w:rsidR="00EE08E6">
              <w:rPr>
                <w:webHidden/>
              </w:rPr>
            </w:r>
            <w:r w:rsidR="00EE08E6">
              <w:rPr>
                <w:webHidden/>
              </w:rPr>
              <w:fldChar w:fldCharType="separate"/>
            </w:r>
            <w:r w:rsidR="00EE08E6">
              <w:rPr>
                <w:webHidden/>
              </w:rPr>
              <w:t>8</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19" w:history="1">
            <w:r w:rsidR="00EE08E6" w:rsidRPr="00B05D2D">
              <w:rPr>
                <w:rStyle w:val="Hyperlink"/>
              </w:rPr>
              <w:t>4.3</w:t>
            </w:r>
            <w:r w:rsidR="00EE08E6">
              <w:rPr>
                <w:rFonts w:asciiTheme="minorHAnsi" w:eastAsiaTheme="minorEastAsia" w:hAnsiTheme="minorHAnsi" w:cstheme="minorBidi"/>
                <w:sz w:val="22"/>
                <w:szCs w:val="22"/>
                <w:lang w:val="de-CH" w:eastAsia="de-CH"/>
              </w:rPr>
              <w:tab/>
            </w:r>
            <w:r w:rsidR="00EE08E6" w:rsidRPr="00B05D2D">
              <w:rPr>
                <w:rStyle w:val="Hyperlink"/>
              </w:rPr>
              <w:t>Global variables</w:t>
            </w:r>
            <w:r w:rsidR="00EE08E6">
              <w:rPr>
                <w:webHidden/>
              </w:rPr>
              <w:tab/>
            </w:r>
            <w:r w:rsidR="00EE08E6">
              <w:rPr>
                <w:webHidden/>
              </w:rPr>
              <w:fldChar w:fldCharType="begin"/>
            </w:r>
            <w:r w:rsidR="00EE08E6">
              <w:rPr>
                <w:webHidden/>
              </w:rPr>
              <w:instrText xml:space="preserve"> PAGEREF _Toc374359319 \h </w:instrText>
            </w:r>
            <w:r w:rsidR="00EE08E6">
              <w:rPr>
                <w:webHidden/>
              </w:rPr>
            </w:r>
            <w:r w:rsidR="00EE08E6">
              <w:rPr>
                <w:webHidden/>
              </w:rPr>
              <w:fldChar w:fldCharType="separate"/>
            </w:r>
            <w:r w:rsidR="00EE08E6">
              <w:rPr>
                <w:webHidden/>
              </w:rPr>
              <w:t>8</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20" w:history="1">
            <w:r w:rsidR="00EE08E6" w:rsidRPr="00B05D2D">
              <w:rPr>
                <w:rStyle w:val="Hyperlink"/>
              </w:rPr>
              <w:t>4.3.1</w:t>
            </w:r>
            <w:r w:rsidR="00EE08E6">
              <w:rPr>
                <w:rFonts w:asciiTheme="minorHAnsi" w:eastAsiaTheme="minorEastAsia" w:hAnsiTheme="minorHAnsi" w:cstheme="minorBidi"/>
                <w:sz w:val="22"/>
                <w:szCs w:val="22"/>
                <w:lang w:val="de-CH" w:eastAsia="de-CH"/>
              </w:rPr>
              <w:tab/>
            </w:r>
            <w:r w:rsidR="00EE08E6" w:rsidRPr="00B05D2D">
              <w:rPr>
                <w:rStyle w:val="Hyperlink"/>
              </w:rPr>
              <w:t>Examples</w:t>
            </w:r>
            <w:r w:rsidR="00EE08E6">
              <w:rPr>
                <w:webHidden/>
              </w:rPr>
              <w:tab/>
            </w:r>
            <w:r w:rsidR="00EE08E6">
              <w:rPr>
                <w:webHidden/>
              </w:rPr>
              <w:fldChar w:fldCharType="begin"/>
            </w:r>
            <w:r w:rsidR="00EE08E6">
              <w:rPr>
                <w:webHidden/>
              </w:rPr>
              <w:instrText xml:space="preserve"> PAGEREF _Toc374359320 \h </w:instrText>
            </w:r>
            <w:r w:rsidR="00EE08E6">
              <w:rPr>
                <w:webHidden/>
              </w:rPr>
            </w:r>
            <w:r w:rsidR="00EE08E6">
              <w:rPr>
                <w:webHidden/>
              </w:rPr>
              <w:fldChar w:fldCharType="separate"/>
            </w:r>
            <w:r w:rsidR="00EE08E6">
              <w:rPr>
                <w:webHidden/>
              </w:rPr>
              <w:t>8</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21" w:history="1">
            <w:r w:rsidR="00EE08E6" w:rsidRPr="00B05D2D">
              <w:rPr>
                <w:rStyle w:val="Hyperlink"/>
              </w:rPr>
              <w:t>4.3.2</w:t>
            </w:r>
            <w:r w:rsidR="00EE08E6">
              <w:rPr>
                <w:rFonts w:asciiTheme="minorHAnsi" w:eastAsiaTheme="minorEastAsia" w:hAnsiTheme="minorHAnsi" w:cstheme="minorBidi"/>
                <w:sz w:val="22"/>
                <w:szCs w:val="22"/>
                <w:lang w:val="de-CH" w:eastAsia="de-CH"/>
              </w:rPr>
              <w:tab/>
            </w:r>
            <w:r w:rsidR="00EE08E6" w:rsidRPr="00B05D2D">
              <w:rPr>
                <w:rStyle w:val="Hyperlink"/>
              </w:rPr>
              <w:t>Header</w:t>
            </w:r>
            <w:r w:rsidR="00EE08E6">
              <w:rPr>
                <w:webHidden/>
              </w:rPr>
              <w:tab/>
            </w:r>
            <w:r w:rsidR="00EE08E6">
              <w:rPr>
                <w:webHidden/>
              </w:rPr>
              <w:fldChar w:fldCharType="begin"/>
            </w:r>
            <w:r w:rsidR="00EE08E6">
              <w:rPr>
                <w:webHidden/>
              </w:rPr>
              <w:instrText xml:space="preserve"> PAGEREF _Toc374359321 \h </w:instrText>
            </w:r>
            <w:r w:rsidR="00EE08E6">
              <w:rPr>
                <w:webHidden/>
              </w:rPr>
            </w:r>
            <w:r w:rsidR="00EE08E6">
              <w:rPr>
                <w:webHidden/>
              </w:rPr>
              <w:fldChar w:fldCharType="separate"/>
            </w:r>
            <w:r w:rsidR="00EE08E6">
              <w:rPr>
                <w:webHidden/>
              </w:rPr>
              <w:t>9</w:t>
            </w:r>
            <w:r w:rsidR="00EE08E6">
              <w:rPr>
                <w:webHidden/>
              </w:rPr>
              <w:fldChar w:fldCharType="end"/>
            </w:r>
          </w:hyperlink>
        </w:p>
        <w:p w:rsidR="00EE08E6" w:rsidRDefault="006979CB">
          <w:pPr>
            <w:pStyle w:val="Verzeichnis1"/>
            <w:rPr>
              <w:rFonts w:asciiTheme="minorHAnsi" w:eastAsiaTheme="minorEastAsia" w:hAnsiTheme="minorHAnsi" w:cstheme="minorBidi"/>
              <w:sz w:val="22"/>
              <w:szCs w:val="22"/>
              <w:lang w:val="de-CH" w:eastAsia="de-CH"/>
            </w:rPr>
          </w:pPr>
          <w:hyperlink w:anchor="_Toc374359322" w:history="1">
            <w:r w:rsidR="00EE08E6" w:rsidRPr="00B05D2D">
              <w:rPr>
                <w:rStyle w:val="Hyperlink"/>
              </w:rPr>
              <w:t>5</w:t>
            </w:r>
            <w:r w:rsidR="00EE08E6">
              <w:rPr>
                <w:rFonts w:asciiTheme="minorHAnsi" w:eastAsiaTheme="minorEastAsia" w:hAnsiTheme="minorHAnsi" w:cstheme="minorBidi"/>
                <w:sz w:val="22"/>
                <w:szCs w:val="22"/>
                <w:lang w:val="de-CH" w:eastAsia="de-CH"/>
              </w:rPr>
              <w:tab/>
            </w:r>
            <w:r w:rsidR="00EE08E6" w:rsidRPr="00B05D2D">
              <w:rPr>
                <w:rStyle w:val="Hyperlink"/>
              </w:rPr>
              <w:t>Designed structure of PLC-software</w:t>
            </w:r>
            <w:r w:rsidR="00EE08E6">
              <w:rPr>
                <w:webHidden/>
              </w:rPr>
              <w:tab/>
            </w:r>
            <w:r w:rsidR="00EE08E6">
              <w:rPr>
                <w:webHidden/>
              </w:rPr>
              <w:fldChar w:fldCharType="begin"/>
            </w:r>
            <w:r w:rsidR="00EE08E6">
              <w:rPr>
                <w:webHidden/>
              </w:rPr>
              <w:instrText xml:space="preserve"> PAGEREF _Toc374359322 \h </w:instrText>
            </w:r>
            <w:r w:rsidR="00EE08E6">
              <w:rPr>
                <w:webHidden/>
              </w:rPr>
            </w:r>
            <w:r w:rsidR="00EE08E6">
              <w:rPr>
                <w:webHidden/>
              </w:rPr>
              <w:fldChar w:fldCharType="separate"/>
            </w:r>
            <w:r w:rsidR="00EE08E6">
              <w:rPr>
                <w:webHidden/>
              </w:rPr>
              <w:t>9</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23" w:history="1">
            <w:r w:rsidR="00EE08E6" w:rsidRPr="00B05D2D">
              <w:rPr>
                <w:rStyle w:val="Hyperlink"/>
              </w:rPr>
              <w:t>5.1</w:t>
            </w:r>
            <w:r w:rsidR="00EE08E6">
              <w:rPr>
                <w:rFonts w:asciiTheme="minorHAnsi" w:eastAsiaTheme="minorEastAsia" w:hAnsiTheme="minorHAnsi" w:cstheme="minorBidi"/>
                <w:sz w:val="22"/>
                <w:szCs w:val="22"/>
                <w:lang w:val="de-CH" w:eastAsia="de-CH"/>
              </w:rPr>
              <w:tab/>
            </w:r>
            <w:r w:rsidR="00EE08E6" w:rsidRPr="00B05D2D">
              <w:rPr>
                <w:rStyle w:val="Hyperlink"/>
              </w:rPr>
              <w:t>Controller-tree</w:t>
            </w:r>
            <w:r w:rsidR="00EE08E6">
              <w:rPr>
                <w:webHidden/>
              </w:rPr>
              <w:tab/>
            </w:r>
            <w:r w:rsidR="00EE08E6">
              <w:rPr>
                <w:webHidden/>
              </w:rPr>
              <w:fldChar w:fldCharType="begin"/>
            </w:r>
            <w:r w:rsidR="00EE08E6">
              <w:rPr>
                <w:webHidden/>
              </w:rPr>
              <w:instrText xml:space="preserve"> PAGEREF _Toc374359323 \h </w:instrText>
            </w:r>
            <w:r w:rsidR="00EE08E6">
              <w:rPr>
                <w:webHidden/>
              </w:rPr>
            </w:r>
            <w:r w:rsidR="00EE08E6">
              <w:rPr>
                <w:webHidden/>
              </w:rPr>
              <w:fldChar w:fldCharType="separate"/>
            </w:r>
            <w:r w:rsidR="00EE08E6">
              <w:rPr>
                <w:webHidden/>
              </w:rPr>
              <w:t>9</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24" w:history="1">
            <w:r w:rsidR="00EE08E6" w:rsidRPr="00B05D2D">
              <w:rPr>
                <w:rStyle w:val="Hyperlink"/>
              </w:rPr>
              <w:t>5.2</w:t>
            </w:r>
            <w:r w:rsidR="00EE08E6">
              <w:rPr>
                <w:rFonts w:asciiTheme="minorHAnsi" w:eastAsiaTheme="minorEastAsia" w:hAnsiTheme="minorHAnsi" w:cstheme="minorBidi"/>
                <w:sz w:val="22"/>
                <w:szCs w:val="22"/>
                <w:lang w:val="de-CH" w:eastAsia="de-CH"/>
              </w:rPr>
              <w:tab/>
            </w:r>
            <w:r w:rsidR="00EE08E6" w:rsidRPr="00B05D2D">
              <w:rPr>
                <w:rStyle w:val="Hyperlink"/>
              </w:rPr>
              <w:t>Controller</w:t>
            </w:r>
            <w:r w:rsidR="00EE08E6">
              <w:rPr>
                <w:webHidden/>
              </w:rPr>
              <w:tab/>
            </w:r>
            <w:r w:rsidR="00EE08E6">
              <w:rPr>
                <w:webHidden/>
              </w:rPr>
              <w:fldChar w:fldCharType="begin"/>
            </w:r>
            <w:r w:rsidR="00EE08E6">
              <w:rPr>
                <w:webHidden/>
              </w:rPr>
              <w:instrText xml:space="preserve"> PAGEREF _Toc374359324 \h </w:instrText>
            </w:r>
            <w:r w:rsidR="00EE08E6">
              <w:rPr>
                <w:webHidden/>
              </w:rPr>
            </w:r>
            <w:r w:rsidR="00EE08E6">
              <w:rPr>
                <w:webHidden/>
              </w:rPr>
              <w:fldChar w:fldCharType="separate"/>
            </w:r>
            <w:r w:rsidR="00EE08E6">
              <w:rPr>
                <w:webHidden/>
              </w:rPr>
              <w:t>10</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25" w:history="1">
            <w:r w:rsidR="00EE08E6" w:rsidRPr="00B05D2D">
              <w:rPr>
                <w:rStyle w:val="Hyperlink"/>
              </w:rPr>
              <w:t>5.2.1</w:t>
            </w:r>
            <w:r w:rsidR="00EE08E6">
              <w:rPr>
                <w:rFonts w:asciiTheme="minorHAnsi" w:eastAsiaTheme="minorEastAsia" w:hAnsiTheme="minorHAnsi" w:cstheme="minorBidi"/>
                <w:sz w:val="22"/>
                <w:szCs w:val="22"/>
                <w:lang w:val="de-CH" w:eastAsia="de-CH"/>
              </w:rPr>
              <w:tab/>
            </w:r>
            <w:r w:rsidR="00EE08E6" w:rsidRPr="00B05D2D">
              <w:rPr>
                <w:rStyle w:val="Hyperlink"/>
              </w:rPr>
              <w:t>Common Interface (CIf)</w:t>
            </w:r>
            <w:r w:rsidR="00EE08E6">
              <w:rPr>
                <w:webHidden/>
              </w:rPr>
              <w:tab/>
            </w:r>
            <w:r w:rsidR="00EE08E6">
              <w:rPr>
                <w:webHidden/>
              </w:rPr>
              <w:fldChar w:fldCharType="begin"/>
            </w:r>
            <w:r w:rsidR="00EE08E6">
              <w:rPr>
                <w:webHidden/>
              </w:rPr>
              <w:instrText xml:space="preserve"> PAGEREF _Toc374359325 \h </w:instrText>
            </w:r>
            <w:r w:rsidR="00EE08E6">
              <w:rPr>
                <w:webHidden/>
              </w:rPr>
            </w:r>
            <w:r w:rsidR="00EE08E6">
              <w:rPr>
                <w:webHidden/>
              </w:rPr>
              <w:fldChar w:fldCharType="separate"/>
            </w:r>
            <w:r w:rsidR="00EE08E6">
              <w:rPr>
                <w:webHidden/>
              </w:rPr>
              <w:t>11</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26" w:history="1">
            <w:r w:rsidR="00EE08E6" w:rsidRPr="00B05D2D">
              <w:rPr>
                <w:rStyle w:val="Hyperlink"/>
              </w:rPr>
              <w:t>5.2.2</w:t>
            </w:r>
            <w:r w:rsidR="00EE08E6">
              <w:rPr>
                <w:rFonts w:asciiTheme="minorHAnsi" w:eastAsiaTheme="minorEastAsia" w:hAnsiTheme="minorHAnsi" w:cstheme="minorBidi"/>
                <w:sz w:val="22"/>
                <w:szCs w:val="22"/>
                <w:lang w:val="de-CH" w:eastAsia="de-CH"/>
              </w:rPr>
              <w:tab/>
            </w:r>
            <w:r w:rsidR="00EE08E6" w:rsidRPr="00B05D2D">
              <w:rPr>
                <w:rStyle w:val="Hyperlink"/>
              </w:rPr>
              <w:t>Specific Interface (SIf)</w:t>
            </w:r>
            <w:r w:rsidR="00EE08E6">
              <w:rPr>
                <w:webHidden/>
              </w:rPr>
              <w:tab/>
            </w:r>
            <w:r w:rsidR="00EE08E6">
              <w:rPr>
                <w:webHidden/>
              </w:rPr>
              <w:fldChar w:fldCharType="begin"/>
            </w:r>
            <w:r w:rsidR="00EE08E6">
              <w:rPr>
                <w:webHidden/>
              </w:rPr>
              <w:instrText xml:space="preserve"> PAGEREF _Toc374359326 \h </w:instrText>
            </w:r>
            <w:r w:rsidR="00EE08E6">
              <w:rPr>
                <w:webHidden/>
              </w:rPr>
            </w:r>
            <w:r w:rsidR="00EE08E6">
              <w:rPr>
                <w:webHidden/>
              </w:rPr>
              <w:fldChar w:fldCharType="separate"/>
            </w:r>
            <w:r w:rsidR="00EE08E6">
              <w:rPr>
                <w:webHidden/>
              </w:rPr>
              <w:t>12</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27" w:history="1">
            <w:r w:rsidR="00EE08E6" w:rsidRPr="00B05D2D">
              <w:rPr>
                <w:rStyle w:val="Hyperlink"/>
              </w:rPr>
              <w:t>5.2.3</w:t>
            </w:r>
            <w:r w:rsidR="00EE08E6">
              <w:rPr>
                <w:rFonts w:asciiTheme="minorHAnsi" w:eastAsiaTheme="minorEastAsia" w:hAnsiTheme="minorHAnsi" w:cstheme="minorBidi"/>
                <w:sz w:val="22"/>
                <w:szCs w:val="22"/>
                <w:lang w:val="de-CH" w:eastAsia="de-CH"/>
              </w:rPr>
              <w:tab/>
            </w:r>
            <w:r w:rsidR="00EE08E6" w:rsidRPr="00B05D2D">
              <w:rPr>
                <w:rStyle w:val="Hyperlink"/>
              </w:rPr>
              <w:t>Modes</w:t>
            </w:r>
            <w:r w:rsidR="00EE08E6">
              <w:rPr>
                <w:webHidden/>
              </w:rPr>
              <w:tab/>
            </w:r>
            <w:r w:rsidR="00EE08E6">
              <w:rPr>
                <w:webHidden/>
              </w:rPr>
              <w:fldChar w:fldCharType="begin"/>
            </w:r>
            <w:r w:rsidR="00EE08E6">
              <w:rPr>
                <w:webHidden/>
              </w:rPr>
              <w:instrText xml:space="preserve"> PAGEREF _Toc374359327 \h </w:instrText>
            </w:r>
            <w:r w:rsidR="00EE08E6">
              <w:rPr>
                <w:webHidden/>
              </w:rPr>
            </w:r>
            <w:r w:rsidR="00EE08E6">
              <w:rPr>
                <w:webHidden/>
              </w:rPr>
              <w:fldChar w:fldCharType="separate"/>
            </w:r>
            <w:r w:rsidR="00EE08E6">
              <w:rPr>
                <w:webHidden/>
              </w:rPr>
              <w:t>12</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28" w:history="1">
            <w:r w:rsidR="00EE08E6" w:rsidRPr="00B05D2D">
              <w:rPr>
                <w:rStyle w:val="Hyperlink"/>
              </w:rPr>
              <w:t>5.2.4</w:t>
            </w:r>
            <w:r w:rsidR="00EE08E6">
              <w:rPr>
                <w:rFonts w:asciiTheme="minorHAnsi" w:eastAsiaTheme="minorEastAsia" w:hAnsiTheme="minorHAnsi" w:cstheme="minorBidi"/>
                <w:sz w:val="22"/>
                <w:szCs w:val="22"/>
                <w:lang w:val="de-CH" w:eastAsia="de-CH"/>
              </w:rPr>
              <w:tab/>
            </w:r>
            <w:r w:rsidR="00EE08E6" w:rsidRPr="00B05D2D">
              <w:rPr>
                <w:rStyle w:val="Hyperlink"/>
              </w:rPr>
              <w:t>Commands / State</w:t>
            </w:r>
            <w:r w:rsidR="00EE08E6">
              <w:rPr>
                <w:webHidden/>
              </w:rPr>
              <w:tab/>
            </w:r>
            <w:r w:rsidR="00EE08E6">
              <w:rPr>
                <w:webHidden/>
              </w:rPr>
              <w:fldChar w:fldCharType="begin"/>
            </w:r>
            <w:r w:rsidR="00EE08E6">
              <w:rPr>
                <w:webHidden/>
              </w:rPr>
              <w:instrText xml:space="preserve"> PAGEREF _Toc374359328 \h </w:instrText>
            </w:r>
            <w:r w:rsidR="00EE08E6">
              <w:rPr>
                <w:webHidden/>
              </w:rPr>
            </w:r>
            <w:r w:rsidR="00EE08E6">
              <w:rPr>
                <w:webHidden/>
              </w:rPr>
              <w:fldChar w:fldCharType="separate"/>
            </w:r>
            <w:r w:rsidR="00EE08E6">
              <w:rPr>
                <w:webHidden/>
              </w:rPr>
              <w:t>12</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29" w:history="1">
            <w:r w:rsidR="00EE08E6" w:rsidRPr="00B05D2D">
              <w:rPr>
                <w:rStyle w:val="Hyperlink"/>
              </w:rPr>
              <w:t>5.2.5</w:t>
            </w:r>
            <w:r w:rsidR="00EE08E6">
              <w:rPr>
                <w:rFonts w:asciiTheme="minorHAnsi" w:eastAsiaTheme="minorEastAsia" w:hAnsiTheme="minorHAnsi" w:cstheme="minorBidi"/>
                <w:sz w:val="22"/>
                <w:szCs w:val="22"/>
                <w:lang w:val="de-CH" w:eastAsia="de-CH"/>
              </w:rPr>
              <w:tab/>
            </w:r>
            <w:r w:rsidR="00EE08E6" w:rsidRPr="00B05D2D">
              <w:rPr>
                <w:rStyle w:val="Hyperlink"/>
              </w:rPr>
              <w:t>IO handling</w:t>
            </w:r>
            <w:r w:rsidR="00EE08E6">
              <w:rPr>
                <w:webHidden/>
              </w:rPr>
              <w:tab/>
            </w:r>
            <w:r w:rsidR="00EE08E6">
              <w:rPr>
                <w:webHidden/>
              </w:rPr>
              <w:fldChar w:fldCharType="begin"/>
            </w:r>
            <w:r w:rsidR="00EE08E6">
              <w:rPr>
                <w:webHidden/>
              </w:rPr>
              <w:instrText xml:space="preserve"> PAGEREF _Toc374359329 \h </w:instrText>
            </w:r>
            <w:r w:rsidR="00EE08E6">
              <w:rPr>
                <w:webHidden/>
              </w:rPr>
            </w:r>
            <w:r w:rsidR="00EE08E6">
              <w:rPr>
                <w:webHidden/>
              </w:rPr>
              <w:fldChar w:fldCharType="separate"/>
            </w:r>
            <w:r w:rsidR="00EE08E6">
              <w:rPr>
                <w:webHidden/>
              </w:rPr>
              <w:t>13</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30" w:history="1">
            <w:r w:rsidR="00EE08E6" w:rsidRPr="00B05D2D">
              <w:rPr>
                <w:rStyle w:val="Hyperlink"/>
              </w:rPr>
              <w:t>5.2.6</w:t>
            </w:r>
            <w:r w:rsidR="00EE08E6">
              <w:rPr>
                <w:rFonts w:asciiTheme="minorHAnsi" w:eastAsiaTheme="minorEastAsia" w:hAnsiTheme="minorHAnsi" w:cstheme="minorBidi"/>
                <w:sz w:val="22"/>
                <w:szCs w:val="22"/>
                <w:lang w:val="de-CH" w:eastAsia="de-CH"/>
              </w:rPr>
              <w:tab/>
            </w:r>
            <w:r w:rsidR="00EE08E6" w:rsidRPr="00B05D2D">
              <w:rPr>
                <w:rStyle w:val="Hyperlink"/>
              </w:rPr>
              <w:t>Parameter handling</w:t>
            </w:r>
            <w:r w:rsidR="00EE08E6">
              <w:rPr>
                <w:webHidden/>
              </w:rPr>
              <w:tab/>
            </w:r>
            <w:r w:rsidR="00EE08E6">
              <w:rPr>
                <w:webHidden/>
              </w:rPr>
              <w:fldChar w:fldCharType="begin"/>
            </w:r>
            <w:r w:rsidR="00EE08E6">
              <w:rPr>
                <w:webHidden/>
              </w:rPr>
              <w:instrText xml:space="preserve"> PAGEREF _Toc374359330 \h </w:instrText>
            </w:r>
            <w:r w:rsidR="00EE08E6">
              <w:rPr>
                <w:webHidden/>
              </w:rPr>
            </w:r>
            <w:r w:rsidR="00EE08E6">
              <w:rPr>
                <w:webHidden/>
              </w:rPr>
              <w:fldChar w:fldCharType="separate"/>
            </w:r>
            <w:r w:rsidR="00EE08E6">
              <w:rPr>
                <w:webHidden/>
              </w:rPr>
              <w:t>14</w:t>
            </w:r>
            <w:r w:rsidR="00EE08E6">
              <w:rPr>
                <w:webHidden/>
              </w:rPr>
              <w:fldChar w:fldCharType="end"/>
            </w:r>
          </w:hyperlink>
        </w:p>
        <w:p w:rsidR="00EE08E6" w:rsidRDefault="006979CB">
          <w:pPr>
            <w:pStyle w:val="Verzeichnis3"/>
            <w:rPr>
              <w:rFonts w:asciiTheme="minorHAnsi" w:eastAsiaTheme="minorEastAsia" w:hAnsiTheme="minorHAnsi" w:cstheme="minorBidi"/>
              <w:sz w:val="22"/>
              <w:szCs w:val="22"/>
              <w:lang w:val="de-CH" w:eastAsia="de-CH"/>
            </w:rPr>
          </w:pPr>
          <w:hyperlink w:anchor="_Toc374359331" w:history="1">
            <w:r w:rsidR="00EE08E6" w:rsidRPr="00B05D2D">
              <w:rPr>
                <w:rStyle w:val="Hyperlink"/>
              </w:rPr>
              <w:t>5.2.7</w:t>
            </w:r>
            <w:r w:rsidR="00EE08E6">
              <w:rPr>
                <w:rFonts w:asciiTheme="minorHAnsi" w:eastAsiaTheme="minorEastAsia" w:hAnsiTheme="minorHAnsi" w:cstheme="minorBidi"/>
                <w:sz w:val="22"/>
                <w:szCs w:val="22"/>
                <w:lang w:val="de-CH" w:eastAsia="de-CH"/>
              </w:rPr>
              <w:tab/>
            </w:r>
            <w:r w:rsidR="00EE08E6" w:rsidRPr="00B05D2D">
              <w:rPr>
                <w:rStyle w:val="Hyperlink"/>
              </w:rPr>
              <w:t>State machine</w:t>
            </w:r>
            <w:r w:rsidR="00EE08E6">
              <w:rPr>
                <w:webHidden/>
              </w:rPr>
              <w:tab/>
            </w:r>
            <w:r w:rsidR="00EE08E6">
              <w:rPr>
                <w:webHidden/>
              </w:rPr>
              <w:fldChar w:fldCharType="begin"/>
            </w:r>
            <w:r w:rsidR="00EE08E6">
              <w:rPr>
                <w:webHidden/>
              </w:rPr>
              <w:instrText xml:space="preserve"> PAGEREF _Toc374359331 \h </w:instrText>
            </w:r>
            <w:r w:rsidR="00EE08E6">
              <w:rPr>
                <w:webHidden/>
              </w:rPr>
            </w:r>
            <w:r w:rsidR="00EE08E6">
              <w:rPr>
                <w:webHidden/>
              </w:rPr>
              <w:fldChar w:fldCharType="separate"/>
            </w:r>
            <w:r w:rsidR="00EE08E6">
              <w:rPr>
                <w:webHidden/>
              </w:rPr>
              <w:t>14</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32" w:history="1">
            <w:r w:rsidR="00EE08E6" w:rsidRPr="00B05D2D">
              <w:rPr>
                <w:rStyle w:val="Hyperlink"/>
              </w:rPr>
              <w:t>5.3</w:t>
            </w:r>
            <w:r w:rsidR="00EE08E6">
              <w:rPr>
                <w:rFonts w:asciiTheme="minorHAnsi" w:eastAsiaTheme="minorEastAsia" w:hAnsiTheme="minorHAnsi" w:cstheme="minorBidi"/>
                <w:sz w:val="22"/>
                <w:szCs w:val="22"/>
                <w:lang w:val="de-CH" w:eastAsia="de-CH"/>
              </w:rPr>
              <w:tab/>
            </w:r>
            <w:r w:rsidR="00EE08E6" w:rsidRPr="00B05D2D">
              <w:rPr>
                <w:rStyle w:val="Hyperlink"/>
              </w:rPr>
              <w:t>Example Level1 Cylinders (Class CYL)</w:t>
            </w:r>
            <w:r w:rsidR="00EE08E6">
              <w:rPr>
                <w:webHidden/>
              </w:rPr>
              <w:tab/>
            </w:r>
            <w:r w:rsidR="00EE08E6">
              <w:rPr>
                <w:webHidden/>
              </w:rPr>
              <w:fldChar w:fldCharType="begin"/>
            </w:r>
            <w:r w:rsidR="00EE08E6">
              <w:rPr>
                <w:webHidden/>
              </w:rPr>
              <w:instrText xml:space="preserve"> PAGEREF _Toc374359332 \h </w:instrText>
            </w:r>
            <w:r w:rsidR="00EE08E6">
              <w:rPr>
                <w:webHidden/>
              </w:rPr>
            </w:r>
            <w:r w:rsidR="00EE08E6">
              <w:rPr>
                <w:webHidden/>
              </w:rPr>
              <w:fldChar w:fldCharType="separate"/>
            </w:r>
            <w:r w:rsidR="00EE08E6">
              <w:rPr>
                <w:webHidden/>
              </w:rPr>
              <w:t>16</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33" w:history="1">
            <w:r w:rsidR="00EE08E6" w:rsidRPr="00B05D2D">
              <w:rPr>
                <w:rStyle w:val="Hyperlink"/>
              </w:rPr>
              <w:t>5.4</w:t>
            </w:r>
            <w:r w:rsidR="00EE08E6">
              <w:rPr>
                <w:rFonts w:asciiTheme="minorHAnsi" w:eastAsiaTheme="minorEastAsia" w:hAnsiTheme="minorHAnsi" w:cstheme="minorBidi"/>
                <w:sz w:val="22"/>
                <w:szCs w:val="22"/>
                <w:lang w:val="de-CH" w:eastAsia="de-CH"/>
              </w:rPr>
              <w:tab/>
            </w:r>
            <w:r w:rsidR="00EE08E6" w:rsidRPr="00B05D2D">
              <w:rPr>
                <w:rStyle w:val="Hyperlink"/>
              </w:rPr>
              <w:t>Alarm handling</w:t>
            </w:r>
            <w:r w:rsidR="00EE08E6">
              <w:rPr>
                <w:webHidden/>
              </w:rPr>
              <w:tab/>
            </w:r>
            <w:r w:rsidR="00EE08E6">
              <w:rPr>
                <w:webHidden/>
              </w:rPr>
              <w:fldChar w:fldCharType="begin"/>
            </w:r>
            <w:r w:rsidR="00EE08E6">
              <w:rPr>
                <w:webHidden/>
              </w:rPr>
              <w:instrText xml:space="preserve"> PAGEREF _Toc374359333 \h </w:instrText>
            </w:r>
            <w:r w:rsidR="00EE08E6">
              <w:rPr>
                <w:webHidden/>
              </w:rPr>
            </w:r>
            <w:r w:rsidR="00EE08E6">
              <w:rPr>
                <w:webHidden/>
              </w:rPr>
              <w:fldChar w:fldCharType="separate"/>
            </w:r>
            <w:r w:rsidR="00EE08E6">
              <w:rPr>
                <w:webHidden/>
              </w:rPr>
              <w:t>17</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34" w:history="1">
            <w:r w:rsidR="00EE08E6" w:rsidRPr="00B05D2D">
              <w:rPr>
                <w:rStyle w:val="Hyperlink"/>
              </w:rPr>
              <w:t>5.5</w:t>
            </w:r>
            <w:r w:rsidR="00EE08E6">
              <w:rPr>
                <w:rFonts w:asciiTheme="minorHAnsi" w:eastAsiaTheme="minorEastAsia" w:hAnsiTheme="minorHAnsi" w:cstheme="minorBidi"/>
                <w:sz w:val="22"/>
                <w:szCs w:val="22"/>
                <w:lang w:val="de-CH" w:eastAsia="de-CH"/>
              </w:rPr>
              <w:tab/>
            </w:r>
            <w:r w:rsidR="00EE08E6" w:rsidRPr="00B05D2D">
              <w:rPr>
                <w:rStyle w:val="Hyperlink"/>
              </w:rPr>
              <w:t>Software info</w:t>
            </w:r>
            <w:r w:rsidR="00EE08E6">
              <w:rPr>
                <w:webHidden/>
              </w:rPr>
              <w:tab/>
            </w:r>
            <w:r w:rsidR="00EE08E6">
              <w:rPr>
                <w:webHidden/>
              </w:rPr>
              <w:fldChar w:fldCharType="begin"/>
            </w:r>
            <w:r w:rsidR="00EE08E6">
              <w:rPr>
                <w:webHidden/>
              </w:rPr>
              <w:instrText xml:space="preserve"> PAGEREF _Toc374359334 \h </w:instrText>
            </w:r>
            <w:r w:rsidR="00EE08E6">
              <w:rPr>
                <w:webHidden/>
              </w:rPr>
            </w:r>
            <w:r w:rsidR="00EE08E6">
              <w:rPr>
                <w:webHidden/>
              </w:rPr>
              <w:fldChar w:fldCharType="separate"/>
            </w:r>
            <w:r w:rsidR="00EE08E6">
              <w:rPr>
                <w:webHidden/>
              </w:rPr>
              <w:t>19</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35" w:history="1">
            <w:r w:rsidR="00EE08E6" w:rsidRPr="00B05D2D">
              <w:rPr>
                <w:rStyle w:val="Hyperlink"/>
              </w:rPr>
              <w:t>5.6</w:t>
            </w:r>
            <w:r w:rsidR="00EE08E6">
              <w:rPr>
                <w:rFonts w:asciiTheme="minorHAnsi" w:eastAsiaTheme="minorEastAsia" w:hAnsiTheme="minorHAnsi" w:cstheme="minorBidi"/>
                <w:sz w:val="22"/>
                <w:szCs w:val="22"/>
                <w:lang w:val="de-CH" w:eastAsia="de-CH"/>
              </w:rPr>
              <w:tab/>
            </w:r>
            <w:r w:rsidR="00EE08E6" w:rsidRPr="00B05D2D">
              <w:rPr>
                <w:rStyle w:val="Hyperlink"/>
              </w:rPr>
              <w:t>Logger on PLC</w:t>
            </w:r>
            <w:r w:rsidR="00EE08E6">
              <w:rPr>
                <w:webHidden/>
              </w:rPr>
              <w:tab/>
            </w:r>
            <w:r w:rsidR="00EE08E6">
              <w:rPr>
                <w:webHidden/>
              </w:rPr>
              <w:fldChar w:fldCharType="begin"/>
            </w:r>
            <w:r w:rsidR="00EE08E6">
              <w:rPr>
                <w:webHidden/>
              </w:rPr>
              <w:instrText xml:space="preserve"> PAGEREF _Toc374359335 \h </w:instrText>
            </w:r>
            <w:r w:rsidR="00EE08E6">
              <w:rPr>
                <w:webHidden/>
              </w:rPr>
            </w:r>
            <w:r w:rsidR="00EE08E6">
              <w:rPr>
                <w:webHidden/>
              </w:rPr>
              <w:fldChar w:fldCharType="separate"/>
            </w:r>
            <w:r w:rsidR="00EE08E6">
              <w:rPr>
                <w:webHidden/>
              </w:rPr>
              <w:t>19</w:t>
            </w:r>
            <w:r w:rsidR="00EE08E6">
              <w:rPr>
                <w:webHidden/>
              </w:rPr>
              <w:fldChar w:fldCharType="end"/>
            </w:r>
          </w:hyperlink>
        </w:p>
        <w:p w:rsidR="00EE08E6" w:rsidRDefault="006979CB">
          <w:pPr>
            <w:pStyle w:val="Verzeichnis1"/>
            <w:rPr>
              <w:rFonts w:asciiTheme="minorHAnsi" w:eastAsiaTheme="minorEastAsia" w:hAnsiTheme="minorHAnsi" w:cstheme="minorBidi"/>
              <w:sz w:val="22"/>
              <w:szCs w:val="22"/>
              <w:lang w:val="de-CH" w:eastAsia="de-CH"/>
            </w:rPr>
          </w:pPr>
          <w:hyperlink w:anchor="_Toc374359336" w:history="1">
            <w:r w:rsidR="00EE08E6" w:rsidRPr="00B05D2D">
              <w:rPr>
                <w:rStyle w:val="Hyperlink"/>
              </w:rPr>
              <w:t>6</w:t>
            </w:r>
            <w:r w:rsidR="00EE08E6">
              <w:rPr>
                <w:rFonts w:asciiTheme="minorHAnsi" w:eastAsiaTheme="minorEastAsia" w:hAnsiTheme="minorHAnsi" w:cstheme="minorBidi"/>
                <w:sz w:val="22"/>
                <w:szCs w:val="22"/>
                <w:lang w:val="de-CH" w:eastAsia="de-CH"/>
              </w:rPr>
              <w:tab/>
            </w:r>
            <w:r w:rsidR="00EE08E6" w:rsidRPr="00B05D2D">
              <w:rPr>
                <w:rStyle w:val="Hyperlink"/>
              </w:rPr>
              <w:t>BASE_PLC Release Management</w:t>
            </w:r>
            <w:r w:rsidR="00EE08E6">
              <w:rPr>
                <w:webHidden/>
              </w:rPr>
              <w:tab/>
            </w:r>
            <w:r w:rsidR="00EE08E6">
              <w:rPr>
                <w:webHidden/>
              </w:rPr>
              <w:fldChar w:fldCharType="begin"/>
            </w:r>
            <w:r w:rsidR="00EE08E6">
              <w:rPr>
                <w:webHidden/>
              </w:rPr>
              <w:instrText xml:space="preserve"> PAGEREF _Toc374359336 \h </w:instrText>
            </w:r>
            <w:r w:rsidR="00EE08E6">
              <w:rPr>
                <w:webHidden/>
              </w:rPr>
            </w:r>
            <w:r w:rsidR="00EE08E6">
              <w:rPr>
                <w:webHidden/>
              </w:rPr>
              <w:fldChar w:fldCharType="separate"/>
            </w:r>
            <w:r w:rsidR="00EE08E6">
              <w:rPr>
                <w:webHidden/>
              </w:rPr>
              <w:t>20</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37" w:history="1">
            <w:r w:rsidR="00EE08E6" w:rsidRPr="00B05D2D">
              <w:rPr>
                <w:rStyle w:val="Hyperlink"/>
              </w:rPr>
              <w:t>6.1</w:t>
            </w:r>
            <w:r w:rsidR="00EE08E6">
              <w:rPr>
                <w:rFonts w:asciiTheme="minorHAnsi" w:eastAsiaTheme="minorEastAsia" w:hAnsiTheme="minorHAnsi" w:cstheme="minorBidi"/>
                <w:sz w:val="22"/>
                <w:szCs w:val="22"/>
                <w:lang w:val="de-CH" w:eastAsia="de-CH"/>
              </w:rPr>
              <w:tab/>
            </w:r>
            <w:r w:rsidR="00EE08E6" w:rsidRPr="00B05D2D">
              <w:rPr>
                <w:rStyle w:val="Hyperlink"/>
              </w:rPr>
              <w:t>Version History</w:t>
            </w:r>
            <w:r w:rsidR="00EE08E6">
              <w:rPr>
                <w:webHidden/>
              </w:rPr>
              <w:tab/>
            </w:r>
            <w:r w:rsidR="00EE08E6">
              <w:rPr>
                <w:webHidden/>
              </w:rPr>
              <w:fldChar w:fldCharType="begin"/>
            </w:r>
            <w:r w:rsidR="00EE08E6">
              <w:rPr>
                <w:webHidden/>
              </w:rPr>
              <w:instrText xml:space="preserve"> PAGEREF _Toc374359337 \h </w:instrText>
            </w:r>
            <w:r w:rsidR="00EE08E6">
              <w:rPr>
                <w:webHidden/>
              </w:rPr>
            </w:r>
            <w:r w:rsidR="00EE08E6">
              <w:rPr>
                <w:webHidden/>
              </w:rPr>
              <w:fldChar w:fldCharType="separate"/>
            </w:r>
            <w:r w:rsidR="00EE08E6">
              <w:rPr>
                <w:webHidden/>
              </w:rPr>
              <w:t>20</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38" w:history="1">
            <w:r w:rsidR="00EE08E6" w:rsidRPr="00B05D2D">
              <w:rPr>
                <w:rStyle w:val="Hyperlink"/>
              </w:rPr>
              <w:t>6.2</w:t>
            </w:r>
            <w:r w:rsidR="00EE08E6">
              <w:rPr>
                <w:rFonts w:asciiTheme="minorHAnsi" w:eastAsiaTheme="minorEastAsia" w:hAnsiTheme="minorHAnsi" w:cstheme="minorBidi"/>
                <w:sz w:val="22"/>
                <w:szCs w:val="22"/>
                <w:lang w:val="de-CH" w:eastAsia="de-CH"/>
              </w:rPr>
              <w:tab/>
            </w:r>
            <w:r w:rsidR="00EE08E6" w:rsidRPr="00B05D2D">
              <w:rPr>
                <w:rStyle w:val="Hyperlink"/>
              </w:rPr>
              <w:t>Test before release</w:t>
            </w:r>
            <w:r w:rsidR="00EE08E6">
              <w:rPr>
                <w:webHidden/>
              </w:rPr>
              <w:tab/>
            </w:r>
            <w:r w:rsidR="00EE08E6">
              <w:rPr>
                <w:webHidden/>
              </w:rPr>
              <w:fldChar w:fldCharType="begin"/>
            </w:r>
            <w:r w:rsidR="00EE08E6">
              <w:rPr>
                <w:webHidden/>
              </w:rPr>
              <w:instrText xml:space="preserve"> PAGEREF _Toc374359338 \h </w:instrText>
            </w:r>
            <w:r w:rsidR="00EE08E6">
              <w:rPr>
                <w:webHidden/>
              </w:rPr>
            </w:r>
            <w:r w:rsidR="00EE08E6">
              <w:rPr>
                <w:webHidden/>
              </w:rPr>
              <w:fldChar w:fldCharType="separate"/>
            </w:r>
            <w:r w:rsidR="00EE08E6">
              <w:rPr>
                <w:webHidden/>
              </w:rPr>
              <w:t>20</w:t>
            </w:r>
            <w:r w:rsidR="00EE08E6">
              <w:rPr>
                <w:webHidden/>
              </w:rPr>
              <w:fldChar w:fldCharType="end"/>
            </w:r>
          </w:hyperlink>
        </w:p>
        <w:p w:rsidR="00EE08E6" w:rsidRDefault="006979CB">
          <w:pPr>
            <w:pStyle w:val="Verzeichnis2"/>
            <w:rPr>
              <w:rFonts w:asciiTheme="minorHAnsi" w:eastAsiaTheme="minorEastAsia" w:hAnsiTheme="minorHAnsi" w:cstheme="minorBidi"/>
              <w:sz w:val="22"/>
              <w:szCs w:val="22"/>
              <w:lang w:val="de-CH" w:eastAsia="de-CH"/>
            </w:rPr>
          </w:pPr>
          <w:hyperlink w:anchor="_Toc374359339" w:history="1">
            <w:r w:rsidR="00EE08E6" w:rsidRPr="00B05D2D">
              <w:rPr>
                <w:rStyle w:val="Hyperlink"/>
              </w:rPr>
              <w:t>6.3</w:t>
            </w:r>
            <w:r w:rsidR="00EE08E6">
              <w:rPr>
                <w:rFonts w:asciiTheme="minorHAnsi" w:eastAsiaTheme="minorEastAsia" w:hAnsiTheme="minorHAnsi" w:cstheme="minorBidi"/>
                <w:sz w:val="22"/>
                <w:szCs w:val="22"/>
                <w:lang w:val="de-CH" w:eastAsia="de-CH"/>
              </w:rPr>
              <w:tab/>
            </w:r>
            <w:r w:rsidR="00EE08E6" w:rsidRPr="00B05D2D">
              <w:rPr>
                <w:rStyle w:val="Hyperlink"/>
              </w:rPr>
              <w:t>Dependencies</w:t>
            </w:r>
            <w:r w:rsidR="00EE08E6">
              <w:rPr>
                <w:webHidden/>
              </w:rPr>
              <w:tab/>
            </w:r>
            <w:r w:rsidR="00EE08E6">
              <w:rPr>
                <w:webHidden/>
              </w:rPr>
              <w:fldChar w:fldCharType="begin"/>
            </w:r>
            <w:r w:rsidR="00EE08E6">
              <w:rPr>
                <w:webHidden/>
              </w:rPr>
              <w:instrText xml:space="preserve"> PAGEREF _Toc374359339 \h </w:instrText>
            </w:r>
            <w:r w:rsidR="00EE08E6">
              <w:rPr>
                <w:webHidden/>
              </w:rPr>
            </w:r>
            <w:r w:rsidR="00EE08E6">
              <w:rPr>
                <w:webHidden/>
              </w:rPr>
              <w:fldChar w:fldCharType="separate"/>
            </w:r>
            <w:r w:rsidR="00EE08E6">
              <w:rPr>
                <w:webHidden/>
              </w:rPr>
              <w:t>20</w:t>
            </w:r>
            <w:r w:rsidR="00EE08E6">
              <w:rPr>
                <w:webHidden/>
              </w:rPr>
              <w:fldChar w:fldCharType="end"/>
            </w:r>
          </w:hyperlink>
        </w:p>
        <w:p w:rsidR="00EE08E6" w:rsidRDefault="006979CB">
          <w:pPr>
            <w:pStyle w:val="Verzeichnis1"/>
            <w:rPr>
              <w:rFonts w:asciiTheme="minorHAnsi" w:eastAsiaTheme="minorEastAsia" w:hAnsiTheme="minorHAnsi" w:cstheme="minorBidi"/>
              <w:sz w:val="22"/>
              <w:szCs w:val="22"/>
              <w:lang w:val="de-CH" w:eastAsia="de-CH"/>
            </w:rPr>
          </w:pPr>
          <w:hyperlink w:anchor="_Toc374359340" w:history="1">
            <w:r w:rsidR="00EE08E6" w:rsidRPr="00B05D2D">
              <w:rPr>
                <w:rStyle w:val="Hyperlink"/>
              </w:rPr>
              <w:t>7</w:t>
            </w:r>
            <w:r w:rsidR="00EE08E6">
              <w:rPr>
                <w:rFonts w:asciiTheme="minorHAnsi" w:eastAsiaTheme="minorEastAsia" w:hAnsiTheme="minorHAnsi" w:cstheme="minorBidi"/>
                <w:sz w:val="22"/>
                <w:szCs w:val="22"/>
                <w:lang w:val="de-CH" w:eastAsia="de-CH"/>
              </w:rPr>
              <w:tab/>
            </w:r>
            <w:r w:rsidR="00EE08E6" w:rsidRPr="00B05D2D">
              <w:rPr>
                <w:rStyle w:val="Hyperlink"/>
              </w:rPr>
              <w:t>PLC Software Release Management</w:t>
            </w:r>
            <w:r w:rsidR="00EE08E6">
              <w:rPr>
                <w:webHidden/>
              </w:rPr>
              <w:tab/>
            </w:r>
            <w:r w:rsidR="00EE08E6">
              <w:rPr>
                <w:webHidden/>
              </w:rPr>
              <w:fldChar w:fldCharType="begin"/>
            </w:r>
            <w:r w:rsidR="00EE08E6">
              <w:rPr>
                <w:webHidden/>
              </w:rPr>
              <w:instrText xml:space="preserve"> PAGEREF _Toc374359340 \h </w:instrText>
            </w:r>
            <w:r w:rsidR="00EE08E6">
              <w:rPr>
                <w:webHidden/>
              </w:rPr>
            </w:r>
            <w:r w:rsidR="00EE08E6">
              <w:rPr>
                <w:webHidden/>
              </w:rPr>
              <w:fldChar w:fldCharType="separate"/>
            </w:r>
            <w:r w:rsidR="00EE08E6">
              <w:rPr>
                <w:webHidden/>
              </w:rPr>
              <w:t>21</w:t>
            </w:r>
            <w:r w:rsidR="00EE08E6">
              <w:rPr>
                <w:webHidden/>
              </w:rPr>
              <w:fldChar w:fldCharType="end"/>
            </w:r>
          </w:hyperlink>
        </w:p>
        <w:p w:rsidR="00C93537" w:rsidRPr="0073500C" w:rsidRDefault="00EE0038" w:rsidP="00EE0038">
          <w:pPr>
            <w:pStyle w:val="Verzeichnis1"/>
          </w:pPr>
          <w:r w:rsidRPr="0073500C">
            <w:rPr>
              <w:rStyle w:val="Hyperlink"/>
              <w:color w:val="auto"/>
            </w:rPr>
            <w:fldChar w:fldCharType="end"/>
          </w:r>
        </w:p>
      </w:sdtContent>
    </w:sdt>
    <w:p w:rsidR="00A954BD" w:rsidRPr="0073500C" w:rsidRDefault="00A954BD" w:rsidP="00EB474D"/>
    <w:p w:rsidR="008B04F1" w:rsidRPr="0073500C" w:rsidRDefault="008B04F1" w:rsidP="00EB474D">
      <w:pPr>
        <w:rPr>
          <w:rFonts w:eastAsiaTheme="majorEastAsia" w:cstheme="majorBidi"/>
          <w:sz w:val="28"/>
          <w:szCs w:val="28"/>
        </w:rPr>
      </w:pPr>
      <w:bookmarkStart w:id="3" w:name="_Toc271096486"/>
      <w:r w:rsidRPr="0073500C">
        <w:br w:type="page"/>
      </w:r>
    </w:p>
    <w:p w:rsidR="00A954BD" w:rsidRPr="0073500C" w:rsidRDefault="000902F8" w:rsidP="00B9588F">
      <w:pPr>
        <w:pStyle w:val="berschrift1"/>
      </w:pPr>
      <w:bookmarkStart w:id="4" w:name="_Toc374359301"/>
      <w:bookmarkEnd w:id="3"/>
      <w:r w:rsidRPr="0073500C">
        <w:lastRenderedPageBreak/>
        <w:t>Introduction</w:t>
      </w:r>
      <w:bookmarkEnd w:id="4"/>
    </w:p>
    <w:p w:rsidR="00813191" w:rsidRPr="0073500C" w:rsidRDefault="00375037" w:rsidP="00E57663">
      <w:pPr>
        <w:pStyle w:val="berschrift2"/>
      </w:pPr>
      <w:bookmarkStart w:id="5" w:name="_Toc374359302"/>
      <w:r w:rsidRPr="0073500C">
        <w:t>Scope</w:t>
      </w:r>
      <w:bookmarkEnd w:id="5"/>
    </w:p>
    <w:p w:rsidR="000902F8" w:rsidRPr="0073500C" w:rsidRDefault="000902F8" w:rsidP="000902F8">
      <w:pPr>
        <w:rPr>
          <w:szCs w:val="20"/>
        </w:rPr>
      </w:pPr>
      <w:bookmarkStart w:id="6" w:name="_Toc316785868"/>
      <w:bookmarkStart w:id="7" w:name="_Toc316785978"/>
      <w:bookmarkStart w:id="8" w:name="_Toc316801764"/>
      <w:bookmarkStart w:id="9" w:name="_Toc323632779"/>
      <w:bookmarkStart w:id="10" w:name="_Toc323632876"/>
      <w:bookmarkStart w:id="11" w:name="_Toc419251125"/>
      <w:bookmarkStart w:id="12" w:name="_Toc533471960"/>
      <w:bookmarkStart w:id="13" w:name="_Toc112143254"/>
      <w:bookmarkStart w:id="14" w:name="_Toc271106674"/>
      <w:bookmarkStart w:id="15" w:name="_Toc271111994"/>
      <w:r w:rsidRPr="0073500C">
        <w:rPr>
          <w:szCs w:val="20"/>
        </w:rPr>
        <w:t xml:space="preserve">This document is solely for the benefit of </w:t>
      </w:r>
      <w:proofErr w:type="spellStart"/>
      <w:r w:rsidRPr="0073500C">
        <w:rPr>
          <w:szCs w:val="20"/>
        </w:rPr>
        <w:t>Vistaprint</w:t>
      </w:r>
      <w:proofErr w:type="spellEnd"/>
      <w:r w:rsidRPr="0073500C">
        <w:rPr>
          <w:szCs w:val="20"/>
        </w:rPr>
        <w:t xml:space="preserve"> and all the persons that are involved at platform development.</w:t>
      </w:r>
    </w:p>
    <w:p w:rsidR="001B3B4C" w:rsidRPr="0073500C" w:rsidRDefault="000902F8" w:rsidP="00E57663">
      <w:pPr>
        <w:pStyle w:val="berschrift2"/>
      </w:pPr>
      <w:bookmarkStart w:id="16" w:name="_Toc374359303"/>
      <w:bookmarkEnd w:id="6"/>
      <w:bookmarkEnd w:id="7"/>
      <w:bookmarkEnd w:id="8"/>
      <w:bookmarkEnd w:id="9"/>
      <w:bookmarkEnd w:id="10"/>
      <w:bookmarkEnd w:id="11"/>
      <w:bookmarkEnd w:id="12"/>
      <w:bookmarkEnd w:id="13"/>
      <w:bookmarkEnd w:id="14"/>
      <w:bookmarkEnd w:id="15"/>
      <w:r w:rsidRPr="0073500C">
        <w:t>Reference Documentation</w:t>
      </w:r>
      <w:bookmarkEnd w:id="16"/>
    </w:p>
    <w:p w:rsidR="001B3B4C" w:rsidRPr="0073500C" w:rsidRDefault="001B3B4C" w:rsidP="00EB474D">
      <w:bookmarkStart w:id="17" w:name="_Toc316785869"/>
      <w:bookmarkStart w:id="18" w:name="_Toc316785979"/>
      <w:bookmarkStart w:id="19" w:name="_Toc316801765"/>
      <w:bookmarkStart w:id="20" w:name="_Toc323632780"/>
      <w:bookmarkStart w:id="21" w:name="_Toc323632877"/>
      <w:bookmarkStart w:id="22" w:name="_Toc419251126"/>
      <w:bookmarkStart w:id="23" w:name="_Toc533471961"/>
      <w:bookmarkStart w:id="24" w:name="_Toc311466601"/>
      <w:bookmarkStart w:id="25" w:name="_Toc311694975"/>
    </w:p>
    <w:tbl>
      <w:tblPr>
        <w:tblStyle w:val="HelleListe-Akzent3"/>
        <w:tblW w:w="9355" w:type="dxa"/>
        <w:tblInd w:w="108" w:type="dxa"/>
        <w:tblLayout w:type="fixed"/>
        <w:tblLook w:val="0620" w:firstRow="1" w:lastRow="0" w:firstColumn="0" w:lastColumn="0" w:noHBand="1" w:noVBand="1"/>
      </w:tblPr>
      <w:tblGrid>
        <w:gridCol w:w="7230"/>
        <w:gridCol w:w="992"/>
        <w:gridCol w:w="1133"/>
      </w:tblGrid>
      <w:tr w:rsidR="00FD086F" w:rsidRPr="0073500C" w:rsidTr="00903CF6">
        <w:trPr>
          <w:cnfStyle w:val="100000000000" w:firstRow="1" w:lastRow="0" w:firstColumn="0" w:lastColumn="0" w:oddVBand="0" w:evenVBand="0" w:oddHBand="0" w:evenHBand="0" w:firstRowFirstColumn="0" w:firstRowLastColumn="0" w:lastRowFirstColumn="0" w:lastRowLastColumn="0"/>
        </w:trPr>
        <w:tc>
          <w:tcPr>
            <w:tcW w:w="7230" w:type="dxa"/>
            <w:tcBorders>
              <w:top w:val="single" w:sz="8" w:space="0" w:color="B7B8B9"/>
              <w:left w:val="single" w:sz="8" w:space="0" w:color="B7B8B9"/>
              <w:bottom w:val="nil"/>
            </w:tcBorders>
            <w:shd w:val="clear" w:color="auto" w:fill="B7B8B9"/>
          </w:tcPr>
          <w:p w:rsidR="001B3B4C" w:rsidRPr="0073500C" w:rsidRDefault="001B3B4C" w:rsidP="00C418B1">
            <w:pPr>
              <w:pStyle w:val="TabelleTitel"/>
              <w:rPr>
                <w:color w:val="auto"/>
                <w:lang w:val="en-GB"/>
              </w:rPr>
            </w:pPr>
            <w:proofErr w:type="spellStart"/>
            <w:r w:rsidRPr="0073500C">
              <w:rPr>
                <w:color w:val="auto"/>
                <w:lang w:val="en-GB"/>
              </w:rPr>
              <w:t>Dokument</w:t>
            </w:r>
            <w:proofErr w:type="spellEnd"/>
          </w:p>
        </w:tc>
        <w:tc>
          <w:tcPr>
            <w:tcW w:w="992" w:type="dxa"/>
            <w:tcBorders>
              <w:top w:val="single" w:sz="8" w:space="0" w:color="B7B8B9"/>
              <w:bottom w:val="nil"/>
            </w:tcBorders>
            <w:shd w:val="clear" w:color="auto" w:fill="B7B8B9"/>
          </w:tcPr>
          <w:p w:rsidR="001B3B4C" w:rsidRPr="0073500C" w:rsidRDefault="001B3B4C" w:rsidP="00C418B1">
            <w:pPr>
              <w:pStyle w:val="TabelleTitel"/>
              <w:rPr>
                <w:color w:val="auto"/>
                <w:lang w:val="en-GB" w:eastAsia="de-DE"/>
              </w:rPr>
            </w:pPr>
            <w:r w:rsidRPr="0073500C">
              <w:rPr>
                <w:color w:val="auto"/>
                <w:lang w:val="en-GB" w:eastAsia="de-DE"/>
              </w:rPr>
              <w:t>Version</w:t>
            </w:r>
          </w:p>
        </w:tc>
        <w:tc>
          <w:tcPr>
            <w:tcW w:w="1133" w:type="dxa"/>
            <w:tcBorders>
              <w:top w:val="single" w:sz="8" w:space="0" w:color="B7B8B9"/>
              <w:bottom w:val="nil"/>
              <w:right w:val="single" w:sz="8" w:space="0" w:color="B7B8B9"/>
            </w:tcBorders>
            <w:shd w:val="clear" w:color="auto" w:fill="B7B8B9"/>
          </w:tcPr>
          <w:p w:rsidR="001B3B4C" w:rsidRPr="0073500C" w:rsidRDefault="001B3B4C" w:rsidP="00C418B1">
            <w:pPr>
              <w:pStyle w:val="TabelleTitel"/>
              <w:rPr>
                <w:color w:val="auto"/>
                <w:lang w:val="en-GB" w:eastAsia="de-DE"/>
              </w:rPr>
            </w:pPr>
            <w:r w:rsidRPr="0073500C">
              <w:rPr>
                <w:color w:val="auto"/>
                <w:lang w:val="en-GB" w:eastAsia="de-DE"/>
              </w:rPr>
              <w:t>Datum</w:t>
            </w:r>
          </w:p>
        </w:tc>
      </w:tr>
      <w:tr w:rsidR="00B10863" w:rsidRPr="0073500C" w:rsidTr="00903CF6">
        <w:tc>
          <w:tcPr>
            <w:tcW w:w="7230" w:type="dxa"/>
            <w:tcBorders>
              <w:top w:val="nil"/>
              <w:left w:val="single" w:sz="8" w:space="0" w:color="B7B8B9"/>
            </w:tcBorders>
          </w:tcPr>
          <w:p w:rsidR="00B10863" w:rsidRPr="0073500C" w:rsidRDefault="00B10863" w:rsidP="00FE3FA4">
            <w:pPr>
              <w:pStyle w:val="TabelleStandard"/>
            </w:pPr>
          </w:p>
        </w:tc>
        <w:tc>
          <w:tcPr>
            <w:tcW w:w="992" w:type="dxa"/>
            <w:tcBorders>
              <w:top w:val="nil"/>
            </w:tcBorders>
          </w:tcPr>
          <w:p w:rsidR="00B10863" w:rsidRPr="0073500C" w:rsidRDefault="00B10863" w:rsidP="00DB2D38">
            <w:pPr>
              <w:pStyle w:val="TabelleStandard"/>
            </w:pPr>
          </w:p>
        </w:tc>
        <w:tc>
          <w:tcPr>
            <w:tcW w:w="1133" w:type="dxa"/>
            <w:tcBorders>
              <w:top w:val="nil"/>
              <w:right w:val="single" w:sz="8" w:space="0" w:color="B7B8B9"/>
            </w:tcBorders>
          </w:tcPr>
          <w:p w:rsidR="00B10863" w:rsidRPr="0073500C" w:rsidRDefault="00B10863"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bottom w:val="single" w:sz="8" w:space="0" w:color="B7B8B9"/>
            </w:tcBorders>
          </w:tcPr>
          <w:p w:rsidR="001B3B4C" w:rsidRPr="0073500C" w:rsidRDefault="001B3B4C" w:rsidP="00DB2D38">
            <w:pPr>
              <w:pStyle w:val="TabelleStandard"/>
            </w:pPr>
          </w:p>
        </w:tc>
        <w:tc>
          <w:tcPr>
            <w:tcW w:w="992" w:type="dxa"/>
            <w:tcBorders>
              <w:bottom w:val="single" w:sz="8" w:space="0" w:color="B7B8B9"/>
            </w:tcBorders>
          </w:tcPr>
          <w:p w:rsidR="001B3B4C" w:rsidRPr="0073500C" w:rsidRDefault="001B3B4C" w:rsidP="00DB2D38">
            <w:pPr>
              <w:pStyle w:val="TabelleStandard"/>
            </w:pPr>
          </w:p>
        </w:tc>
        <w:tc>
          <w:tcPr>
            <w:tcW w:w="1133" w:type="dxa"/>
            <w:tcBorders>
              <w:bottom w:val="single" w:sz="8" w:space="0" w:color="B7B8B9"/>
              <w:right w:val="single" w:sz="8" w:space="0" w:color="B7B8B9"/>
            </w:tcBorders>
          </w:tcPr>
          <w:p w:rsidR="001B3B4C" w:rsidRPr="0073500C" w:rsidRDefault="001B3B4C" w:rsidP="00DB2D38">
            <w:pPr>
              <w:pStyle w:val="TabelleStandard"/>
            </w:pPr>
          </w:p>
        </w:tc>
      </w:tr>
    </w:tbl>
    <w:p w:rsidR="001B3B4C" w:rsidRPr="0073500C" w:rsidRDefault="001B3B4C" w:rsidP="00E57663">
      <w:pPr>
        <w:pStyle w:val="berschrift2"/>
      </w:pPr>
      <w:bookmarkStart w:id="26" w:name="_Toc112143255"/>
      <w:bookmarkStart w:id="27" w:name="_Toc271106675"/>
      <w:bookmarkStart w:id="28" w:name="_Toc271111995"/>
      <w:bookmarkStart w:id="29" w:name="_Toc374359304"/>
      <w:r w:rsidRPr="0073500C">
        <w:t>Version</w:t>
      </w:r>
      <w:bookmarkEnd w:id="17"/>
      <w:bookmarkEnd w:id="18"/>
      <w:bookmarkEnd w:id="19"/>
      <w:bookmarkEnd w:id="20"/>
      <w:bookmarkEnd w:id="21"/>
      <w:bookmarkEnd w:id="22"/>
      <w:bookmarkEnd w:id="23"/>
      <w:bookmarkEnd w:id="26"/>
      <w:bookmarkEnd w:id="27"/>
      <w:bookmarkEnd w:id="28"/>
      <w:bookmarkEnd w:id="29"/>
    </w:p>
    <w:p w:rsidR="001B3B4C" w:rsidRPr="0073500C" w:rsidRDefault="001B3B4C" w:rsidP="00EB474D"/>
    <w:tbl>
      <w:tblPr>
        <w:tblStyle w:val="HelleListe-Akzent3"/>
        <w:tblW w:w="9356" w:type="dxa"/>
        <w:tblInd w:w="108" w:type="dxa"/>
        <w:tblLook w:val="0620" w:firstRow="1" w:lastRow="0" w:firstColumn="0" w:lastColumn="0" w:noHBand="1" w:noVBand="1"/>
      </w:tblPr>
      <w:tblGrid>
        <w:gridCol w:w="5103"/>
        <w:gridCol w:w="1134"/>
        <w:gridCol w:w="993"/>
        <w:gridCol w:w="992"/>
        <w:gridCol w:w="1134"/>
        <w:tblGridChange w:id="30">
          <w:tblGrid>
            <w:gridCol w:w="108"/>
            <w:gridCol w:w="4995"/>
            <w:gridCol w:w="108"/>
            <w:gridCol w:w="1026"/>
            <w:gridCol w:w="108"/>
            <w:gridCol w:w="885"/>
            <w:gridCol w:w="108"/>
            <w:gridCol w:w="884"/>
            <w:gridCol w:w="108"/>
            <w:gridCol w:w="1026"/>
            <w:gridCol w:w="108"/>
          </w:tblGrid>
        </w:tblGridChange>
      </w:tblGrid>
      <w:tr w:rsidR="00FD086F" w:rsidRPr="0073500C" w:rsidTr="00903CF6">
        <w:trPr>
          <w:cnfStyle w:val="100000000000" w:firstRow="1" w:lastRow="0" w:firstColumn="0" w:lastColumn="0" w:oddVBand="0" w:evenVBand="0" w:oddHBand="0" w:evenHBand="0" w:firstRowFirstColumn="0" w:firstRowLastColumn="0" w:lastRowFirstColumn="0" w:lastRowLastColumn="0"/>
        </w:trPr>
        <w:tc>
          <w:tcPr>
            <w:tcW w:w="5103" w:type="dxa"/>
            <w:tcBorders>
              <w:top w:val="single" w:sz="8" w:space="0" w:color="B7B8B9"/>
              <w:left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Description</w:t>
            </w:r>
          </w:p>
        </w:tc>
        <w:tc>
          <w:tcPr>
            <w:tcW w:w="1134" w:type="dxa"/>
            <w:tcBorders>
              <w:top w:val="single" w:sz="8" w:space="0" w:color="B7B8B9"/>
              <w:bottom w:val="nil"/>
            </w:tcBorders>
            <w:shd w:val="clear" w:color="auto" w:fill="B7B8B9"/>
          </w:tcPr>
          <w:p w:rsidR="001B3B4C" w:rsidRPr="0073500C" w:rsidRDefault="00D21AC6" w:rsidP="00C418B1">
            <w:pPr>
              <w:pStyle w:val="TabelleTitel"/>
              <w:rPr>
                <w:color w:val="auto"/>
                <w:lang w:val="en-GB"/>
              </w:rPr>
            </w:pPr>
            <w:r w:rsidRPr="0073500C">
              <w:rPr>
                <w:color w:val="auto"/>
                <w:lang w:val="en-GB"/>
              </w:rPr>
              <w:t>Aut</w:t>
            </w:r>
            <w:r w:rsidR="000902F8" w:rsidRPr="0073500C">
              <w:rPr>
                <w:color w:val="auto"/>
                <w:lang w:val="en-GB"/>
              </w:rPr>
              <w:t>h</w:t>
            </w:r>
            <w:r w:rsidR="001B3B4C" w:rsidRPr="0073500C">
              <w:rPr>
                <w:color w:val="auto"/>
                <w:lang w:val="en-GB"/>
              </w:rPr>
              <w:t>or</w:t>
            </w:r>
          </w:p>
        </w:tc>
        <w:tc>
          <w:tcPr>
            <w:tcW w:w="993" w:type="dxa"/>
            <w:tcBorders>
              <w:top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State</w:t>
            </w:r>
          </w:p>
        </w:tc>
        <w:tc>
          <w:tcPr>
            <w:tcW w:w="992" w:type="dxa"/>
            <w:tcBorders>
              <w:top w:val="single" w:sz="8" w:space="0" w:color="B7B8B9"/>
              <w:bottom w:val="nil"/>
            </w:tcBorders>
            <w:shd w:val="clear" w:color="auto" w:fill="B7B8B9"/>
          </w:tcPr>
          <w:p w:rsidR="001B3B4C" w:rsidRPr="0073500C" w:rsidRDefault="001B3B4C" w:rsidP="00C418B1">
            <w:pPr>
              <w:pStyle w:val="TabelleTitel"/>
              <w:rPr>
                <w:color w:val="auto"/>
                <w:lang w:val="en-GB"/>
              </w:rPr>
            </w:pPr>
            <w:r w:rsidRPr="0073500C">
              <w:rPr>
                <w:color w:val="auto"/>
                <w:lang w:val="en-GB"/>
              </w:rPr>
              <w:t>Version</w:t>
            </w:r>
          </w:p>
        </w:tc>
        <w:tc>
          <w:tcPr>
            <w:tcW w:w="1134" w:type="dxa"/>
            <w:tcBorders>
              <w:top w:val="single" w:sz="8" w:space="0" w:color="B7B8B9"/>
              <w:bottom w:val="nil"/>
              <w:right w:val="single" w:sz="8" w:space="0" w:color="B7B8B9"/>
            </w:tcBorders>
            <w:shd w:val="clear" w:color="auto" w:fill="B7B8B9"/>
          </w:tcPr>
          <w:p w:rsidR="001B3B4C" w:rsidRPr="0073500C" w:rsidRDefault="000902F8" w:rsidP="00C418B1">
            <w:pPr>
              <w:pStyle w:val="TabelleTitel"/>
              <w:rPr>
                <w:color w:val="auto"/>
                <w:lang w:val="en-GB"/>
              </w:rPr>
            </w:pPr>
            <w:r w:rsidRPr="0073500C">
              <w:rPr>
                <w:color w:val="auto"/>
                <w:lang w:val="en-GB"/>
              </w:rPr>
              <w:t>Date</w:t>
            </w:r>
          </w:p>
        </w:tc>
      </w:tr>
      <w:tr w:rsidR="00903CF6" w:rsidRPr="0073500C" w:rsidTr="00903CF6">
        <w:tc>
          <w:tcPr>
            <w:tcW w:w="5103" w:type="dxa"/>
            <w:tcBorders>
              <w:top w:val="nil"/>
              <w:left w:val="single" w:sz="8" w:space="0" w:color="B7B8B9"/>
            </w:tcBorders>
          </w:tcPr>
          <w:p w:rsidR="001B3B4C" w:rsidRPr="0073500C" w:rsidRDefault="008F4700" w:rsidP="00DB2D38">
            <w:pPr>
              <w:pStyle w:val="TabelleStandard"/>
            </w:pPr>
            <w:r w:rsidRPr="0073500C">
              <w:t>S</w:t>
            </w:r>
            <w:r w:rsidR="000902F8" w:rsidRPr="0073500C">
              <w:t>tart</w:t>
            </w:r>
          </w:p>
        </w:tc>
        <w:tc>
          <w:tcPr>
            <w:tcW w:w="1134" w:type="dxa"/>
            <w:tcBorders>
              <w:top w:val="nil"/>
            </w:tcBorders>
          </w:tcPr>
          <w:p w:rsidR="001B3B4C" w:rsidRPr="0073500C" w:rsidRDefault="000902F8" w:rsidP="00DB2D38">
            <w:pPr>
              <w:pStyle w:val="TabelleStandard"/>
            </w:pPr>
            <w:r w:rsidRPr="0073500C">
              <w:t>AVME/</w:t>
            </w:r>
            <w:proofErr w:type="spellStart"/>
            <w:r w:rsidRPr="0073500C">
              <w:t>kvo</w:t>
            </w:r>
            <w:proofErr w:type="spellEnd"/>
          </w:p>
        </w:tc>
        <w:tc>
          <w:tcPr>
            <w:tcW w:w="993" w:type="dxa"/>
            <w:tcBorders>
              <w:top w:val="nil"/>
            </w:tcBorders>
          </w:tcPr>
          <w:p w:rsidR="001B3B4C" w:rsidRPr="0073500C" w:rsidRDefault="008F4700" w:rsidP="00DB2D38">
            <w:pPr>
              <w:pStyle w:val="TabelleStandard"/>
            </w:pPr>
            <w:r w:rsidRPr="0073500C">
              <w:t>d</w:t>
            </w:r>
          </w:p>
        </w:tc>
        <w:tc>
          <w:tcPr>
            <w:tcW w:w="992" w:type="dxa"/>
            <w:tcBorders>
              <w:top w:val="nil"/>
            </w:tcBorders>
          </w:tcPr>
          <w:p w:rsidR="001B3B4C" w:rsidRPr="0073500C" w:rsidRDefault="008F4700" w:rsidP="00DB2D38">
            <w:pPr>
              <w:pStyle w:val="TabelleStandard"/>
            </w:pPr>
            <w:r w:rsidRPr="0073500C">
              <w:t>0.1</w:t>
            </w:r>
          </w:p>
        </w:tc>
        <w:tc>
          <w:tcPr>
            <w:tcW w:w="1134" w:type="dxa"/>
            <w:tcBorders>
              <w:top w:val="nil"/>
              <w:right w:val="single" w:sz="8" w:space="0" w:color="B7B8B9"/>
            </w:tcBorders>
          </w:tcPr>
          <w:p w:rsidR="001B3B4C" w:rsidRPr="0073500C" w:rsidRDefault="008F4700" w:rsidP="00DB2D38">
            <w:pPr>
              <w:pStyle w:val="TabelleStandard"/>
            </w:pPr>
            <w:r w:rsidRPr="0073500C">
              <w:t>18</w:t>
            </w:r>
            <w:r w:rsidR="000902F8" w:rsidRPr="0073500C">
              <w:t>.04.2013</w:t>
            </w:r>
          </w:p>
        </w:tc>
      </w:tr>
      <w:tr w:rsidR="00903CF6" w:rsidRPr="0073500C" w:rsidTr="00903CF6">
        <w:tc>
          <w:tcPr>
            <w:tcW w:w="5103" w:type="dxa"/>
            <w:tcBorders>
              <w:left w:val="single" w:sz="8" w:space="0" w:color="B7B8B9"/>
            </w:tcBorders>
          </w:tcPr>
          <w:p w:rsidR="001B3B4C" w:rsidRPr="0073500C" w:rsidRDefault="008F4700" w:rsidP="008F4700">
            <w:pPr>
              <w:pStyle w:val="TabelleStandard"/>
            </w:pPr>
            <w:r w:rsidRPr="0073500C">
              <w:t xml:space="preserve">Changes after review with </w:t>
            </w:r>
            <w:proofErr w:type="spellStart"/>
            <w:r w:rsidRPr="0073500C">
              <w:t>R.Engelputzeder</w:t>
            </w:r>
            <w:proofErr w:type="spellEnd"/>
            <w:r w:rsidRPr="0073500C">
              <w:t xml:space="preserve">, </w:t>
            </w:r>
            <w:proofErr w:type="spellStart"/>
            <w:r w:rsidRPr="0073500C">
              <w:t>P.Cipriano</w:t>
            </w:r>
            <w:proofErr w:type="spellEnd"/>
          </w:p>
        </w:tc>
        <w:tc>
          <w:tcPr>
            <w:tcW w:w="1134" w:type="dxa"/>
          </w:tcPr>
          <w:p w:rsidR="001B3B4C" w:rsidRPr="0073500C" w:rsidRDefault="008F4700" w:rsidP="00DB2D38">
            <w:pPr>
              <w:pStyle w:val="TabelleStandard"/>
            </w:pPr>
            <w:r w:rsidRPr="0073500C">
              <w:t>AVME/</w:t>
            </w:r>
            <w:proofErr w:type="spellStart"/>
            <w:r w:rsidRPr="0073500C">
              <w:t>kvo</w:t>
            </w:r>
            <w:proofErr w:type="spellEnd"/>
          </w:p>
        </w:tc>
        <w:tc>
          <w:tcPr>
            <w:tcW w:w="993" w:type="dxa"/>
          </w:tcPr>
          <w:p w:rsidR="001B3B4C" w:rsidRPr="0073500C" w:rsidRDefault="008F4700" w:rsidP="00DB2D38">
            <w:pPr>
              <w:pStyle w:val="TabelleStandard"/>
            </w:pPr>
            <w:r w:rsidRPr="0073500C">
              <w:t>d</w:t>
            </w:r>
          </w:p>
        </w:tc>
        <w:tc>
          <w:tcPr>
            <w:tcW w:w="992" w:type="dxa"/>
          </w:tcPr>
          <w:p w:rsidR="001B3B4C" w:rsidRPr="0073500C" w:rsidRDefault="008F4700" w:rsidP="00DB2D38">
            <w:pPr>
              <w:pStyle w:val="TabelleStandard"/>
            </w:pPr>
            <w:r w:rsidRPr="0073500C">
              <w:t>0.2</w:t>
            </w:r>
          </w:p>
        </w:tc>
        <w:tc>
          <w:tcPr>
            <w:tcW w:w="1134" w:type="dxa"/>
            <w:tcBorders>
              <w:right w:val="single" w:sz="8" w:space="0" w:color="B7B8B9"/>
            </w:tcBorders>
          </w:tcPr>
          <w:p w:rsidR="001B3B4C" w:rsidRPr="0073500C" w:rsidRDefault="008F4700" w:rsidP="00DB2D38">
            <w:pPr>
              <w:pStyle w:val="TabelleStandard"/>
            </w:pPr>
            <w:r w:rsidRPr="0073500C">
              <w:t>23.04.2013</w:t>
            </w:r>
          </w:p>
        </w:tc>
      </w:tr>
      <w:tr w:rsidR="00AF687F" w:rsidRPr="0073500C" w:rsidTr="00AF687F">
        <w:tc>
          <w:tcPr>
            <w:tcW w:w="5103" w:type="dxa"/>
            <w:tcBorders>
              <w:left w:val="single" w:sz="8" w:space="0" w:color="B7B8B9"/>
            </w:tcBorders>
          </w:tcPr>
          <w:p w:rsidR="00AF687F" w:rsidRPr="0073500C" w:rsidRDefault="00C06DA4" w:rsidP="00AF687F">
            <w:pPr>
              <w:pStyle w:val="TabelleStandard"/>
            </w:pPr>
            <w:r>
              <w:t>Different changes done</w:t>
            </w:r>
          </w:p>
        </w:tc>
        <w:tc>
          <w:tcPr>
            <w:tcW w:w="1134" w:type="dxa"/>
          </w:tcPr>
          <w:p w:rsidR="00AF687F" w:rsidRPr="0073500C" w:rsidRDefault="00AF687F" w:rsidP="00AF687F">
            <w:pPr>
              <w:pStyle w:val="TabelleStandard"/>
            </w:pPr>
            <w:r w:rsidRPr="0073500C">
              <w:t>AVME/</w:t>
            </w:r>
            <w:proofErr w:type="spellStart"/>
            <w:r w:rsidRPr="0073500C">
              <w:t>kvo</w:t>
            </w:r>
            <w:proofErr w:type="spellEnd"/>
          </w:p>
        </w:tc>
        <w:tc>
          <w:tcPr>
            <w:tcW w:w="993" w:type="dxa"/>
          </w:tcPr>
          <w:p w:rsidR="00AF687F" w:rsidRPr="0073500C" w:rsidRDefault="00AF687F" w:rsidP="00AF687F">
            <w:pPr>
              <w:pStyle w:val="TabelleStandard"/>
            </w:pPr>
            <w:r w:rsidRPr="0073500C">
              <w:t>d</w:t>
            </w:r>
          </w:p>
        </w:tc>
        <w:tc>
          <w:tcPr>
            <w:tcW w:w="992" w:type="dxa"/>
          </w:tcPr>
          <w:p w:rsidR="00AF687F" w:rsidRPr="0073500C" w:rsidRDefault="00AF687F" w:rsidP="00AF687F">
            <w:pPr>
              <w:pStyle w:val="TabelleStandard"/>
            </w:pPr>
            <w:r w:rsidRPr="0073500C">
              <w:t>0.3</w:t>
            </w:r>
          </w:p>
        </w:tc>
        <w:tc>
          <w:tcPr>
            <w:tcW w:w="1134" w:type="dxa"/>
            <w:tcBorders>
              <w:right w:val="single" w:sz="8" w:space="0" w:color="B7B8B9"/>
            </w:tcBorders>
          </w:tcPr>
          <w:p w:rsidR="00AF687F" w:rsidRPr="0073500C" w:rsidRDefault="00AF687F" w:rsidP="00AF687F">
            <w:pPr>
              <w:pStyle w:val="TabelleStandard"/>
            </w:pPr>
            <w:r w:rsidRPr="0073500C">
              <w:t>02.05.2013</w:t>
            </w:r>
          </w:p>
        </w:tc>
      </w:tr>
      <w:tr w:rsidR="00903CF6" w:rsidRPr="0073500C" w:rsidTr="00903CF6">
        <w:tc>
          <w:tcPr>
            <w:tcW w:w="5103" w:type="dxa"/>
            <w:tcBorders>
              <w:left w:val="single" w:sz="8" w:space="0" w:color="B7B8B9"/>
            </w:tcBorders>
          </w:tcPr>
          <w:p w:rsidR="001B3B4C" w:rsidRPr="0073500C" w:rsidRDefault="00C673DE" w:rsidP="00DB2D38">
            <w:pPr>
              <w:pStyle w:val="TabelleStandard"/>
            </w:pPr>
            <w:r>
              <w:t>Add common cylinder controller description</w:t>
            </w:r>
          </w:p>
        </w:tc>
        <w:tc>
          <w:tcPr>
            <w:tcW w:w="1134" w:type="dxa"/>
          </w:tcPr>
          <w:p w:rsidR="001B3B4C" w:rsidRPr="0073500C" w:rsidRDefault="00F40CFD" w:rsidP="00DB2D38">
            <w:pPr>
              <w:pStyle w:val="TabelleStandard"/>
            </w:pPr>
            <w:r w:rsidRPr="0073500C">
              <w:t>AVME/</w:t>
            </w:r>
            <w:proofErr w:type="spellStart"/>
            <w:r w:rsidRPr="0073500C">
              <w:t>kvo</w:t>
            </w:r>
            <w:proofErr w:type="spellEnd"/>
          </w:p>
        </w:tc>
        <w:tc>
          <w:tcPr>
            <w:tcW w:w="993" w:type="dxa"/>
          </w:tcPr>
          <w:p w:rsidR="001B3B4C" w:rsidRPr="0073500C" w:rsidRDefault="00F40CFD" w:rsidP="00DB2D38">
            <w:pPr>
              <w:pStyle w:val="TabelleStandard"/>
            </w:pPr>
            <w:r w:rsidRPr="0073500C">
              <w:t>d</w:t>
            </w:r>
          </w:p>
        </w:tc>
        <w:tc>
          <w:tcPr>
            <w:tcW w:w="992" w:type="dxa"/>
          </w:tcPr>
          <w:p w:rsidR="001B3B4C" w:rsidRPr="0073500C" w:rsidRDefault="00C673DE" w:rsidP="00DB2D38">
            <w:pPr>
              <w:pStyle w:val="TabelleStandard"/>
            </w:pPr>
            <w:r>
              <w:t>0.4</w:t>
            </w:r>
          </w:p>
        </w:tc>
        <w:tc>
          <w:tcPr>
            <w:tcW w:w="1134" w:type="dxa"/>
            <w:tcBorders>
              <w:right w:val="single" w:sz="8" w:space="0" w:color="B7B8B9"/>
            </w:tcBorders>
          </w:tcPr>
          <w:p w:rsidR="001B3B4C" w:rsidRPr="0073500C" w:rsidRDefault="00F40CFD" w:rsidP="00DB2D38">
            <w:pPr>
              <w:pStyle w:val="TabelleStandard"/>
            </w:pPr>
            <w:r>
              <w:t>15.05.2013</w:t>
            </w:r>
          </w:p>
        </w:tc>
      </w:tr>
      <w:tr w:rsidR="00903CF6" w:rsidRPr="0073500C" w:rsidTr="00903CF6">
        <w:tc>
          <w:tcPr>
            <w:tcW w:w="5103" w:type="dxa"/>
            <w:tcBorders>
              <w:left w:val="single" w:sz="8" w:space="0" w:color="B7B8B9"/>
            </w:tcBorders>
          </w:tcPr>
          <w:p w:rsidR="001B3B4C" w:rsidRPr="0073500C" w:rsidRDefault="00F40CFD" w:rsidP="00F40CFD">
            <w:pPr>
              <w:pStyle w:val="TabelleStandard"/>
            </w:pPr>
            <w:proofErr w:type="spellStart"/>
            <w:r>
              <w:t>Cmd</w:t>
            </w:r>
            <w:proofErr w:type="spellEnd"/>
            <w:r>
              <w:t>/State -&gt; with constants, initial value defined</w:t>
            </w:r>
          </w:p>
        </w:tc>
        <w:tc>
          <w:tcPr>
            <w:tcW w:w="1134" w:type="dxa"/>
          </w:tcPr>
          <w:p w:rsidR="001B3B4C" w:rsidRPr="0073500C" w:rsidRDefault="00F40CFD" w:rsidP="00DB2D38">
            <w:pPr>
              <w:pStyle w:val="TabelleStandard"/>
            </w:pPr>
            <w:r>
              <w:t>AVME/</w:t>
            </w:r>
            <w:proofErr w:type="spellStart"/>
            <w:r>
              <w:t>kvo</w:t>
            </w:r>
            <w:proofErr w:type="spellEnd"/>
          </w:p>
        </w:tc>
        <w:tc>
          <w:tcPr>
            <w:tcW w:w="993" w:type="dxa"/>
          </w:tcPr>
          <w:p w:rsidR="001B3B4C" w:rsidRPr="0073500C" w:rsidRDefault="00F40CFD" w:rsidP="00DB2D38">
            <w:pPr>
              <w:pStyle w:val="TabelleStandard"/>
            </w:pPr>
            <w:r>
              <w:t>d</w:t>
            </w:r>
          </w:p>
        </w:tc>
        <w:tc>
          <w:tcPr>
            <w:tcW w:w="992" w:type="dxa"/>
          </w:tcPr>
          <w:p w:rsidR="001B3B4C" w:rsidRPr="0073500C" w:rsidRDefault="00F40CFD" w:rsidP="00DB2D38">
            <w:pPr>
              <w:pStyle w:val="TabelleStandard"/>
            </w:pPr>
            <w:r>
              <w:t>0.5</w:t>
            </w:r>
          </w:p>
        </w:tc>
        <w:tc>
          <w:tcPr>
            <w:tcW w:w="1134" w:type="dxa"/>
            <w:tcBorders>
              <w:right w:val="single" w:sz="8" w:space="0" w:color="B7B8B9"/>
            </w:tcBorders>
          </w:tcPr>
          <w:p w:rsidR="001B3B4C" w:rsidRPr="0073500C" w:rsidRDefault="00F40CFD" w:rsidP="00DB2D38">
            <w:pPr>
              <w:pStyle w:val="TabelleStandard"/>
            </w:pPr>
            <w:r>
              <w:t>25.05.2013</w:t>
            </w:r>
          </w:p>
        </w:tc>
      </w:tr>
      <w:tr w:rsidR="00903CF6" w:rsidRPr="0073500C" w:rsidTr="00903CF6">
        <w:tc>
          <w:tcPr>
            <w:tcW w:w="5103" w:type="dxa"/>
            <w:tcBorders>
              <w:left w:val="single" w:sz="8" w:space="0" w:color="B7B8B9"/>
            </w:tcBorders>
          </w:tcPr>
          <w:p w:rsidR="001B3B4C" w:rsidRPr="0073500C" w:rsidRDefault="00493DB6" w:rsidP="00DB2D38">
            <w:pPr>
              <w:pStyle w:val="TabelleStandard"/>
            </w:pPr>
            <w:r>
              <w:t xml:space="preserve">Programming </w:t>
            </w:r>
            <w:proofErr w:type="spellStart"/>
            <w:r>
              <w:t>converntions</w:t>
            </w:r>
            <w:proofErr w:type="spellEnd"/>
            <w:r>
              <w:t xml:space="preserve"> overrule from Array and structure </w:t>
            </w:r>
            <w:proofErr w:type="spellStart"/>
            <w:r>
              <w:t>canceld</w:t>
            </w:r>
            <w:proofErr w:type="spellEnd"/>
          </w:p>
        </w:tc>
        <w:tc>
          <w:tcPr>
            <w:tcW w:w="1134" w:type="dxa"/>
          </w:tcPr>
          <w:p w:rsidR="001B3B4C" w:rsidRPr="0073500C" w:rsidRDefault="00493DB6" w:rsidP="00DB2D38">
            <w:pPr>
              <w:pStyle w:val="TabelleStandard"/>
            </w:pPr>
            <w:r>
              <w:t>AVME/pre</w:t>
            </w:r>
          </w:p>
        </w:tc>
        <w:tc>
          <w:tcPr>
            <w:tcW w:w="993" w:type="dxa"/>
          </w:tcPr>
          <w:p w:rsidR="001B3B4C" w:rsidRPr="0073500C" w:rsidRDefault="00493DB6" w:rsidP="00DB2D38">
            <w:pPr>
              <w:pStyle w:val="TabelleStandard"/>
            </w:pPr>
            <w:r>
              <w:t>D</w:t>
            </w:r>
          </w:p>
        </w:tc>
        <w:tc>
          <w:tcPr>
            <w:tcW w:w="992" w:type="dxa"/>
          </w:tcPr>
          <w:p w:rsidR="001B3B4C" w:rsidRPr="0073500C" w:rsidRDefault="00493DB6" w:rsidP="00DB2D38">
            <w:pPr>
              <w:pStyle w:val="TabelleStandard"/>
            </w:pPr>
            <w:r>
              <w:t>0.7</w:t>
            </w:r>
          </w:p>
        </w:tc>
        <w:tc>
          <w:tcPr>
            <w:tcW w:w="1134" w:type="dxa"/>
            <w:tcBorders>
              <w:right w:val="single" w:sz="8" w:space="0" w:color="B7B8B9"/>
            </w:tcBorders>
          </w:tcPr>
          <w:p w:rsidR="001B3B4C" w:rsidRPr="0073500C" w:rsidRDefault="00493DB6" w:rsidP="00DB2D38">
            <w:pPr>
              <w:pStyle w:val="TabelleStandard"/>
            </w:pPr>
            <w:r>
              <w:t>10.07.2013</w:t>
            </w:r>
          </w:p>
        </w:tc>
      </w:tr>
      <w:tr w:rsidR="00903CF6" w:rsidRPr="0073500C" w:rsidTr="00903CF6">
        <w:tc>
          <w:tcPr>
            <w:tcW w:w="5103" w:type="dxa"/>
            <w:tcBorders>
              <w:left w:val="single" w:sz="8" w:space="0" w:color="B7B8B9"/>
            </w:tcBorders>
          </w:tcPr>
          <w:p w:rsidR="001B3B4C" w:rsidRPr="0073500C" w:rsidRDefault="00865A44" w:rsidP="00DB2D38">
            <w:pPr>
              <w:pStyle w:val="TabelleStandard"/>
            </w:pPr>
            <w:ins w:id="31" w:author="Michael Rütsche" w:date="2013-10-09T15:50:00Z">
              <w:r>
                <w:t>Changes after first part of commissioning</w:t>
              </w:r>
            </w:ins>
          </w:p>
        </w:tc>
        <w:tc>
          <w:tcPr>
            <w:tcW w:w="1134" w:type="dxa"/>
          </w:tcPr>
          <w:p w:rsidR="001B3B4C" w:rsidRPr="0073500C" w:rsidRDefault="00865A44" w:rsidP="00DB2D38">
            <w:pPr>
              <w:pStyle w:val="TabelleStandard"/>
            </w:pPr>
            <w:ins w:id="32" w:author="Michael Rütsche" w:date="2013-10-09T15:50:00Z">
              <w:r>
                <w:t>AVME/</w:t>
              </w:r>
              <w:proofErr w:type="spellStart"/>
              <w:r>
                <w:t>mru</w:t>
              </w:r>
            </w:ins>
            <w:proofErr w:type="spellEnd"/>
          </w:p>
        </w:tc>
        <w:tc>
          <w:tcPr>
            <w:tcW w:w="993" w:type="dxa"/>
          </w:tcPr>
          <w:p w:rsidR="001B3B4C" w:rsidRPr="0073500C" w:rsidRDefault="00865A44" w:rsidP="00DB2D38">
            <w:pPr>
              <w:pStyle w:val="TabelleStandard"/>
            </w:pPr>
            <w:ins w:id="33" w:author="Michael Rütsche" w:date="2013-10-09T15:50:00Z">
              <w:r>
                <w:t>D</w:t>
              </w:r>
            </w:ins>
          </w:p>
        </w:tc>
        <w:tc>
          <w:tcPr>
            <w:tcW w:w="992" w:type="dxa"/>
          </w:tcPr>
          <w:p w:rsidR="001B3B4C" w:rsidRPr="0073500C" w:rsidRDefault="00865A44" w:rsidP="00DB2D38">
            <w:pPr>
              <w:pStyle w:val="TabelleStandard"/>
            </w:pPr>
            <w:ins w:id="34" w:author="Michael Rütsche" w:date="2013-10-09T15:50:00Z">
              <w:r>
                <w:t>0.8</w:t>
              </w:r>
            </w:ins>
          </w:p>
        </w:tc>
        <w:tc>
          <w:tcPr>
            <w:tcW w:w="1134" w:type="dxa"/>
            <w:tcBorders>
              <w:right w:val="single" w:sz="8" w:space="0" w:color="B7B8B9"/>
            </w:tcBorders>
          </w:tcPr>
          <w:p w:rsidR="001B3B4C" w:rsidRPr="0073500C" w:rsidRDefault="006C3932" w:rsidP="00DB2D38">
            <w:pPr>
              <w:pStyle w:val="TabelleStandard"/>
            </w:pPr>
            <w:ins w:id="35" w:author="Michael Rütsche" w:date="2013-10-10T11:21:00Z">
              <w:r>
                <w:t>10</w:t>
              </w:r>
            </w:ins>
            <w:ins w:id="36" w:author="Michael Rütsche" w:date="2013-10-09T15:51:00Z">
              <w:r w:rsidR="00865A44">
                <w:t>.10.2013</w:t>
              </w:r>
            </w:ins>
          </w:p>
        </w:tc>
      </w:tr>
      <w:tr w:rsidR="00903CF6" w:rsidRPr="0073500C" w:rsidTr="00903CF6">
        <w:tc>
          <w:tcPr>
            <w:tcW w:w="5103" w:type="dxa"/>
            <w:tcBorders>
              <w:left w:val="single" w:sz="8" w:space="0" w:color="B7B8B9"/>
            </w:tcBorders>
          </w:tcPr>
          <w:p w:rsidR="001B3B4C" w:rsidRPr="0073500C" w:rsidRDefault="00D42336">
            <w:pPr>
              <w:pStyle w:val="TabelleStandard"/>
            </w:pPr>
            <w:ins w:id="37" w:author="Michael Rütsche" w:date="2013-11-06T08:34:00Z">
              <w:r>
                <w:t xml:space="preserve">Add </w:t>
              </w:r>
            </w:ins>
            <w:ins w:id="38" w:author="Michael Rütsche" w:date="2013-11-06T15:02:00Z">
              <w:r w:rsidR="00E631F9">
                <w:t xml:space="preserve">history, test before release and </w:t>
              </w:r>
            </w:ins>
            <w:ins w:id="39" w:author="Michael Rütsche" w:date="2013-11-06T15:03:00Z">
              <w:r w:rsidR="00E631F9">
                <w:t>dependencies</w:t>
              </w:r>
            </w:ins>
            <w:ins w:id="40" w:author="Michael Rütsche" w:date="2013-11-06T08:34:00Z">
              <w:r>
                <w:t>, rework alarm reaction</w:t>
              </w:r>
            </w:ins>
            <w:ins w:id="41" w:author="Michael Rütsche" w:date="2013-11-06T15:04:00Z">
              <w:r w:rsidR="00E631F9">
                <w:t>,</w:t>
              </w:r>
            </w:ins>
            <w:ins w:id="42" w:author="Michael Rütsche" w:date="2013-11-06T08:34:00Z">
              <w:r>
                <w:t xml:space="preserve"> </w:t>
              </w:r>
              <w:proofErr w:type="spellStart"/>
              <w:r>
                <w:t>substates</w:t>
              </w:r>
            </w:ins>
            <w:proofErr w:type="spellEnd"/>
            <w:ins w:id="43" w:author="Michael Rütsche" w:date="2013-11-06T15:04:00Z">
              <w:r w:rsidR="00E631F9">
                <w:t xml:space="preserve"> and IO handling</w:t>
              </w:r>
            </w:ins>
          </w:p>
        </w:tc>
        <w:tc>
          <w:tcPr>
            <w:tcW w:w="1134" w:type="dxa"/>
          </w:tcPr>
          <w:p w:rsidR="001B3B4C" w:rsidRPr="0073500C" w:rsidRDefault="00D42336" w:rsidP="00DB2D38">
            <w:pPr>
              <w:pStyle w:val="TabelleStandard"/>
            </w:pPr>
            <w:ins w:id="44" w:author="Michael Rütsche" w:date="2013-11-06T08:35:00Z">
              <w:r>
                <w:t>AVME/</w:t>
              </w:r>
              <w:proofErr w:type="spellStart"/>
              <w:r>
                <w:t>mru</w:t>
              </w:r>
            </w:ins>
            <w:proofErr w:type="spellEnd"/>
          </w:p>
        </w:tc>
        <w:tc>
          <w:tcPr>
            <w:tcW w:w="993" w:type="dxa"/>
          </w:tcPr>
          <w:p w:rsidR="001B3B4C" w:rsidRPr="0073500C" w:rsidRDefault="00D42336" w:rsidP="00DB2D38">
            <w:pPr>
              <w:pStyle w:val="TabelleStandard"/>
            </w:pPr>
            <w:ins w:id="45" w:author="Michael Rütsche" w:date="2013-11-06T08:35:00Z">
              <w:r>
                <w:t>D</w:t>
              </w:r>
            </w:ins>
          </w:p>
        </w:tc>
        <w:tc>
          <w:tcPr>
            <w:tcW w:w="992" w:type="dxa"/>
          </w:tcPr>
          <w:p w:rsidR="001B3B4C" w:rsidRPr="0073500C" w:rsidRDefault="00D42336" w:rsidP="00DB2D38">
            <w:pPr>
              <w:pStyle w:val="TabelleStandard"/>
            </w:pPr>
            <w:ins w:id="46" w:author="Michael Rütsche" w:date="2013-11-06T08:35:00Z">
              <w:r>
                <w:t>0.9</w:t>
              </w:r>
            </w:ins>
          </w:p>
        </w:tc>
        <w:tc>
          <w:tcPr>
            <w:tcW w:w="1134" w:type="dxa"/>
            <w:tcBorders>
              <w:right w:val="single" w:sz="8" w:space="0" w:color="B7B8B9"/>
            </w:tcBorders>
          </w:tcPr>
          <w:p w:rsidR="001B3B4C" w:rsidRPr="0073500C" w:rsidRDefault="00D42336" w:rsidP="00DB2D38">
            <w:pPr>
              <w:pStyle w:val="TabelleStandard"/>
            </w:pPr>
            <w:ins w:id="47" w:author="Michael Rütsche" w:date="2013-11-06T08:35:00Z">
              <w:r>
                <w:t>06.11.2013</w:t>
              </w:r>
            </w:ins>
          </w:p>
        </w:tc>
      </w:tr>
      <w:tr w:rsidR="00903CF6" w:rsidRPr="0073500C" w:rsidTr="00D42336">
        <w:tblPrEx>
          <w:tblW w:w="9356" w:type="dxa"/>
          <w:tblInd w:w="108" w:type="dxa"/>
          <w:tblLook w:val="0620" w:firstRow="1" w:lastRow="0" w:firstColumn="0" w:lastColumn="0" w:noHBand="1" w:noVBand="1"/>
          <w:tblPrExChange w:id="48" w:author="Michael Rütsche" w:date="2013-11-06T08:35:00Z">
            <w:tblPrEx>
              <w:tblW w:w="9356" w:type="dxa"/>
              <w:tblInd w:w="108" w:type="dxa"/>
              <w:tblLook w:val="0620" w:firstRow="1" w:lastRow="0" w:firstColumn="0" w:lastColumn="0" w:noHBand="1" w:noVBand="1"/>
            </w:tblPrEx>
          </w:tblPrExChange>
        </w:tblPrEx>
        <w:trPr>
          <w:trPrChange w:id="49" w:author="Michael Rütsche" w:date="2013-11-06T08:35:00Z">
            <w:trPr>
              <w:gridAfter w:val="0"/>
            </w:trPr>
          </w:trPrChange>
        </w:trPr>
        <w:tc>
          <w:tcPr>
            <w:tcW w:w="5103" w:type="dxa"/>
            <w:tcBorders>
              <w:left w:val="single" w:sz="8" w:space="0" w:color="B7B8B9"/>
            </w:tcBorders>
            <w:tcPrChange w:id="50" w:author="Michael Rütsche" w:date="2013-11-06T08:35:00Z">
              <w:tcPr>
                <w:tcW w:w="5103" w:type="dxa"/>
                <w:gridSpan w:val="2"/>
                <w:tcBorders>
                  <w:left w:val="single" w:sz="8" w:space="0" w:color="B7B8B9"/>
                  <w:bottom w:val="single" w:sz="8" w:space="0" w:color="B7B8B9"/>
                </w:tcBorders>
              </w:tcPr>
            </w:tcPrChange>
          </w:tcPr>
          <w:p w:rsidR="00D42336" w:rsidRPr="0073500C" w:rsidRDefault="007D60BF" w:rsidP="00DB2D38">
            <w:pPr>
              <w:pStyle w:val="TabelleStandard"/>
            </w:pPr>
            <w:r>
              <w:t>Rework chapter 6</w:t>
            </w:r>
          </w:p>
        </w:tc>
        <w:tc>
          <w:tcPr>
            <w:tcW w:w="1134" w:type="dxa"/>
            <w:tcPrChange w:id="51" w:author="Michael Rütsche" w:date="2013-11-06T08:35:00Z">
              <w:tcPr>
                <w:tcW w:w="1134" w:type="dxa"/>
                <w:gridSpan w:val="2"/>
                <w:tcBorders>
                  <w:bottom w:val="single" w:sz="8" w:space="0" w:color="B7B8B9"/>
                </w:tcBorders>
              </w:tcPr>
            </w:tcPrChange>
          </w:tcPr>
          <w:p w:rsidR="001B3B4C" w:rsidRPr="0073500C" w:rsidRDefault="007D60BF" w:rsidP="00DB2D38">
            <w:pPr>
              <w:pStyle w:val="TabelleStandard"/>
            </w:pPr>
            <w:r>
              <w:t>AVME/</w:t>
            </w:r>
            <w:proofErr w:type="spellStart"/>
            <w:r>
              <w:t>mru</w:t>
            </w:r>
            <w:proofErr w:type="spellEnd"/>
          </w:p>
        </w:tc>
        <w:tc>
          <w:tcPr>
            <w:tcW w:w="993" w:type="dxa"/>
            <w:tcPrChange w:id="52" w:author="Michael Rütsche" w:date="2013-11-06T08:35:00Z">
              <w:tcPr>
                <w:tcW w:w="993" w:type="dxa"/>
                <w:gridSpan w:val="2"/>
                <w:tcBorders>
                  <w:bottom w:val="single" w:sz="8" w:space="0" w:color="B7B8B9"/>
                </w:tcBorders>
              </w:tcPr>
            </w:tcPrChange>
          </w:tcPr>
          <w:p w:rsidR="001B3B4C" w:rsidRPr="0073500C" w:rsidRDefault="007D60BF" w:rsidP="00DB2D38">
            <w:pPr>
              <w:pStyle w:val="TabelleStandard"/>
            </w:pPr>
            <w:r>
              <w:t>D</w:t>
            </w:r>
          </w:p>
        </w:tc>
        <w:tc>
          <w:tcPr>
            <w:tcW w:w="992" w:type="dxa"/>
            <w:tcPrChange w:id="53" w:author="Michael Rütsche" w:date="2013-11-06T08:35:00Z">
              <w:tcPr>
                <w:tcW w:w="992" w:type="dxa"/>
                <w:gridSpan w:val="2"/>
                <w:tcBorders>
                  <w:bottom w:val="single" w:sz="8" w:space="0" w:color="B7B8B9"/>
                </w:tcBorders>
              </w:tcPr>
            </w:tcPrChange>
          </w:tcPr>
          <w:p w:rsidR="001B3B4C" w:rsidRPr="0073500C" w:rsidRDefault="007D60BF" w:rsidP="00DB2D38">
            <w:pPr>
              <w:pStyle w:val="TabelleStandard"/>
            </w:pPr>
            <w:r>
              <w:t>0.10</w:t>
            </w:r>
          </w:p>
        </w:tc>
        <w:tc>
          <w:tcPr>
            <w:tcW w:w="1134" w:type="dxa"/>
            <w:tcBorders>
              <w:right w:val="single" w:sz="8" w:space="0" w:color="B7B8B9"/>
            </w:tcBorders>
            <w:tcPrChange w:id="54" w:author="Michael Rütsche" w:date="2013-11-06T08:35:00Z">
              <w:tcPr>
                <w:tcW w:w="1134" w:type="dxa"/>
                <w:gridSpan w:val="2"/>
                <w:tcBorders>
                  <w:bottom w:val="single" w:sz="8" w:space="0" w:color="B7B8B9"/>
                  <w:right w:val="single" w:sz="8" w:space="0" w:color="B7B8B9"/>
                </w:tcBorders>
              </w:tcPr>
            </w:tcPrChange>
          </w:tcPr>
          <w:p w:rsidR="001B3B4C" w:rsidRPr="0073500C" w:rsidRDefault="00EE08E6" w:rsidP="00DB2D38">
            <w:pPr>
              <w:pStyle w:val="TabelleStandard"/>
            </w:pPr>
            <w:r>
              <w:t>09.12</w:t>
            </w:r>
            <w:r w:rsidR="007D60BF">
              <w:t>.2013</w:t>
            </w:r>
          </w:p>
        </w:tc>
      </w:tr>
      <w:tr w:rsidR="00D42336" w:rsidRPr="0073500C" w:rsidTr="00142253">
        <w:trPr>
          <w:ins w:id="55" w:author="Michael Rütsche" w:date="2013-11-06T08:35:00Z"/>
        </w:trPr>
        <w:tc>
          <w:tcPr>
            <w:tcW w:w="5103" w:type="dxa"/>
            <w:tcBorders>
              <w:left w:val="single" w:sz="8" w:space="0" w:color="B7B8B9"/>
            </w:tcBorders>
          </w:tcPr>
          <w:p w:rsidR="00D42336" w:rsidRDefault="00D42336" w:rsidP="00DB2D38">
            <w:pPr>
              <w:pStyle w:val="TabelleStandard"/>
              <w:rPr>
                <w:ins w:id="56" w:author="Michael Rütsche" w:date="2013-11-06T08:35:00Z"/>
              </w:rPr>
            </w:pPr>
          </w:p>
        </w:tc>
        <w:tc>
          <w:tcPr>
            <w:tcW w:w="1134" w:type="dxa"/>
          </w:tcPr>
          <w:p w:rsidR="00D42336" w:rsidRPr="0073500C" w:rsidRDefault="00D42336" w:rsidP="00DB2D38">
            <w:pPr>
              <w:pStyle w:val="TabelleStandard"/>
              <w:rPr>
                <w:ins w:id="57" w:author="Michael Rütsche" w:date="2013-11-06T08:35:00Z"/>
              </w:rPr>
            </w:pPr>
          </w:p>
        </w:tc>
        <w:tc>
          <w:tcPr>
            <w:tcW w:w="993" w:type="dxa"/>
          </w:tcPr>
          <w:p w:rsidR="00D42336" w:rsidRPr="0073500C" w:rsidRDefault="00D42336" w:rsidP="00DB2D38">
            <w:pPr>
              <w:pStyle w:val="TabelleStandard"/>
              <w:rPr>
                <w:ins w:id="58" w:author="Michael Rütsche" w:date="2013-11-06T08:35:00Z"/>
              </w:rPr>
            </w:pPr>
          </w:p>
        </w:tc>
        <w:tc>
          <w:tcPr>
            <w:tcW w:w="992" w:type="dxa"/>
          </w:tcPr>
          <w:p w:rsidR="00D42336" w:rsidRPr="0073500C" w:rsidRDefault="00D42336" w:rsidP="00DB2D38">
            <w:pPr>
              <w:pStyle w:val="TabelleStandard"/>
              <w:rPr>
                <w:ins w:id="59" w:author="Michael Rütsche" w:date="2013-11-06T08:35:00Z"/>
              </w:rPr>
            </w:pPr>
          </w:p>
        </w:tc>
        <w:tc>
          <w:tcPr>
            <w:tcW w:w="1134" w:type="dxa"/>
            <w:tcBorders>
              <w:right w:val="single" w:sz="8" w:space="0" w:color="B7B8B9"/>
            </w:tcBorders>
          </w:tcPr>
          <w:p w:rsidR="00D42336" w:rsidRPr="0073500C" w:rsidRDefault="00D42336" w:rsidP="00DB2D38">
            <w:pPr>
              <w:pStyle w:val="TabelleStandard"/>
              <w:rPr>
                <w:ins w:id="60" w:author="Michael Rütsche" w:date="2013-11-06T08:35:00Z"/>
              </w:rPr>
            </w:pPr>
          </w:p>
        </w:tc>
      </w:tr>
      <w:tr w:rsidR="00142253" w:rsidRPr="0073500C" w:rsidTr="00903CF6">
        <w:tc>
          <w:tcPr>
            <w:tcW w:w="5103" w:type="dxa"/>
            <w:tcBorders>
              <w:left w:val="single" w:sz="8" w:space="0" w:color="B7B8B9"/>
              <w:bottom w:val="single" w:sz="8" w:space="0" w:color="B7B8B9"/>
            </w:tcBorders>
          </w:tcPr>
          <w:p w:rsidR="00142253" w:rsidRDefault="00142253" w:rsidP="00DB2D38">
            <w:pPr>
              <w:pStyle w:val="TabelleStandard"/>
            </w:pPr>
          </w:p>
        </w:tc>
        <w:tc>
          <w:tcPr>
            <w:tcW w:w="1134" w:type="dxa"/>
            <w:tcBorders>
              <w:bottom w:val="single" w:sz="8" w:space="0" w:color="B7B8B9"/>
            </w:tcBorders>
          </w:tcPr>
          <w:p w:rsidR="00142253" w:rsidRPr="0073500C" w:rsidRDefault="00142253" w:rsidP="00DB2D38">
            <w:pPr>
              <w:pStyle w:val="TabelleStandard"/>
            </w:pPr>
          </w:p>
        </w:tc>
        <w:tc>
          <w:tcPr>
            <w:tcW w:w="993" w:type="dxa"/>
            <w:tcBorders>
              <w:bottom w:val="single" w:sz="8" w:space="0" w:color="B7B8B9"/>
            </w:tcBorders>
          </w:tcPr>
          <w:p w:rsidR="00142253" w:rsidRPr="0073500C" w:rsidRDefault="00142253" w:rsidP="00DB2D38">
            <w:pPr>
              <w:pStyle w:val="TabelleStandard"/>
            </w:pPr>
          </w:p>
        </w:tc>
        <w:tc>
          <w:tcPr>
            <w:tcW w:w="992" w:type="dxa"/>
            <w:tcBorders>
              <w:bottom w:val="single" w:sz="8" w:space="0" w:color="B7B8B9"/>
            </w:tcBorders>
          </w:tcPr>
          <w:p w:rsidR="00142253" w:rsidRPr="0073500C" w:rsidRDefault="00142253" w:rsidP="00DB2D38">
            <w:pPr>
              <w:pStyle w:val="TabelleStandard"/>
            </w:pPr>
          </w:p>
        </w:tc>
        <w:tc>
          <w:tcPr>
            <w:tcW w:w="1134" w:type="dxa"/>
            <w:tcBorders>
              <w:bottom w:val="single" w:sz="8" w:space="0" w:color="B7B8B9"/>
              <w:right w:val="single" w:sz="8" w:space="0" w:color="B7B8B9"/>
            </w:tcBorders>
          </w:tcPr>
          <w:p w:rsidR="00142253" w:rsidRPr="0073500C" w:rsidRDefault="00142253" w:rsidP="00DB2D38">
            <w:pPr>
              <w:pStyle w:val="TabelleStandard"/>
            </w:pPr>
          </w:p>
        </w:tc>
      </w:tr>
    </w:tbl>
    <w:p w:rsidR="001B3B4C" w:rsidRPr="0073500C" w:rsidRDefault="000902F8" w:rsidP="00EB474D">
      <w:r w:rsidRPr="0073500C">
        <w:t>State</w:t>
      </w:r>
      <w:r w:rsidR="001B3B4C" w:rsidRPr="0073500C">
        <w:t xml:space="preserve">: </w:t>
      </w:r>
      <w:r w:rsidRPr="0073500C">
        <w:rPr>
          <w:b/>
        </w:rPr>
        <w:t>d</w:t>
      </w:r>
      <w:r w:rsidR="001B3B4C" w:rsidRPr="0073500C">
        <w:t xml:space="preserve"> = </w:t>
      </w:r>
      <w:r w:rsidRPr="0073500C">
        <w:t>design</w:t>
      </w:r>
      <w:r w:rsidR="001B3B4C" w:rsidRPr="0073500C">
        <w:t xml:space="preserve">, </w:t>
      </w:r>
      <w:r w:rsidRPr="0073500C">
        <w:rPr>
          <w:b/>
        </w:rPr>
        <w:t>r</w:t>
      </w:r>
      <w:r w:rsidR="001B3B4C" w:rsidRPr="0073500C">
        <w:t xml:space="preserve"> = </w:t>
      </w:r>
      <w:r w:rsidRPr="0073500C">
        <w:t>released</w:t>
      </w:r>
    </w:p>
    <w:p w:rsidR="000902F8" w:rsidRPr="0073500C" w:rsidRDefault="000902F8" w:rsidP="000902F8">
      <w:pPr>
        <w:pStyle w:val="berschrift2"/>
        <w:ind w:left="576" w:hanging="576"/>
        <w:rPr>
          <w:noProof/>
        </w:rPr>
      </w:pPr>
      <w:bookmarkStart w:id="61" w:name="_Toc295309906"/>
      <w:bookmarkStart w:id="62" w:name="_Toc317605273"/>
      <w:bookmarkStart w:id="63" w:name="_Toc374359305"/>
      <w:bookmarkEnd w:id="24"/>
      <w:bookmarkEnd w:id="25"/>
      <w:r w:rsidRPr="0073500C">
        <w:rPr>
          <w:rStyle w:val="hps"/>
        </w:rPr>
        <w:t>Abbreviations</w:t>
      </w:r>
      <w:r w:rsidRPr="0073500C">
        <w:rPr>
          <w:rStyle w:val="shorttext"/>
        </w:rPr>
        <w:t xml:space="preserve">, </w:t>
      </w:r>
      <w:r w:rsidRPr="0073500C">
        <w:rPr>
          <w:rStyle w:val="hps"/>
        </w:rPr>
        <w:t>definitions</w:t>
      </w:r>
      <w:r w:rsidRPr="0073500C">
        <w:rPr>
          <w:rStyle w:val="shorttext"/>
        </w:rPr>
        <w:t xml:space="preserve">, </w:t>
      </w:r>
      <w:r w:rsidRPr="0073500C">
        <w:rPr>
          <w:rStyle w:val="hps"/>
        </w:rPr>
        <w:t>glossary</w:t>
      </w:r>
      <w:bookmarkEnd w:id="61"/>
      <w:bookmarkEnd w:id="62"/>
      <w:bookmarkEnd w:id="63"/>
    </w:p>
    <w:p w:rsidR="001B3B4C" w:rsidRPr="0073500C" w:rsidRDefault="001B3B4C" w:rsidP="00EB474D"/>
    <w:tbl>
      <w:tblPr>
        <w:tblStyle w:val="HelleListe-Akzent3"/>
        <w:tblW w:w="0" w:type="auto"/>
        <w:tblInd w:w="108" w:type="dxa"/>
        <w:tblLook w:val="0620" w:firstRow="1" w:lastRow="0" w:firstColumn="0" w:lastColumn="0" w:noHBand="1" w:noVBand="1"/>
      </w:tblPr>
      <w:tblGrid>
        <w:gridCol w:w="1516"/>
        <w:gridCol w:w="7840"/>
      </w:tblGrid>
      <w:tr w:rsidR="00FD086F" w:rsidRPr="0073500C" w:rsidTr="00B10863">
        <w:trPr>
          <w:cnfStyle w:val="100000000000" w:firstRow="1" w:lastRow="0" w:firstColumn="0" w:lastColumn="0" w:oddVBand="0" w:evenVBand="0" w:oddHBand="0" w:evenHBand="0" w:firstRowFirstColumn="0" w:firstRowLastColumn="0" w:lastRowFirstColumn="0" w:lastRowLastColumn="0"/>
        </w:trPr>
        <w:tc>
          <w:tcPr>
            <w:tcW w:w="1516" w:type="dxa"/>
            <w:tcBorders>
              <w:top w:val="single" w:sz="8" w:space="0" w:color="B7B8B9"/>
              <w:left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Designation</w:t>
            </w:r>
          </w:p>
        </w:tc>
        <w:tc>
          <w:tcPr>
            <w:tcW w:w="7840" w:type="dxa"/>
            <w:tcBorders>
              <w:top w:val="single" w:sz="8" w:space="0" w:color="B7B8B9"/>
              <w:bottom w:val="nil"/>
              <w:right w:val="single" w:sz="8" w:space="0" w:color="B7B8B9"/>
            </w:tcBorders>
            <w:shd w:val="clear" w:color="auto" w:fill="B7B8B9"/>
          </w:tcPr>
          <w:p w:rsidR="001B3B4C" w:rsidRPr="0073500C" w:rsidRDefault="000902F8" w:rsidP="00C418B1">
            <w:pPr>
              <w:pStyle w:val="TabelleTitel"/>
              <w:rPr>
                <w:color w:val="auto"/>
                <w:lang w:val="en-GB"/>
              </w:rPr>
            </w:pPr>
            <w:r w:rsidRPr="0073500C">
              <w:rPr>
                <w:color w:val="auto"/>
                <w:lang w:val="en-GB"/>
              </w:rPr>
              <w:t>Name</w:t>
            </w:r>
          </w:p>
        </w:tc>
      </w:tr>
      <w:tr w:rsidR="001B3B4C" w:rsidRPr="0073500C" w:rsidTr="00B10863">
        <w:tc>
          <w:tcPr>
            <w:tcW w:w="1516" w:type="dxa"/>
            <w:tcBorders>
              <w:top w:val="nil"/>
              <w:left w:val="single" w:sz="8" w:space="0" w:color="B7B8B9"/>
            </w:tcBorders>
          </w:tcPr>
          <w:p w:rsidR="001B3B4C" w:rsidRPr="0073500C" w:rsidRDefault="001B3B4C" w:rsidP="00DB2D38">
            <w:pPr>
              <w:pStyle w:val="TabelleStandard"/>
            </w:pPr>
          </w:p>
        </w:tc>
        <w:tc>
          <w:tcPr>
            <w:tcW w:w="7840" w:type="dxa"/>
            <w:tcBorders>
              <w:top w:val="nil"/>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bottom w:val="single" w:sz="8" w:space="0" w:color="B7B8B9"/>
            </w:tcBorders>
          </w:tcPr>
          <w:p w:rsidR="001B3B4C" w:rsidRPr="0073500C" w:rsidRDefault="001B3B4C" w:rsidP="00DB2D38">
            <w:pPr>
              <w:pStyle w:val="TabelleStandard"/>
            </w:pPr>
          </w:p>
        </w:tc>
        <w:tc>
          <w:tcPr>
            <w:tcW w:w="7840" w:type="dxa"/>
            <w:tcBorders>
              <w:bottom w:val="single" w:sz="8" w:space="0" w:color="B7B8B9"/>
              <w:right w:val="single" w:sz="8" w:space="0" w:color="B7B8B9"/>
            </w:tcBorders>
          </w:tcPr>
          <w:p w:rsidR="001B3B4C" w:rsidRPr="0073500C" w:rsidRDefault="001B3B4C" w:rsidP="00DB2D38">
            <w:pPr>
              <w:pStyle w:val="TabelleStandard"/>
            </w:pPr>
          </w:p>
        </w:tc>
      </w:tr>
    </w:tbl>
    <w:p w:rsidR="001B3B4C" w:rsidRPr="0073500C" w:rsidRDefault="001B3B4C" w:rsidP="00EB474D"/>
    <w:p w:rsidR="00813191" w:rsidRPr="0073500C" w:rsidRDefault="00813191" w:rsidP="00EB474D"/>
    <w:p w:rsidR="00813191" w:rsidRPr="0073500C" w:rsidRDefault="00813191" w:rsidP="00EB474D"/>
    <w:p w:rsidR="00813191" w:rsidRPr="0073500C" w:rsidRDefault="00813191" w:rsidP="00EB474D"/>
    <w:p w:rsidR="00506EDB" w:rsidRPr="0073500C" w:rsidRDefault="00506EDB" w:rsidP="00EB474D"/>
    <w:p w:rsidR="008B04F1" w:rsidRPr="0073500C" w:rsidRDefault="008B04F1" w:rsidP="00EB474D">
      <w:pPr>
        <w:rPr>
          <w:rFonts w:eastAsiaTheme="majorEastAsia" w:cstheme="majorBidi"/>
        </w:rPr>
      </w:pPr>
      <w:bookmarkStart w:id="64" w:name="_Toc271096487"/>
      <w:r w:rsidRPr="0073500C">
        <w:br w:type="page"/>
      </w:r>
    </w:p>
    <w:p w:rsidR="0072565B" w:rsidRPr="0073500C" w:rsidRDefault="000902F8" w:rsidP="00B9588F">
      <w:pPr>
        <w:pStyle w:val="berschrift1"/>
      </w:pPr>
      <w:bookmarkStart w:id="65" w:name="_Toc374359306"/>
      <w:bookmarkEnd w:id="64"/>
      <w:r w:rsidRPr="0073500C">
        <w:lastRenderedPageBreak/>
        <w:t>Basics</w:t>
      </w:r>
      <w:bookmarkEnd w:id="65"/>
    </w:p>
    <w:p w:rsidR="000902F8" w:rsidRPr="0073500C" w:rsidRDefault="00375037" w:rsidP="000902F8">
      <w:proofErr w:type="spellStart"/>
      <w:r w:rsidRPr="0073500C">
        <w:t>Vistaprint</w:t>
      </w:r>
      <w:proofErr w:type="spellEnd"/>
      <w:r w:rsidRPr="0073500C">
        <w:t xml:space="preserve"> will </w:t>
      </w:r>
      <w:r w:rsidR="00926A86" w:rsidRPr="0073500C">
        <w:t>develop</w:t>
      </w:r>
      <w:r w:rsidRPr="0073500C">
        <w:t xml:space="preserve"> the next generation of machines and facilities with the industrial automation system of </w:t>
      </w:r>
      <w:proofErr w:type="spellStart"/>
      <w:r w:rsidRPr="0073500C">
        <w:t>Beckhoff</w:t>
      </w:r>
      <w:proofErr w:type="spellEnd"/>
      <w:r w:rsidRPr="0073500C">
        <w:t>. The PLC software has</w:t>
      </w:r>
      <w:r w:rsidR="00926A86" w:rsidRPr="0073500C">
        <w:t xml:space="preserve"> t</w:t>
      </w:r>
      <w:r w:rsidRPr="0073500C">
        <w:t>o be design and programmed</w:t>
      </w:r>
      <w:r w:rsidR="00926A86" w:rsidRPr="0073500C">
        <w:t>,</w:t>
      </w:r>
      <w:r w:rsidRPr="0073500C">
        <w:t xml:space="preserve"> so far as possible</w:t>
      </w:r>
      <w:r w:rsidR="00926A86" w:rsidRPr="0073500C">
        <w:t>, with the basic principles of</w:t>
      </w:r>
      <w:r w:rsidRPr="0073500C">
        <w:t xml:space="preserve"> object oriented. This will facilitate the later integration, if needed, of similar modules</w:t>
      </w:r>
      <w:r w:rsidR="00926A86" w:rsidRPr="0073500C">
        <w:t xml:space="preserve"> in the same and other PLC-projects</w:t>
      </w:r>
      <w:r w:rsidRPr="0073500C">
        <w:t>. In this document the basic „framework</w:t>
      </w:r>
      <w:proofErr w:type="gramStart"/>
      <w:r w:rsidRPr="0073500C">
        <w:t>“ for</w:t>
      </w:r>
      <w:proofErr w:type="gramEnd"/>
      <w:r w:rsidRPr="0073500C">
        <w:t xml:space="preserve"> this is defined and is the basic for all project with this platform. </w:t>
      </w:r>
      <w:r w:rsidR="00926A86" w:rsidRPr="0073500C">
        <w:t>In this</w:t>
      </w:r>
      <w:r w:rsidRPr="0073500C">
        <w:t xml:space="preserve"> way it is possible to exchange developers and software </w:t>
      </w:r>
      <w:r w:rsidR="00926A86" w:rsidRPr="0073500C">
        <w:t>modules</w:t>
      </w:r>
      <w:r w:rsidRPr="0073500C">
        <w:t xml:space="preserve"> between different projects. </w:t>
      </w:r>
    </w:p>
    <w:p w:rsidR="00013609" w:rsidRPr="0073500C" w:rsidRDefault="00013609" w:rsidP="000902F8"/>
    <w:p w:rsidR="00013609" w:rsidRPr="0073500C" w:rsidRDefault="00013609" w:rsidP="00013609">
      <w:pPr>
        <w:pStyle w:val="berschrift1"/>
      </w:pPr>
      <w:bookmarkStart w:id="66" w:name="_Toc374359307"/>
      <w:r w:rsidRPr="0073500C">
        <w:t>Naming conventions</w:t>
      </w:r>
      <w:bookmarkEnd w:id="66"/>
    </w:p>
    <w:p w:rsidR="00013609" w:rsidRPr="0073500C" w:rsidRDefault="00013609" w:rsidP="00013609">
      <w:r w:rsidRPr="0073500C">
        <w:t>Proposed in Specification of GEMINI Line/Printer</w:t>
      </w:r>
    </w:p>
    <w:p w:rsidR="00013609" w:rsidRPr="0073500C" w:rsidRDefault="00013609" w:rsidP="00013609">
      <w:pPr>
        <w:rPr>
          <w:rFonts w:cs="Arial"/>
          <w:szCs w:val="18"/>
        </w:rPr>
      </w:pPr>
      <w:r w:rsidRPr="0073500C">
        <w:t xml:space="preserve">Common naming conventions will be as far as possible be taken from the </w:t>
      </w:r>
      <w:proofErr w:type="spellStart"/>
      <w:r w:rsidRPr="0073500C">
        <w:t>Beckhoff</w:t>
      </w:r>
      <w:proofErr w:type="spellEnd"/>
      <w:r w:rsidRPr="0073500C">
        <w:t xml:space="preserve"> conventions listed on webpage: </w:t>
      </w:r>
      <w:hyperlink r:id="rId13" w:history="1">
        <w:r w:rsidRPr="0073500C">
          <w:rPr>
            <w:rStyle w:val="Hyperlink"/>
            <w:szCs w:val="18"/>
          </w:rPr>
          <w:t>http://twincat3.infosys.beckhoff.com/content/1033/tc3_plc_intro/html/programmingconventionstc3.htm?id=3113</w:t>
        </w:r>
      </w:hyperlink>
    </w:p>
    <w:p w:rsidR="00013609" w:rsidRPr="0073500C" w:rsidRDefault="00013609" w:rsidP="00013609">
      <w:pPr>
        <w:pStyle w:val="berschrift2"/>
      </w:pPr>
      <w:bookmarkStart w:id="67" w:name="_Toc374359308"/>
      <w:r w:rsidRPr="0073500C">
        <w:t xml:space="preserve">Programming Conventions for IEC61131-3 in </w:t>
      </w:r>
      <w:proofErr w:type="spellStart"/>
      <w:r w:rsidRPr="0073500C">
        <w:t>TwinCAT</w:t>
      </w:r>
      <w:proofErr w:type="spellEnd"/>
      <w:r w:rsidRPr="0073500C">
        <w:t xml:space="preserve"> 3</w:t>
      </w:r>
      <w:bookmarkEnd w:id="67"/>
    </w:p>
    <w:p w:rsidR="00013609" w:rsidRPr="0073500C" w:rsidRDefault="00013609" w:rsidP="00013609">
      <w:pPr>
        <w:pStyle w:val="berschrift3"/>
        <w:spacing w:before="240" w:after="144" w:line="300" w:lineRule="atLeast"/>
        <w:rPr>
          <w:rFonts w:cs="Arial"/>
          <w:color w:val="000000"/>
          <w:sz w:val="18"/>
          <w:szCs w:val="18"/>
        </w:rPr>
      </w:pPr>
      <w:bookmarkStart w:id="68" w:name="_Toc374359309"/>
      <w:r w:rsidRPr="0073500C">
        <w:rPr>
          <w:rFonts w:cs="Arial"/>
          <w:color w:val="000000"/>
          <w:sz w:val="18"/>
          <w:szCs w:val="18"/>
        </w:rPr>
        <w:t>Libraries</w:t>
      </w:r>
      <w:bookmarkEnd w:id="68"/>
    </w:p>
    <w:p w:rsidR="00013609" w:rsidRPr="0073500C" w:rsidRDefault="00013609" w:rsidP="00013609">
      <w:pPr>
        <w:pStyle w:val="StandardWeb"/>
        <w:spacing w:before="0" w:beforeAutospacing="0" w:after="144" w:afterAutospacing="0"/>
        <w:rPr>
          <w:rFonts w:ascii="PT Sans" w:hAnsi="PT Sans" w:cs="Arial"/>
          <w:color w:val="000000"/>
          <w:sz w:val="18"/>
          <w:szCs w:val="18"/>
        </w:rPr>
      </w:pPr>
      <w:proofErr w:type="spellStart"/>
      <w:r w:rsidRPr="0073500C">
        <w:rPr>
          <w:rFonts w:ascii="PT Sans" w:hAnsi="PT Sans" w:cs="Arial"/>
          <w:color w:val="000000"/>
          <w:sz w:val="18"/>
          <w:szCs w:val="18"/>
        </w:rPr>
        <w:t>Beckhoff</w:t>
      </w:r>
      <w:proofErr w:type="spellEnd"/>
      <w:r w:rsidRPr="0073500C">
        <w:rPr>
          <w:rFonts w:ascii="PT Sans" w:hAnsi="PT Sans" w:cs="Arial"/>
          <w:color w:val="000000"/>
          <w:sz w:val="18"/>
          <w:szCs w:val="18"/>
        </w:rPr>
        <w:t xml:space="preserve"> PLC libraries start with the prefix</w:t>
      </w:r>
      <w:r w:rsidRPr="0073500C">
        <w:rPr>
          <w:rStyle w:val="apple-converted-space"/>
          <w:rFonts w:ascii="PT Sans" w:hAnsi="PT Sans" w:cs="Arial"/>
          <w:color w:val="000000"/>
          <w:sz w:val="18"/>
          <w:szCs w:val="18"/>
        </w:rPr>
        <w:t> </w:t>
      </w:r>
      <w:proofErr w:type="spellStart"/>
      <w:r w:rsidRPr="0073500C">
        <w:rPr>
          <w:rFonts w:ascii="PT Sans" w:hAnsi="PT Sans" w:cs="Arial"/>
          <w:b/>
          <w:bCs/>
          <w:color w:val="000000"/>
          <w:sz w:val="18"/>
          <w:szCs w:val="18"/>
        </w:rPr>
        <w:t>Tc</w:t>
      </w:r>
      <w:proofErr w:type="spellEnd"/>
      <w:r w:rsidRPr="0073500C">
        <w:rPr>
          <w:rFonts w:ascii="PT Sans" w:hAnsi="PT Sans" w:cs="Arial"/>
          <w:color w:val="000000"/>
          <w:sz w:val="18"/>
          <w:szCs w:val="18"/>
        </w:rPr>
        <w:t>. e. g.:</w:t>
      </w:r>
      <w:r w:rsidRPr="0073500C">
        <w:rPr>
          <w:rStyle w:val="apple-converted-space"/>
          <w:rFonts w:ascii="PT Sans" w:hAnsi="PT Sans" w:cs="Arial"/>
          <w:color w:val="000000"/>
          <w:sz w:val="18"/>
          <w:szCs w:val="18"/>
        </w:rPr>
        <w:t> </w:t>
      </w:r>
      <w:r w:rsidRPr="0073500C">
        <w:rPr>
          <w:rFonts w:ascii="PT Sans" w:hAnsi="PT Sans" w:cs="Arial"/>
          <w:b/>
          <w:bCs/>
          <w:color w:val="000000"/>
          <w:sz w:val="18"/>
          <w:szCs w:val="18"/>
        </w:rPr>
        <w:t>Tc3_Utilities</w:t>
      </w:r>
      <w:r w:rsidRPr="0073500C">
        <w:rPr>
          <w:rFonts w:ascii="PT Sans" w:hAnsi="PT Sans" w:cs="Arial"/>
          <w:b/>
          <w:bCs/>
          <w:color w:val="000000"/>
          <w:sz w:val="18"/>
          <w:szCs w:val="18"/>
        </w:rPr>
        <w:br/>
      </w:r>
      <w:proofErr w:type="gramStart"/>
      <w:r w:rsidRPr="0073500C">
        <w:rPr>
          <w:rFonts w:ascii="PT Sans" w:hAnsi="PT Sans" w:cs="Arial"/>
          <w:color w:val="000000"/>
          <w:sz w:val="18"/>
          <w:szCs w:val="18"/>
        </w:rPr>
        <w:t>The</w:t>
      </w:r>
      <w:proofErr w:type="gramEnd"/>
      <w:r w:rsidRPr="0073500C">
        <w:rPr>
          <w:rFonts w:ascii="PT Sans" w:hAnsi="PT Sans" w:cs="Arial"/>
          <w:color w:val="000000"/>
          <w:sz w:val="18"/>
          <w:szCs w:val="18"/>
        </w:rPr>
        <w:t xml:space="preserve"> namespace of a </w:t>
      </w:r>
      <w:proofErr w:type="spellStart"/>
      <w:r w:rsidRPr="0073500C">
        <w:rPr>
          <w:rFonts w:ascii="PT Sans" w:hAnsi="PT Sans" w:cs="Arial"/>
          <w:color w:val="000000"/>
          <w:sz w:val="18"/>
          <w:szCs w:val="18"/>
        </w:rPr>
        <w:t>Beckhoff</w:t>
      </w:r>
      <w:proofErr w:type="spellEnd"/>
      <w:r w:rsidRPr="0073500C">
        <w:rPr>
          <w:rFonts w:ascii="PT Sans" w:hAnsi="PT Sans" w:cs="Arial"/>
          <w:color w:val="000000"/>
          <w:sz w:val="18"/>
          <w:szCs w:val="18"/>
        </w:rPr>
        <w:t xml:space="preserve"> PLC library is like the library's name.</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libraries have the</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filename extension*.</w:t>
      </w:r>
      <w:r w:rsidRPr="0073500C">
        <w:rPr>
          <w:rFonts w:ascii="PT Sans" w:hAnsi="PT Sans" w:cs="Arial"/>
          <w:b/>
          <w:bCs/>
          <w:color w:val="000000"/>
          <w:sz w:val="18"/>
          <w:szCs w:val="18"/>
        </w:rPr>
        <w:t>compiled-library</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and are embedded in the library repository.</w:t>
      </w:r>
    </w:p>
    <w:p w:rsidR="00013609" w:rsidRPr="0073500C" w:rsidRDefault="00013609" w:rsidP="00013609">
      <w:pPr>
        <w:pStyle w:val="berschrift3"/>
        <w:spacing w:before="240" w:after="144" w:line="300" w:lineRule="atLeast"/>
        <w:rPr>
          <w:rFonts w:cs="Arial"/>
          <w:color w:val="000000"/>
          <w:sz w:val="18"/>
          <w:szCs w:val="18"/>
        </w:rPr>
      </w:pPr>
      <w:bookmarkStart w:id="69" w:name="_Toc374359310"/>
      <w:r w:rsidRPr="0073500C">
        <w:rPr>
          <w:rFonts w:cs="Arial"/>
          <w:color w:val="000000"/>
          <w:sz w:val="18"/>
          <w:szCs w:val="18"/>
        </w:rPr>
        <w:t>Language</w:t>
      </w:r>
      <w:bookmarkEnd w:id="69"/>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The PLC programs are complete in </w:t>
      </w:r>
      <w:proofErr w:type="spellStart"/>
      <w:r w:rsidRPr="0073500C">
        <w:rPr>
          <w:rFonts w:ascii="PT Sans" w:hAnsi="PT Sans" w:cs="Arial"/>
          <w:color w:val="000000"/>
          <w:sz w:val="18"/>
          <w:szCs w:val="18"/>
        </w:rPr>
        <w:t>english</w:t>
      </w:r>
      <w:proofErr w:type="spellEnd"/>
      <w:r w:rsidRPr="0073500C">
        <w:rPr>
          <w:rFonts w:ascii="PT Sans" w:hAnsi="PT Sans" w:cs="Arial"/>
          <w:color w:val="000000"/>
          <w:sz w:val="18"/>
          <w:szCs w:val="18"/>
        </w:rPr>
        <w:t xml:space="preserve"> (</w:t>
      </w:r>
      <w:r w:rsidR="0073500C" w:rsidRPr="0073500C">
        <w:rPr>
          <w:rFonts w:ascii="PT Sans" w:hAnsi="PT Sans" w:cs="Arial"/>
          <w:color w:val="000000"/>
          <w:sz w:val="18"/>
          <w:szCs w:val="18"/>
        </w:rPr>
        <w:t>program code</w:t>
      </w:r>
      <w:r w:rsidRPr="0073500C">
        <w:rPr>
          <w:rFonts w:ascii="PT Sans" w:hAnsi="PT Sans" w:cs="Arial"/>
          <w:color w:val="000000"/>
          <w:sz w:val="18"/>
          <w:szCs w:val="18"/>
        </w:rPr>
        <w:t xml:space="preserve">, variable names, </w:t>
      </w:r>
      <w:proofErr w:type="gramStart"/>
      <w:r w:rsidRPr="0073500C">
        <w:rPr>
          <w:rFonts w:ascii="PT Sans" w:hAnsi="PT Sans" w:cs="Arial"/>
          <w:color w:val="000000"/>
          <w:sz w:val="18"/>
          <w:szCs w:val="18"/>
        </w:rPr>
        <w:t>comments, ...)</w:t>
      </w:r>
      <w:proofErr w:type="gramEnd"/>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Upper- and Lower Case</w:t>
      </w:r>
    </w:p>
    <w:p w:rsidR="000255F8" w:rsidRPr="0073500C" w:rsidRDefault="00013609" w:rsidP="0073500C">
      <w:pPr>
        <w:rPr>
          <w:color w:val="FF0000"/>
        </w:rPr>
      </w:pPr>
      <w:r w:rsidRPr="0073500C">
        <w:t xml:space="preserve">The first letter of a name is always written in upper case. If a name contains several words, the first letter of every word is written in upper case. Don't use separators (e. g. </w:t>
      </w:r>
      <w:proofErr w:type="gramStart"/>
      <w:r w:rsidRPr="0073500C">
        <w:t>_ )</w:t>
      </w:r>
      <w:proofErr w:type="gramEnd"/>
      <w:r w:rsidRPr="0073500C">
        <w:t xml:space="preserve"> between the words.</w:t>
      </w:r>
    </w:p>
    <w:p w:rsidR="00013609" w:rsidRPr="0073500C" w:rsidRDefault="00013609" w:rsidP="0073500C">
      <w:pPr>
        <w:rPr>
          <w:rFonts w:cs="Arial"/>
          <w:color w:val="000000"/>
          <w:szCs w:val="18"/>
        </w:rPr>
      </w:pPr>
      <w:r w:rsidRPr="0073500C">
        <w:rPr>
          <w:rFonts w:cs="Arial"/>
          <w:color w:val="000000"/>
          <w:szCs w:val="18"/>
        </w:rPr>
        <w:t>The PLC Compiler</w:t>
      </w:r>
      <w:r w:rsidR="0073500C">
        <w:rPr>
          <w:rFonts w:cs="Arial"/>
          <w:color w:val="000000"/>
          <w:szCs w:val="18"/>
        </w:rPr>
        <w:t xml:space="preserve"> is not case-sensitive. Nether</w:t>
      </w:r>
      <w:r w:rsidR="0073500C" w:rsidRPr="0073500C">
        <w:rPr>
          <w:rFonts w:cs="Arial"/>
          <w:color w:val="000000"/>
          <w:szCs w:val="18"/>
        </w:rPr>
        <w:t xml:space="preserve"> less</w:t>
      </w:r>
      <w:r w:rsidRPr="0073500C">
        <w:rPr>
          <w:rFonts w:cs="Arial"/>
          <w:color w:val="000000"/>
          <w:szCs w:val="18"/>
        </w:rPr>
        <w:t xml:space="preserve"> it is useful to care about upper- and lower cases in the code because of the </w:t>
      </w:r>
      <w:r w:rsidR="0073500C" w:rsidRPr="0073500C">
        <w:rPr>
          <w:rFonts w:cs="Arial"/>
          <w:color w:val="000000"/>
          <w:szCs w:val="18"/>
        </w:rPr>
        <w:t>readability</w:t>
      </w:r>
      <w:r w:rsidRPr="0073500C">
        <w:rPr>
          <w:rFonts w:cs="Arial"/>
          <w:color w:val="000000"/>
          <w:szCs w:val="18"/>
        </w:rPr>
        <w:t>.</w:t>
      </w:r>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Valid Signs</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names contain solely the following letters, numbers and special characters: 0...9, A...Z, a...z,</w:t>
      </w:r>
    </w:p>
    <w:p w:rsidR="00013609" w:rsidRPr="0073500C" w:rsidRDefault="00013609" w:rsidP="00013609">
      <w:pPr>
        <w:pStyle w:val="berschrift3"/>
        <w:spacing w:before="240" w:after="144" w:line="300" w:lineRule="atLeast"/>
        <w:rPr>
          <w:rFonts w:cs="Arial"/>
          <w:color w:val="000000"/>
          <w:sz w:val="18"/>
          <w:szCs w:val="18"/>
        </w:rPr>
      </w:pPr>
      <w:bookmarkStart w:id="70" w:name="_Toc374359311"/>
      <w:r w:rsidRPr="0073500C">
        <w:rPr>
          <w:rFonts w:cs="Arial"/>
          <w:color w:val="000000"/>
          <w:sz w:val="18"/>
          <w:szCs w:val="18"/>
        </w:rPr>
        <w:t>Names</w:t>
      </w:r>
      <w:bookmarkEnd w:id="70"/>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names have a consistent prefix thereby you can easily recognize the object type. The names should be descriptive so you can easily understand the purpose of the object.</w:t>
      </w:r>
      <w:r w:rsidRPr="0073500C">
        <w:rPr>
          <w:rFonts w:ascii="PT Sans" w:hAnsi="PT Sans" w:cs="Arial"/>
          <w:color w:val="000000"/>
          <w:sz w:val="18"/>
          <w:szCs w:val="18"/>
        </w:rPr>
        <w:br/>
        <w:t xml:space="preserve">If names consist of several words, they should be directly linked together and the first letter of each word should be in upper case (e. </w:t>
      </w:r>
      <w:proofErr w:type="spellStart"/>
      <w:r w:rsidRPr="0073500C">
        <w:rPr>
          <w:rFonts w:ascii="PT Sans" w:hAnsi="PT Sans" w:cs="Arial"/>
          <w:color w:val="000000"/>
          <w:sz w:val="18"/>
          <w:szCs w:val="18"/>
        </w:rPr>
        <w:t>g.GetData</w:t>
      </w:r>
      <w:proofErr w:type="spellEnd"/>
      <w:r w:rsidRPr="0073500C">
        <w:rPr>
          <w:rFonts w:ascii="PT Sans" w:hAnsi="PT Sans" w:cs="Arial"/>
          <w:color w:val="000000"/>
          <w:sz w:val="18"/>
          <w:szCs w:val="18"/>
        </w:rPr>
        <w:t xml:space="preserve">) for better </w:t>
      </w:r>
      <w:proofErr w:type="spellStart"/>
      <w:r w:rsidRPr="0073500C">
        <w:rPr>
          <w:rFonts w:ascii="PT Sans" w:hAnsi="PT Sans" w:cs="Arial"/>
          <w:color w:val="000000"/>
          <w:sz w:val="18"/>
          <w:szCs w:val="18"/>
        </w:rPr>
        <w:t>readibility</w:t>
      </w:r>
      <w:proofErr w:type="spellEnd"/>
      <w:r w:rsidRPr="0073500C">
        <w:rPr>
          <w:rFonts w:ascii="PT Sans" w:hAnsi="PT Sans" w:cs="Arial"/>
          <w:color w:val="000000"/>
          <w:sz w:val="18"/>
          <w:szCs w:val="18"/>
        </w:rPr>
        <w:t>.</w:t>
      </w:r>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Objects</w:t>
      </w:r>
    </w:p>
    <w:tbl>
      <w:tblPr>
        <w:tblW w:w="475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2399"/>
        <w:gridCol w:w="959"/>
        <w:gridCol w:w="3358"/>
        <w:gridCol w:w="2399"/>
      </w:tblGrid>
      <w:tr w:rsidR="00013609" w:rsidRPr="0073500C" w:rsidTr="00013609">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Object</w:t>
            </w:r>
          </w:p>
        </w:tc>
        <w:tc>
          <w:tcPr>
            <w:tcW w:w="5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Prefix</w:t>
            </w:r>
          </w:p>
        </w:tc>
        <w:tc>
          <w:tcPr>
            <w:tcW w:w="17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Description</w:t>
            </w:r>
          </w:p>
        </w:tc>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Sample</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FUNCTION_BLOCK</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FB_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 block</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FB_GetData</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ACTION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action (of a function block or a program)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Move</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METHOD</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methode</w:t>
            </w:r>
            <w:proofErr w:type="spellEnd"/>
            <w:r w:rsidRPr="0073500C">
              <w:rPr>
                <w:rFonts w:cs="Arial"/>
                <w:color w:val="000000"/>
                <w:szCs w:val="18"/>
              </w:rPr>
              <w:t xml:space="preserve"> (of a function block, a program or an interface)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Reset</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PROGRAM</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program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ModuleControl</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lastRenderedPageBreak/>
              <w:t>FUNCTION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Convert</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STRUCT</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structure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ST_BufferEntry</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ENUM</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type of enumeration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E_SignalStates</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TYPE</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aliastype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T_Nibble</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UNION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union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U_Size</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I_CylinderControl</w:t>
            </w:r>
            <w:proofErr w:type="spellEnd"/>
          </w:p>
        </w:tc>
      </w:tr>
    </w:tbl>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In the object names write the prefix generally in upper cases. Separator between prefix and </w:t>
      </w:r>
      <w:proofErr w:type="spellStart"/>
      <w:r w:rsidRPr="0073500C">
        <w:rPr>
          <w:rFonts w:ascii="PT Sans" w:hAnsi="PT Sans" w:cs="Arial"/>
          <w:color w:val="000000"/>
          <w:sz w:val="18"/>
          <w:szCs w:val="18"/>
        </w:rPr>
        <w:t>objectname</w:t>
      </w:r>
      <w:proofErr w:type="spellEnd"/>
      <w:r w:rsidRPr="0073500C">
        <w:rPr>
          <w:rFonts w:ascii="PT Sans" w:hAnsi="PT Sans" w:cs="Arial"/>
          <w:color w:val="000000"/>
          <w:sz w:val="18"/>
          <w:szCs w:val="18"/>
        </w:rPr>
        <w:t xml:space="preserve"> is the underline character '_'.</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Note: If interfaces of </w:t>
      </w:r>
      <w:proofErr w:type="spellStart"/>
      <w:r w:rsidRPr="0073500C">
        <w:rPr>
          <w:rFonts w:ascii="PT Sans" w:hAnsi="PT Sans" w:cs="Arial"/>
          <w:color w:val="000000"/>
          <w:sz w:val="18"/>
          <w:szCs w:val="18"/>
        </w:rPr>
        <w:t>TcCOM</w:t>
      </w:r>
      <w:proofErr w:type="spellEnd"/>
      <w:r w:rsidRPr="0073500C">
        <w:rPr>
          <w:rFonts w:ascii="PT Sans" w:hAnsi="PT Sans" w:cs="Arial"/>
          <w:color w:val="000000"/>
          <w:sz w:val="18"/>
          <w:szCs w:val="18"/>
        </w:rPr>
        <w:t xml:space="preserve"> objects are directly implemented, they only have the prefix 'I'. </w:t>
      </w:r>
      <w:proofErr w:type="gramStart"/>
      <w:r w:rsidRPr="0073500C">
        <w:rPr>
          <w:rFonts w:ascii="PT Sans" w:hAnsi="PT Sans" w:cs="Arial"/>
          <w:color w:val="000000"/>
          <w:sz w:val="18"/>
          <w:szCs w:val="18"/>
        </w:rPr>
        <w:t>e</w:t>
      </w:r>
      <w:proofErr w:type="gramEnd"/>
      <w:r w:rsidRPr="0073500C">
        <w:rPr>
          <w:rFonts w:ascii="PT Sans" w:hAnsi="PT Sans" w:cs="Arial"/>
          <w:color w:val="000000"/>
          <w:sz w:val="18"/>
          <w:szCs w:val="18"/>
        </w:rPr>
        <w:t xml:space="preserve">. g..: </w:t>
      </w:r>
      <w:proofErr w:type="spellStart"/>
      <w:r w:rsidRPr="0073500C">
        <w:rPr>
          <w:rFonts w:ascii="PT Sans" w:hAnsi="PT Sans" w:cs="Arial"/>
          <w:color w:val="000000"/>
          <w:sz w:val="18"/>
          <w:szCs w:val="18"/>
        </w:rPr>
        <w:t>ITcUnknown</w:t>
      </w:r>
      <w:proofErr w:type="spellEnd"/>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Instances</w:t>
      </w:r>
    </w:p>
    <w:tbl>
      <w:tblPr>
        <w:tblW w:w="475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1682"/>
        <w:gridCol w:w="1284"/>
        <w:gridCol w:w="1281"/>
        <w:gridCol w:w="2484"/>
        <w:gridCol w:w="2384"/>
      </w:tblGrid>
      <w:tr w:rsidR="00013609" w:rsidRPr="0073500C" w:rsidTr="00013609">
        <w:tc>
          <w:tcPr>
            <w:tcW w:w="9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Type</w:t>
            </w:r>
          </w:p>
        </w:tc>
        <w:tc>
          <w:tcPr>
            <w:tcW w:w="4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Prefix</w:t>
            </w:r>
          </w:p>
        </w:tc>
        <w:tc>
          <w:tcPr>
            <w:tcW w:w="7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Description</w:t>
            </w:r>
          </w:p>
        </w:tc>
        <w:tc>
          <w:tcPr>
            <w:tcW w:w="13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Declaration Sample</w:t>
            </w:r>
          </w:p>
        </w:tc>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Call Sample</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SINT, USINT, INT, UINT, DINT, UDINT, LINT, ULINT,</w:t>
            </w:r>
            <w:r w:rsidRPr="0073500C">
              <w:rPr>
                <w:rFonts w:cs="Arial"/>
                <w:color w:val="000000"/>
                <w:szCs w:val="18"/>
              </w:rPr>
              <w:br/>
              <w:t>BYTE, WORD, DWORD, LWORD</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255F8" w:rsidP="000255F8">
            <w:pPr>
              <w:spacing w:before="144" w:after="72"/>
              <w:rPr>
                <w:rFonts w:cs="Arial"/>
                <w:color w:val="000000"/>
                <w:szCs w:val="18"/>
              </w:rPr>
            </w:pPr>
            <w:r w:rsidRPr="0073500C">
              <w:rPr>
                <w:rFonts w:cs="Arial"/>
                <w:color w:val="000000"/>
                <w:szCs w:val="18"/>
              </w:rPr>
              <w:t xml:space="preserve">n </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integer,</w:t>
            </w:r>
            <w:r w:rsidRPr="0073500C">
              <w:rPr>
                <w:rFonts w:cs="Arial"/>
                <w:color w:val="000000"/>
                <w:szCs w:val="18"/>
              </w:rPr>
              <w:br/>
              <w:t>bit based number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n</w:t>
            </w:r>
            <w:r w:rsidRPr="0073500C">
              <w:rPr>
                <w:rStyle w:val="apple-converted-space"/>
                <w:rFonts w:cs="Arial"/>
                <w:color w:val="000000"/>
                <w:szCs w:val="18"/>
              </w:rPr>
              <w:t> </w:t>
            </w:r>
            <w:proofErr w:type="spellStart"/>
            <w:r w:rsidRPr="0073500C">
              <w:rPr>
                <w:rFonts w:cs="Arial"/>
                <w:color w:val="000000"/>
                <w:szCs w:val="18"/>
              </w:rPr>
              <w:t>ErrorId</w:t>
            </w:r>
            <w:proofErr w:type="spellEnd"/>
            <w:r w:rsidRPr="0073500C">
              <w:rPr>
                <w:rFonts w:cs="Arial"/>
                <w:color w:val="000000"/>
                <w:szCs w:val="18"/>
              </w:rPr>
              <w:t xml:space="preserve"> :UDINT;</w:t>
            </w:r>
            <w:r w:rsidRPr="0073500C">
              <w:rPr>
                <w:rFonts w:cs="Arial"/>
                <w:color w:val="000000"/>
                <w:szCs w:val="18"/>
              </w:rPr>
              <w:br/>
            </w:r>
            <w:proofErr w:type="spellStart"/>
            <w:r w:rsidRPr="0073500C">
              <w:rPr>
                <w:rFonts w:cs="Arial"/>
                <w:color w:val="000000"/>
                <w:szCs w:val="18"/>
              </w:rPr>
              <w:t>nSize</w:t>
            </w:r>
            <w:proofErr w:type="spellEnd"/>
            <w:r w:rsidRPr="0073500C">
              <w:rPr>
                <w:rFonts w:cs="Arial"/>
                <w:color w:val="000000"/>
                <w:szCs w:val="18"/>
              </w:rPr>
              <w:t xml:space="preserve"> :UINT;</w:t>
            </w:r>
            <w:r w:rsidRPr="0073500C">
              <w:rPr>
                <w:rFonts w:cs="Arial"/>
                <w:color w:val="000000"/>
                <w:szCs w:val="18"/>
              </w:rPr>
              <w:br/>
            </w:r>
            <w:proofErr w:type="spellStart"/>
            <w:r w:rsidRPr="0073500C">
              <w:rPr>
                <w:rFonts w:cs="Arial"/>
                <w:color w:val="000000"/>
                <w:szCs w:val="18"/>
              </w:rPr>
              <w:t>nMask</w:t>
            </w:r>
            <w:proofErr w:type="spellEnd"/>
            <w:r w:rsidRPr="0073500C">
              <w:rPr>
                <w:rFonts w:cs="Arial"/>
                <w:color w:val="000000"/>
                <w:szCs w:val="18"/>
              </w:rPr>
              <w:t xml:space="preserve"> : WORD;</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nErrorId</w:t>
            </w:r>
            <w:proofErr w:type="spellEnd"/>
            <w:r w:rsidRPr="0073500C">
              <w:rPr>
                <w:rFonts w:cs="Arial"/>
                <w:color w:val="000000"/>
                <w:szCs w:val="18"/>
              </w:rPr>
              <w:t xml:space="preserve"> := 16#745;</w:t>
            </w:r>
            <w:r w:rsidRPr="0073500C">
              <w:rPr>
                <w:rFonts w:cs="Arial"/>
                <w:color w:val="000000"/>
                <w:szCs w:val="18"/>
              </w:rPr>
              <w:br/>
            </w:r>
            <w:proofErr w:type="spellStart"/>
            <w:r w:rsidRPr="0073500C">
              <w:rPr>
                <w:rFonts w:cs="Arial"/>
                <w:color w:val="000000"/>
                <w:szCs w:val="18"/>
              </w:rPr>
              <w:t>nSize</w:t>
            </w:r>
            <w:proofErr w:type="spellEnd"/>
            <w:r w:rsidRPr="0073500C">
              <w:rPr>
                <w:rFonts w:cs="Arial"/>
                <w:color w:val="000000"/>
                <w:szCs w:val="18"/>
              </w:rPr>
              <w:t xml:space="preserve"> := SIZEOF();</w:t>
            </w:r>
            <w:r w:rsidRPr="0073500C">
              <w:rPr>
                <w:rFonts w:cs="Arial"/>
                <w:color w:val="000000"/>
                <w:szCs w:val="18"/>
              </w:rPr>
              <w:br/>
            </w:r>
            <w:proofErr w:type="spellStart"/>
            <w:r w:rsidRPr="0073500C">
              <w:rPr>
                <w:rFonts w:cs="Arial"/>
                <w:color w:val="000000"/>
                <w:szCs w:val="18"/>
              </w:rPr>
              <w:t>nMask</w:t>
            </w:r>
            <w:proofErr w:type="spellEnd"/>
            <w:r w:rsidRPr="0073500C">
              <w:rPr>
                <w:rFonts w:cs="Arial"/>
                <w:color w:val="000000"/>
                <w:szCs w:val="18"/>
              </w:rPr>
              <w:t xml:space="preserve"> := </w:t>
            </w:r>
            <w:proofErr w:type="spellStart"/>
            <w:r w:rsidRPr="0073500C">
              <w:rPr>
                <w:rFonts w:cs="Arial"/>
                <w:color w:val="000000"/>
                <w:szCs w:val="18"/>
              </w:rPr>
              <w:t>nMask</w:t>
            </w:r>
            <w:proofErr w:type="spellEnd"/>
            <w:r w:rsidRPr="0073500C">
              <w:rPr>
                <w:rFonts w:cs="Arial"/>
                <w:color w:val="000000"/>
                <w:szCs w:val="18"/>
              </w:rPr>
              <w:t xml:space="preserve"> &amp; 16#0FF0;</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BOOL</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b</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boolean</w:t>
            </w:r>
            <w:proofErr w:type="spellEnd"/>
            <w:r w:rsidRPr="0073500C">
              <w:rPr>
                <w:rFonts w:cs="Arial"/>
                <w:color w:val="000000"/>
                <w:szCs w:val="18"/>
              </w:rPr>
              <w:t xml:space="preserve"> (bit)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bSwitch</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REAL, LREAL</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float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fValue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STRING</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string</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sNetId</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WSTRING</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ws</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wide string (</w:t>
            </w:r>
            <w:proofErr w:type="spellStart"/>
            <w:r w:rsidRPr="0073500C">
              <w:rPr>
                <w:rFonts w:cs="Arial"/>
                <w:color w:val="000000"/>
                <w:szCs w:val="18"/>
              </w:rPr>
              <w:t>unicode</w:t>
            </w:r>
            <w:proofErr w:type="spellEnd"/>
            <w:r w:rsidRPr="0073500C">
              <w:rPr>
                <w:rFonts w:cs="Arial"/>
                <w:color w:val="000000"/>
                <w:szCs w:val="18"/>
              </w:rPr>
              <w: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wsName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TIME, LTIME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time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tDelay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dMonday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DATE_AND_TIME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dt</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 and time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dtNewYear</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ARRAY[...] OF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array</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aMessages</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POINTER TO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pointer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pData</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pData</w:t>
            </w:r>
            <w:proofErr w:type="spellEnd"/>
            <w:r w:rsidRPr="0073500C">
              <w:rPr>
                <w:rFonts w:cs="Arial"/>
                <w:color w:val="000000"/>
                <w:szCs w:val="18"/>
              </w:rPr>
              <w:t xml:space="preserve"> := ADR(</w:t>
            </w:r>
            <w:proofErr w:type="spellStart"/>
            <w:r w:rsidRPr="0073500C">
              <w:rPr>
                <w:rFonts w:cs="Arial"/>
                <w:color w:val="000000"/>
                <w:szCs w:val="18"/>
              </w:rPr>
              <w:t>aBuffer</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REFERENCE TO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reference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refSize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refSize</w:t>
            </w:r>
            <w:proofErr w:type="spellEnd"/>
            <w:r w:rsidRPr="0073500C">
              <w:rPr>
                <w:rFonts w:cs="Arial"/>
                <w:color w:val="000000"/>
                <w:szCs w:val="18"/>
              </w:rPr>
              <w:t xml:space="preserve"> REF= </w:t>
            </w:r>
            <w:proofErr w:type="spellStart"/>
            <w:r w:rsidRPr="0073500C">
              <w:rPr>
                <w:rFonts w:cs="Arial"/>
                <w:color w:val="000000"/>
                <w:szCs w:val="18"/>
              </w:rPr>
              <w:t>iSize</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FUNCTION_BLOCK</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fb</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 xml:space="preserve">instance of </w:t>
            </w:r>
            <w:r w:rsidRPr="0073500C">
              <w:rPr>
                <w:rFonts w:cs="Arial"/>
                <w:color w:val="000000"/>
                <w:szCs w:val="18"/>
              </w:rPr>
              <w:lastRenderedPageBreak/>
              <w:t>function block</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lastRenderedPageBreak/>
              <w:t>fbGetData</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fbGetData</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lastRenderedPageBreak/>
              <w:t>STRUCT</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structure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stBufferEntry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stBufferEntry.iCounter</w:t>
            </w:r>
            <w:proofErr w:type="spellEnd"/>
            <w:r w:rsidRPr="0073500C">
              <w:rPr>
                <w:rFonts w:cs="Arial"/>
                <w:color w:val="000000"/>
                <w:szCs w:val="18"/>
              </w:rPr>
              <w:t xml:space="preserve"> := 5;</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ENUM</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 xml:space="preserve">instance of </w:t>
            </w:r>
            <w:proofErr w:type="spellStart"/>
            <w:r w:rsidRPr="0073500C">
              <w:rPr>
                <w:rFonts w:cs="Arial"/>
                <w:color w:val="000000"/>
                <w:szCs w:val="18"/>
              </w:rPr>
              <w:t>enum</w:t>
            </w:r>
            <w:proofErr w:type="spellEnd"/>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eSignalState</w:t>
            </w:r>
            <w:proofErr w:type="spellEnd"/>
            <w:r w:rsidRPr="0073500C">
              <w:rPr>
                <w:rFonts w:cs="Arial"/>
                <w:color w:val="000000"/>
                <w:szCs w:val="18"/>
              </w:rPr>
              <w:t xml:space="preserve"> :</w:t>
            </w:r>
            <w:proofErr w:type="spellStart"/>
            <w:r w:rsidRPr="0073500C">
              <w:rPr>
                <w:rFonts w:cs="Arial"/>
                <w:color w:val="000000"/>
                <w:szCs w:val="18"/>
              </w:rPr>
              <w:t>E_SignalStates</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eSignalState</w:t>
            </w:r>
            <w:proofErr w:type="spellEnd"/>
            <w:r w:rsidRPr="0073500C">
              <w:rPr>
                <w:rFonts w:cs="Arial"/>
                <w:color w:val="000000"/>
                <w:szCs w:val="18"/>
              </w:rPr>
              <w:t xml:space="preserve"> := </w:t>
            </w:r>
            <w:proofErr w:type="spellStart"/>
            <w:r w:rsidRPr="0073500C">
              <w:rPr>
                <w:rFonts w:cs="Arial"/>
                <w:color w:val="000000"/>
                <w:szCs w:val="18"/>
              </w:rPr>
              <w:t>eSignal_Stop</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TYPE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entsprechend</w:t>
            </w:r>
            <w:proofErr w:type="spellEnd"/>
            <w:r w:rsidRPr="0073500C">
              <w:rPr>
                <w:rFonts w:cs="Arial"/>
                <w:color w:val="000000"/>
                <w:szCs w:val="18"/>
              </w:rPr>
              <w:t xml:space="preserve"> </w:t>
            </w:r>
            <w:proofErr w:type="spellStart"/>
            <w:r w:rsidRPr="0073500C">
              <w:rPr>
                <w:rFonts w:cs="Arial"/>
                <w:color w:val="000000"/>
                <w:szCs w:val="18"/>
              </w:rPr>
              <w:t>dem</w:t>
            </w:r>
            <w:proofErr w:type="spellEnd"/>
            <w:r w:rsidRPr="0073500C">
              <w:rPr>
                <w:rFonts w:cs="Arial"/>
                <w:color w:val="000000"/>
                <w:szCs w:val="18"/>
              </w:rPr>
              <w:t xml:space="preserve"> </w:t>
            </w:r>
            <w:proofErr w:type="spellStart"/>
            <w:r w:rsidRPr="0073500C">
              <w:rPr>
                <w:rFonts w:cs="Arial"/>
                <w:color w:val="000000"/>
                <w:szCs w:val="18"/>
              </w:rPr>
              <w:t>internen</w:t>
            </w:r>
            <w:proofErr w:type="spellEnd"/>
            <w:r w:rsidRPr="0073500C">
              <w:rPr>
                <w:rFonts w:cs="Arial"/>
                <w:color w:val="000000"/>
                <w:szCs w:val="18"/>
              </w:rPr>
              <w:t xml:space="preserve"> </w:t>
            </w:r>
            <w:proofErr w:type="spellStart"/>
            <w:r w:rsidRPr="0073500C">
              <w:rPr>
                <w:rFonts w:cs="Arial"/>
                <w:color w:val="000000"/>
                <w:szCs w:val="18"/>
              </w:rPr>
              <w:t>Typen</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alias type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6C3932" w:rsidRDefault="00013609">
            <w:pPr>
              <w:spacing w:before="144" w:after="72"/>
              <w:rPr>
                <w:rFonts w:cs="Arial"/>
                <w:color w:val="000000"/>
                <w:szCs w:val="18"/>
                <w:lang w:val="fr-CH"/>
                <w:rPrChange w:id="71" w:author="Michael Rütsche" w:date="2013-10-10T11:21:00Z">
                  <w:rPr>
                    <w:rFonts w:cs="Arial"/>
                    <w:color w:val="000000"/>
                    <w:szCs w:val="18"/>
                  </w:rPr>
                </w:rPrChange>
              </w:rPr>
            </w:pPr>
            <w:proofErr w:type="spellStart"/>
            <w:r w:rsidRPr="006C3932">
              <w:rPr>
                <w:rFonts w:cs="Arial"/>
                <w:color w:val="000000"/>
                <w:szCs w:val="18"/>
                <w:lang w:val="fr-CH"/>
                <w:rPrChange w:id="72" w:author="Michael Rütsche" w:date="2013-10-10T11:21:00Z">
                  <w:rPr>
                    <w:rFonts w:cs="Arial"/>
                    <w:color w:val="000000"/>
                    <w:szCs w:val="18"/>
                  </w:rPr>
                </w:rPrChange>
              </w:rPr>
              <w:t>nNibble</w:t>
            </w:r>
            <w:proofErr w:type="spellEnd"/>
            <w:r w:rsidRPr="006C3932">
              <w:rPr>
                <w:rFonts w:cs="Arial"/>
                <w:color w:val="000000"/>
                <w:szCs w:val="18"/>
                <w:lang w:val="fr-CH"/>
                <w:rPrChange w:id="73" w:author="Michael Rütsche" w:date="2013-10-10T11:21:00Z">
                  <w:rPr>
                    <w:rFonts w:cs="Arial"/>
                    <w:color w:val="000000"/>
                    <w:szCs w:val="18"/>
                  </w:rPr>
                </w:rPrChange>
              </w:rPr>
              <w:t xml:space="preserve"> </w:t>
            </w:r>
            <w:proofErr w:type="gramStart"/>
            <w:r w:rsidRPr="006C3932">
              <w:rPr>
                <w:rFonts w:cs="Arial"/>
                <w:color w:val="000000"/>
                <w:szCs w:val="18"/>
                <w:lang w:val="fr-CH"/>
                <w:rPrChange w:id="74" w:author="Michael Rütsche" w:date="2013-10-10T11:21:00Z">
                  <w:rPr>
                    <w:rFonts w:cs="Arial"/>
                    <w:color w:val="000000"/>
                    <w:szCs w:val="18"/>
                  </w:rPr>
                </w:rPrChange>
              </w:rPr>
              <w:t>:</w:t>
            </w:r>
            <w:proofErr w:type="spellStart"/>
            <w:r w:rsidRPr="006C3932">
              <w:rPr>
                <w:rFonts w:cs="Arial"/>
                <w:color w:val="000000"/>
                <w:szCs w:val="18"/>
                <w:lang w:val="fr-CH"/>
                <w:rPrChange w:id="75" w:author="Michael Rütsche" w:date="2013-10-10T11:21:00Z">
                  <w:rPr>
                    <w:rFonts w:cs="Arial"/>
                    <w:color w:val="000000"/>
                    <w:szCs w:val="18"/>
                  </w:rPr>
                </w:rPrChange>
              </w:rPr>
              <w:t>T</w:t>
            </w:r>
            <w:proofErr w:type="gramEnd"/>
            <w:r w:rsidRPr="006C3932">
              <w:rPr>
                <w:rFonts w:cs="Arial"/>
                <w:color w:val="000000"/>
                <w:szCs w:val="18"/>
                <w:lang w:val="fr-CH"/>
                <w:rPrChange w:id="76" w:author="Michael Rütsche" w:date="2013-10-10T11:21:00Z">
                  <w:rPr>
                    <w:rFonts w:cs="Arial"/>
                    <w:color w:val="000000"/>
                    <w:szCs w:val="18"/>
                  </w:rPr>
                </w:rPrChange>
              </w:rPr>
              <w:t>_Nibble</w:t>
            </w:r>
            <w:proofErr w:type="spellEnd"/>
            <w:r w:rsidRPr="006C3932">
              <w:rPr>
                <w:rFonts w:cs="Arial"/>
                <w:color w:val="000000"/>
                <w:szCs w:val="18"/>
                <w:lang w:val="fr-CH"/>
                <w:rPrChange w:id="77" w:author="Michael Rütsche" w:date="2013-10-10T11:21:00Z">
                  <w:rPr>
                    <w:rFonts w:cs="Arial"/>
                    <w:color w:val="000000"/>
                    <w:szCs w:val="18"/>
                  </w:rPr>
                </w:rPrChange>
              </w:rPr>
              <w:t>;</w:t>
            </w:r>
            <w:r w:rsidRPr="006C3932">
              <w:rPr>
                <w:rFonts w:cs="Arial"/>
                <w:color w:val="000000"/>
                <w:szCs w:val="18"/>
                <w:lang w:val="fr-CH"/>
                <w:rPrChange w:id="78" w:author="Michael Rütsche" w:date="2013-10-10T11:21:00Z">
                  <w:rPr>
                    <w:rFonts w:cs="Arial"/>
                    <w:color w:val="000000"/>
                    <w:szCs w:val="18"/>
                  </w:rPr>
                </w:rPrChange>
              </w:rPr>
              <w:br/>
            </w:r>
            <w:proofErr w:type="spellStart"/>
            <w:r w:rsidRPr="006C3932">
              <w:rPr>
                <w:rFonts w:cs="Arial"/>
                <w:color w:val="000000"/>
                <w:szCs w:val="18"/>
                <w:lang w:val="fr-CH"/>
                <w:rPrChange w:id="79" w:author="Michael Rütsche" w:date="2013-10-10T11:21:00Z">
                  <w:rPr>
                    <w:rFonts w:cs="Arial"/>
                    <w:color w:val="000000"/>
                    <w:szCs w:val="18"/>
                  </w:rPr>
                </w:rPrChange>
              </w:rPr>
              <w:t>sNetId</w:t>
            </w:r>
            <w:proofErr w:type="spellEnd"/>
            <w:r w:rsidRPr="006C3932">
              <w:rPr>
                <w:rFonts w:cs="Arial"/>
                <w:color w:val="000000"/>
                <w:szCs w:val="18"/>
                <w:lang w:val="fr-CH"/>
                <w:rPrChange w:id="80" w:author="Michael Rütsche" w:date="2013-10-10T11:21:00Z">
                  <w:rPr>
                    <w:rFonts w:cs="Arial"/>
                    <w:color w:val="000000"/>
                    <w:szCs w:val="18"/>
                  </w:rPr>
                </w:rPrChange>
              </w:rPr>
              <w:t xml:space="preserve"> :</w:t>
            </w:r>
            <w:proofErr w:type="spellStart"/>
            <w:r w:rsidRPr="006C3932">
              <w:rPr>
                <w:rFonts w:cs="Arial"/>
                <w:color w:val="000000"/>
                <w:szCs w:val="18"/>
                <w:lang w:val="fr-CH"/>
                <w:rPrChange w:id="81" w:author="Michael Rütsche" w:date="2013-10-10T11:21:00Z">
                  <w:rPr>
                    <w:rFonts w:cs="Arial"/>
                    <w:color w:val="000000"/>
                    <w:szCs w:val="18"/>
                  </w:rPr>
                </w:rPrChange>
              </w:rPr>
              <w:t>T_AmsNetId</w:t>
            </w:r>
            <w:proofErr w:type="spellEnd"/>
            <w:r w:rsidRPr="006C3932">
              <w:rPr>
                <w:rFonts w:cs="Arial"/>
                <w:color w:val="000000"/>
                <w:szCs w:val="18"/>
                <w:lang w:val="fr-CH"/>
                <w:rPrChange w:id="82" w:author="Michael Rütsche" w:date="2013-10-10T11:21:00Z">
                  <w:rPr>
                    <w:rFonts w:cs="Arial"/>
                    <w:color w:val="000000"/>
                    <w:szCs w:val="18"/>
                  </w:rPr>
                </w:rPrChange>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nNibble</w:t>
            </w:r>
            <w:proofErr w:type="spellEnd"/>
            <w:r w:rsidRPr="0073500C">
              <w:rPr>
                <w:rFonts w:cs="Arial"/>
                <w:color w:val="000000"/>
                <w:szCs w:val="18"/>
              </w:rPr>
              <w:t xml:space="preserve"> := 16#1;</w:t>
            </w:r>
            <w:r w:rsidRPr="0073500C">
              <w:rPr>
                <w:rFonts w:cs="Arial"/>
                <w:color w:val="000000"/>
                <w:szCs w:val="18"/>
              </w:rPr>
              <w:br/>
            </w:r>
            <w:proofErr w:type="spellStart"/>
            <w:r w:rsidRPr="0073500C">
              <w:rPr>
                <w:rFonts w:cs="Arial"/>
                <w:color w:val="000000"/>
                <w:szCs w:val="18"/>
              </w:rPr>
              <w:t>sNetId</w:t>
            </w:r>
            <w:proofErr w:type="spellEnd"/>
            <w:r w:rsidRPr="0073500C">
              <w:rPr>
                <w:rFonts w:cs="Arial"/>
                <w:color w:val="000000"/>
                <w:szCs w:val="18"/>
              </w:rPr>
              <w:t xml:space="preserve"> := '1.2.3.4.5.6';</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INTERFACE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ip</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 pointer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ipCylinder</w:t>
            </w:r>
            <w:proofErr w:type="spellEnd"/>
            <w:r w:rsidRPr="0073500C">
              <w:rPr>
                <w:rFonts w:cs="Arial"/>
                <w:color w:val="000000"/>
                <w:szCs w:val="18"/>
              </w:rPr>
              <w:t xml:space="preserve"> :</w:t>
            </w:r>
            <w:proofErr w:type="spellStart"/>
            <w:r w:rsidRPr="0073500C">
              <w:rPr>
                <w:rFonts w:cs="Arial"/>
                <w:color w:val="000000"/>
                <w:szCs w:val="18"/>
              </w:rPr>
              <w:t>I_Cylinder</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ipCylinder</w:t>
            </w:r>
            <w:proofErr w:type="spellEnd"/>
            <w:r w:rsidRPr="0073500C">
              <w:rPr>
                <w:rFonts w:cs="Arial"/>
                <w:color w:val="000000"/>
                <w:szCs w:val="18"/>
              </w:rPr>
              <w:t xml:space="preserve"> := </w:t>
            </w:r>
            <w:proofErr w:type="spellStart"/>
            <w:r w:rsidRPr="0073500C">
              <w:rPr>
                <w:rFonts w:cs="Arial"/>
                <w:color w:val="000000"/>
                <w:szCs w:val="18"/>
              </w:rPr>
              <w:t>fbCylinderBase</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UNION</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union</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uConfig</w:t>
            </w:r>
            <w:proofErr w:type="spellEnd"/>
            <w:r w:rsidRPr="0073500C">
              <w:rPr>
                <w:rFonts w:cs="Arial"/>
                <w:color w:val="000000"/>
                <w:szCs w:val="18"/>
              </w:rPr>
              <w:t xml:space="preserve"> :</w:t>
            </w:r>
            <w:proofErr w:type="spellStart"/>
            <w:r w:rsidRPr="0073500C">
              <w:rPr>
                <w:rFonts w:cs="Arial"/>
                <w:color w:val="000000"/>
                <w:szCs w:val="18"/>
              </w:rPr>
              <w:t>U_NC_ConfigParam</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uConfig.sParam</w:t>
            </w:r>
            <w:proofErr w:type="spellEnd"/>
            <w:r w:rsidRPr="0073500C">
              <w:rPr>
                <w:rFonts w:cs="Arial"/>
                <w:color w:val="000000"/>
                <w:szCs w:val="18"/>
              </w:rPr>
              <w:t xml:space="preserve"> := '56.23.87';</w:t>
            </w:r>
          </w:p>
        </w:tc>
      </w:tr>
    </w:tbl>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 names of variables and instances the prefix is always written in lower cases.</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Instances of function blocks which are defined in the IEC 61131-norm and are of</w:t>
      </w:r>
      <w:r w:rsidR="008F4700" w:rsidRPr="0073500C">
        <w:rPr>
          <w:rFonts w:ascii="PT Sans" w:hAnsi="PT Sans" w:cs="Arial"/>
          <w:color w:val="000000"/>
          <w:sz w:val="18"/>
          <w:szCs w:val="18"/>
        </w:rPr>
        <w:t xml:space="preserve"> great importance (F_TRIG, TON,)</w:t>
      </w:r>
      <w:r w:rsidRPr="0073500C">
        <w:rPr>
          <w:rFonts w:ascii="PT Sans" w:hAnsi="PT Sans" w:cs="Arial"/>
          <w:color w:val="000000"/>
          <w:sz w:val="18"/>
          <w:szCs w:val="18"/>
        </w:rPr>
        <w:t>, have no other prefix.</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fbAdsTimer</w:t>
      </w:r>
      <w:proofErr w:type="spellEnd"/>
      <w:r w:rsidRPr="0073500C">
        <w:rPr>
          <w:rFonts w:ascii="PT Sans" w:hAnsi="PT Sans" w:cs="Arial"/>
          <w:color w:val="000000"/>
          <w:sz w:val="18"/>
          <w:szCs w:val="18"/>
        </w:rPr>
        <w:t xml:space="preserve"> :TON</w:t>
      </w:r>
      <w:proofErr w:type="gram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sz w:val="18"/>
          <w:szCs w:val="18"/>
        </w:rPr>
      </w:pPr>
      <w:r w:rsidRPr="0073500C">
        <w:rPr>
          <w:rFonts w:ascii="PT Sans" w:hAnsi="PT Sans" w:cs="Arial"/>
          <w:b/>
          <w:bCs/>
          <w:sz w:val="18"/>
          <w:szCs w:val="18"/>
        </w:rPr>
        <w:t>Global variables</w:t>
      </w:r>
      <w:r w:rsidRPr="0073500C">
        <w:rPr>
          <w:rStyle w:val="apple-converted-space"/>
          <w:rFonts w:ascii="PT Sans" w:hAnsi="PT Sans" w:cs="Arial"/>
          <w:sz w:val="18"/>
          <w:szCs w:val="18"/>
        </w:rPr>
        <w:t> </w:t>
      </w:r>
      <w:r w:rsidRPr="0073500C">
        <w:rPr>
          <w:rFonts w:ascii="PT Sans" w:hAnsi="PT Sans" w:cs="Arial"/>
          <w:sz w:val="18"/>
          <w:szCs w:val="18"/>
        </w:rPr>
        <w:t>have the same naming rules, no second prefix is added.</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Properties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have the same naming rules, no second prefix is added.</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Style w:val="Fett"/>
          <w:rFonts w:ascii="PT Sans" w:hAnsi="PT Sans" w:cs="Arial"/>
          <w:color w:val="000000"/>
          <w:sz w:val="18"/>
          <w:szCs w:val="18"/>
        </w:rPr>
        <w:t>Constants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w:t>
      </w:r>
      <w:proofErr w:type="spellStart"/>
      <w:r w:rsidRPr="0073500C">
        <w:rPr>
          <w:rFonts w:ascii="PT Sans" w:hAnsi="PT Sans" w:cs="Arial"/>
          <w:color w:val="000000"/>
          <w:sz w:val="18"/>
          <w:szCs w:val="18"/>
        </w:rPr>
        <w:t>lokal</w:t>
      </w:r>
      <w:proofErr w:type="spellEnd"/>
      <w:r w:rsidRPr="0073500C">
        <w:rPr>
          <w:rFonts w:ascii="PT Sans" w:hAnsi="PT Sans" w:cs="Arial"/>
          <w:color w:val="000000"/>
          <w:sz w:val="18"/>
          <w:szCs w:val="18"/>
        </w:rPr>
        <w:t xml:space="preserve"> and global) have the prefix 'c'.</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cMaxVelo</w:t>
      </w:r>
      <w:proofErr w:type="spellEnd"/>
      <w:r w:rsidRPr="0073500C">
        <w:rPr>
          <w:rFonts w:ascii="PT Sans" w:hAnsi="PT Sans" w:cs="Arial"/>
          <w:color w:val="000000"/>
          <w:sz w:val="18"/>
          <w:szCs w:val="18"/>
        </w:rPr>
        <w:t xml:space="preserve"> :LREAL</w:t>
      </w:r>
      <w:proofErr w:type="gram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Values of enumerations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are named like enumeration instances. You should insert an abbreviation of the enumeration type.</w:t>
      </w:r>
      <w:r w:rsidRPr="0073500C">
        <w:rPr>
          <w:rFonts w:ascii="PT Sans" w:hAnsi="PT Sans" w:cs="Arial"/>
          <w:color w:val="000000"/>
          <w:sz w:val="18"/>
          <w:szCs w:val="18"/>
        </w:rPr>
        <w:br/>
        <w:t xml:space="preserve">e. g.: </w:t>
      </w:r>
      <w:proofErr w:type="spellStart"/>
      <w:r w:rsidRPr="0073500C">
        <w:rPr>
          <w:rFonts w:ascii="PT Sans" w:hAnsi="PT Sans" w:cs="Arial"/>
          <w:color w:val="000000"/>
          <w:sz w:val="18"/>
          <w:szCs w:val="18"/>
        </w:rPr>
        <w:t>eSignal_Red</w:t>
      </w:r>
      <w:proofErr w:type="spell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HRESULTs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are an exception and are called '</w:t>
      </w:r>
      <w:proofErr w:type="spellStart"/>
      <w:r w:rsidRPr="0073500C">
        <w:rPr>
          <w:rFonts w:ascii="PT Sans" w:hAnsi="PT Sans" w:cs="Arial"/>
          <w:color w:val="000000"/>
          <w:sz w:val="18"/>
          <w:szCs w:val="18"/>
        </w:rPr>
        <w:t>hr</w:t>
      </w:r>
      <w:proofErr w:type="spellEnd"/>
      <w:r w:rsidRPr="0073500C">
        <w:rPr>
          <w:rFonts w:ascii="PT Sans" w:hAnsi="PT Sans" w:cs="Arial"/>
          <w:color w:val="000000"/>
          <w:sz w:val="18"/>
          <w:szCs w:val="18"/>
        </w:rPr>
        <w:t>'.</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hr</w:t>
      </w:r>
      <w:proofErr w:type="spellEnd"/>
      <w:r w:rsidRPr="0073500C">
        <w:rPr>
          <w:rFonts w:ascii="PT Sans" w:hAnsi="PT Sans" w:cs="Arial"/>
          <w:color w:val="000000"/>
          <w:sz w:val="18"/>
          <w:szCs w:val="18"/>
        </w:rPr>
        <w:t xml:space="preserve"> :HRESULT</w:t>
      </w:r>
      <w:proofErr w:type="gram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Note: Don't use the type DWORD for pointer, it is not allowed because of the 64bit-compatibility. </w:t>
      </w:r>
      <w:proofErr w:type="gramStart"/>
      <w:r w:rsidRPr="0073500C">
        <w:rPr>
          <w:rFonts w:ascii="PT Sans" w:hAnsi="PT Sans" w:cs="Arial"/>
          <w:color w:val="000000"/>
          <w:sz w:val="18"/>
          <w:szCs w:val="18"/>
        </w:rPr>
        <w:t>Instead of this use per default</w:t>
      </w:r>
      <w:r w:rsidR="008F4700" w:rsidRPr="0073500C">
        <w:rPr>
          <w:rFonts w:ascii="PT Sans" w:hAnsi="PT Sans" w:cs="Arial"/>
          <w:color w:val="000000"/>
          <w:sz w:val="18"/>
          <w:szCs w:val="18"/>
        </w:rPr>
        <w:t xml:space="preserve"> </w:t>
      </w:r>
      <w:r w:rsidRPr="0073500C">
        <w:rPr>
          <w:rFonts w:ascii="PT Sans" w:hAnsi="PT Sans" w:cs="Arial"/>
          <w:b/>
          <w:bCs/>
          <w:color w:val="000000"/>
          <w:sz w:val="18"/>
          <w:szCs w:val="18"/>
        </w:rPr>
        <w:t>POINTER TO BYTE</w:t>
      </w:r>
      <w:r w:rsidRPr="0073500C">
        <w:rPr>
          <w:rFonts w:ascii="PT Sans" w:hAnsi="PT Sans" w:cs="Arial"/>
          <w:color w:val="000000"/>
          <w:sz w:val="18"/>
          <w:szCs w:val="18"/>
        </w:rPr>
        <w:t>.</w:t>
      </w:r>
      <w:proofErr w:type="gramEnd"/>
      <w:r w:rsidRPr="0073500C">
        <w:rPr>
          <w:rFonts w:ascii="PT Sans" w:hAnsi="PT Sans" w:cs="Arial"/>
          <w:color w:val="000000"/>
          <w:sz w:val="18"/>
          <w:szCs w:val="18"/>
        </w:rPr>
        <w:t xml:space="preserve"> Alternatively you can use POINTER TO LREAL, if the pointer points to an </w:t>
      </w:r>
      <w:proofErr w:type="gramStart"/>
      <w:r w:rsidRPr="0073500C">
        <w:rPr>
          <w:rFonts w:ascii="PT Sans" w:hAnsi="PT Sans" w:cs="Arial"/>
          <w:color w:val="000000"/>
          <w:sz w:val="18"/>
          <w:szCs w:val="18"/>
        </w:rPr>
        <w:t>ARRAY[</w:t>
      </w:r>
      <w:proofErr w:type="gramEnd"/>
      <w:r w:rsidRPr="0073500C">
        <w:rPr>
          <w:rFonts w:ascii="PT Sans" w:hAnsi="PT Sans" w:cs="Arial"/>
          <w:color w:val="000000"/>
          <w:sz w:val="18"/>
          <w:szCs w:val="18"/>
        </w:rPr>
        <w:t>...] OF LREAL.</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Note: In case of convolution of different types declare only the external prefix. Exception: '</w:t>
      </w:r>
      <w:proofErr w:type="spellStart"/>
      <w:r w:rsidRPr="0073500C">
        <w:rPr>
          <w:rFonts w:ascii="PT Sans" w:hAnsi="PT Sans" w:cs="Arial"/>
          <w:color w:val="000000"/>
          <w:sz w:val="18"/>
          <w:szCs w:val="18"/>
        </w:rPr>
        <w:t>pp</w:t>
      </w:r>
      <w:proofErr w:type="spellEnd"/>
      <w:r w:rsidRPr="0073500C">
        <w:rPr>
          <w:rFonts w:ascii="PT Sans" w:hAnsi="PT Sans" w:cs="Arial"/>
          <w:color w:val="000000"/>
          <w:sz w:val="18"/>
          <w:szCs w:val="18"/>
        </w:rPr>
        <w:t>' for POINTER TO POINTER TO ... and 'pip' for POINTER TO INTERFACE can be used.</w:t>
      </w:r>
    </w:p>
    <w:p w:rsidR="00013609" w:rsidRPr="0073500C" w:rsidRDefault="00013609" w:rsidP="00013609">
      <w:pPr>
        <w:pStyle w:val="berschrift3"/>
        <w:spacing w:before="240" w:after="144" w:line="300" w:lineRule="atLeast"/>
        <w:rPr>
          <w:rFonts w:cs="Arial"/>
          <w:color w:val="000000"/>
          <w:sz w:val="18"/>
          <w:szCs w:val="18"/>
        </w:rPr>
      </w:pPr>
      <w:bookmarkStart w:id="83" w:name="_Toc374359312"/>
      <w:r w:rsidRPr="0073500C">
        <w:rPr>
          <w:rFonts w:cs="Arial"/>
          <w:color w:val="000000"/>
          <w:sz w:val="18"/>
          <w:szCs w:val="18"/>
        </w:rPr>
        <w:t>Library Identifier</w:t>
      </w:r>
      <w:bookmarkEnd w:id="83"/>
    </w:p>
    <w:p w:rsidR="00013609" w:rsidRPr="0073500C" w:rsidRDefault="00013609" w:rsidP="00013609">
      <w:pPr>
        <w:pStyle w:val="StandardWeb"/>
        <w:spacing w:before="0" w:beforeAutospacing="0" w:after="144" w:afterAutospacing="0"/>
        <w:rPr>
          <w:rFonts w:ascii="PT Sans" w:hAnsi="PT Sans" w:cs="Arial"/>
          <w:color w:val="000000"/>
          <w:sz w:val="18"/>
          <w:szCs w:val="18"/>
        </w:rPr>
      </w:pPr>
      <w:proofErr w:type="spellStart"/>
      <w:r w:rsidRPr="0073500C">
        <w:rPr>
          <w:rFonts w:ascii="PT Sans" w:hAnsi="PT Sans" w:cs="Arial"/>
          <w:color w:val="000000"/>
          <w:sz w:val="18"/>
          <w:szCs w:val="18"/>
        </w:rPr>
        <w:t>Alle</w:t>
      </w:r>
      <w:proofErr w:type="spellEnd"/>
      <w:r w:rsidRPr="0073500C">
        <w:rPr>
          <w:rFonts w:ascii="PT Sans" w:hAnsi="PT Sans" w:cs="Arial"/>
          <w:color w:val="000000"/>
          <w:sz w:val="18"/>
          <w:szCs w:val="18"/>
        </w:rPr>
        <w:t xml:space="preserve"> declarations, global variables and constants in a library contain a short library identifier.</w:t>
      </w:r>
      <w:r w:rsidRPr="0073500C">
        <w:rPr>
          <w:rFonts w:ascii="PT Sans" w:hAnsi="PT Sans" w:cs="Arial"/>
          <w:color w:val="000000"/>
          <w:sz w:val="18"/>
          <w:szCs w:val="18"/>
        </w:rPr>
        <w:br/>
        <w:t xml:space="preserve">e. g.: </w:t>
      </w:r>
      <w:proofErr w:type="spellStart"/>
      <w:r w:rsidRPr="0073500C">
        <w:rPr>
          <w:rFonts w:ascii="PT Sans" w:hAnsi="PT Sans" w:cs="Arial"/>
          <w:color w:val="000000"/>
          <w:sz w:val="18"/>
          <w:szCs w:val="18"/>
        </w:rPr>
        <w:t>FB_CM_PowerSpectrum</w:t>
      </w:r>
      <w:proofErr w:type="spellEnd"/>
      <w:r w:rsidRPr="0073500C">
        <w:rPr>
          <w:rFonts w:ascii="PT Sans" w:hAnsi="PT Sans" w:cs="Arial"/>
          <w:color w:val="000000"/>
          <w:sz w:val="18"/>
          <w:szCs w:val="18"/>
        </w:rPr>
        <w:br/>
        <w:t>e. g</w:t>
      </w:r>
      <w:proofErr w:type="gramStart"/>
      <w:r w:rsidRPr="0073500C">
        <w:rPr>
          <w:rFonts w:ascii="PT Sans" w:hAnsi="PT Sans" w:cs="Arial"/>
          <w:color w:val="000000"/>
          <w:sz w:val="18"/>
          <w:szCs w:val="18"/>
        </w:rPr>
        <w:t>.(</w:t>
      </w:r>
      <w:proofErr w:type="gramEnd"/>
      <w:r w:rsidRPr="0073500C">
        <w:rPr>
          <w:rFonts w:ascii="PT Sans" w:hAnsi="PT Sans" w:cs="Arial"/>
          <w:color w:val="000000"/>
          <w:sz w:val="18"/>
          <w:szCs w:val="18"/>
        </w:rPr>
        <w:t>global constant): cCM_MinLog10Arg</w:t>
      </w:r>
      <w:r w:rsidRPr="0073500C">
        <w:rPr>
          <w:rFonts w:ascii="PT Sans" w:hAnsi="PT Sans" w:cs="Arial"/>
          <w:color w:val="000000"/>
          <w:sz w:val="18"/>
          <w:szCs w:val="18"/>
        </w:rPr>
        <w:br/>
        <w:t xml:space="preserve">e. g.(global variable): </w:t>
      </w:r>
      <w:proofErr w:type="spellStart"/>
      <w:r w:rsidRPr="0073500C">
        <w:rPr>
          <w:rFonts w:ascii="PT Sans" w:hAnsi="PT Sans" w:cs="Arial"/>
          <w:color w:val="000000"/>
          <w:sz w:val="18"/>
          <w:szCs w:val="18"/>
        </w:rPr>
        <w:t>iCM_FFTLen</w:t>
      </w:r>
      <w:proofErr w:type="spellEnd"/>
    </w:p>
    <w:p w:rsidR="00013609" w:rsidRPr="0073500C" w:rsidRDefault="00013609" w:rsidP="00013609">
      <w:pPr>
        <w:pStyle w:val="berschrift3"/>
        <w:spacing w:before="240" w:after="144" w:line="300" w:lineRule="atLeast"/>
        <w:rPr>
          <w:rFonts w:cs="Arial"/>
          <w:color w:val="000000"/>
          <w:sz w:val="18"/>
          <w:szCs w:val="18"/>
        </w:rPr>
      </w:pPr>
      <w:bookmarkStart w:id="84" w:name="_Toc374359313"/>
      <w:r w:rsidRPr="0073500C">
        <w:rPr>
          <w:rFonts w:cs="Arial"/>
          <w:color w:val="000000"/>
          <w:sz w:val="18"/>
          <w:szCs w:val="18"/>
        </w:rPr>
        <w:t>Error codes</w:t>
      </w:r>
      <w:bookmarkEnd w:id="84"/>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Error codes can be specified as </w:t>
      </w:r>
      <w:proofErr w:type="spellStart"/>
      <w:r w:rsidRPr="0073500C">
        <w:rPr>
          <w:rFonts w:ascii="PT Sans" w:hAnsi="PT Sans" w:cs="Arial"/>
          <w:color w:val="000000"/>
          <w:sz w:val="18"/>
          <w:szCs w:val="18"/>
        </w:rPr>
        <w:t>nErrorId</w:t>
      </w:r>
      <w:proofErr w:type="spellEnd"/>
      <w:r w:rsidRPr="0073500C">
        <w:rPr>
          <w:rFonts w:ascii="PT Sans" w:hAnsi="PT Sans" w:cs="Arial"/>
          <w:color w:val="000000"/>
          <w:sz w:val="18"/>
          <w:szCs w:val="18"/>
        </w:rPr>
        <w:t xml:space="preserve"> (</w:t>
      </w:r>
      <w:proofErr w:type="spellStart"/>
      <w:r w:rsidRPr="0073500C">
        <w:rPr>
          <w:rFonts w:ascii="PT Sans" w:hAnsi="PT Sans" w:cs="Arial"/>
          <w:color w:val="000000"/>
          <w:sz w:val="18"/>
          <w:szCs w:val="18"/>
        </w:rPr>
        <w:t>Typ</w:t>
      </w:r>
      <w:proofErr w:type="spellEnd"/>
      <w:r w:rsidRPr="0073500C">
        <w:rPr>
          <w:rFonts w:ascii="PT Sans" w:hAnsi="PT Sans" w:cs="Arial"/>
          <w:color w:val="000000"/>
          <w:sz w:val="18"/>
          <w:szCs w:val="18"/>
        </w:rPr>
        <w:t xml:space="preserve"> UDINT) or as </w:t>
      </w:r>
      <w:proofErr w:type="spellStart"/>
      <w:r w:rsidRPr="0073500C">
        <w:rPr>
          <w:rFonts w:ascii="PT Sans" w:hAnsi="PT Sans" w:cs="Arial"/>
          <w:color w:val="000000"/>
          <w:sz w:val="18"/>
          <w:szCs w:val="18"/>
        </w:rPr>
        <w:t>hr</w:t>
      </w:r>
      <w:proofErr w:type="spellEnd"/>
      <w:r w:rsidRPr="0073500C">
        <w:rPr>
          <w:rFonts w:ascii="PT Sans" w:hAnsi="PT Sans" w:cs="Arial"/>
          <w:color w:val="000000"/>
          <w:sz w:val="18"/>
          <w:szCs w:val="18"/>
        </w:rPr>
        <w:t xml:space="preserve"> (</w:t>
      </w:r>
      <w:proofErr w:type="spellStart"/>
      <w:r w:rsidRPr="0073500C">
        <w:rPr>
          <w:rFonts w:ascii="PT Sans" w:hAnsi="PT Sans" w:cs="Arial"/>
          <w:color w:val="000000"/>
          <w:sz w:val="18"/>
          <w:szCs w:val="18"/>
        </w:rPr>
        <w:t>Typ</w:t>
      </w:r>
      <w:proofErr w:type="spellEnd"/>
      <w:r w:rsidRPr="0073500C">
        <w:rPr>
          <w:rFonts w:ascii="PT Sans" w:hAnsi="PT Sans" w:cs="Arial"/>
          <w:color w:val="000000"/>
          <w:sz w:val="18"/>
          <w:szCs w:val="18"/>
        </w:rPr>
        <w:t xml:space="preserve"> HRESULT).</w:t>
      </w:r>
    </w:p>
    <w:tbl>
      <w:tblPr>
        <w:tblW w:w="500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2223"/>
        <w:gridCol w:w="1631"/>
        <w:gridCol w:w="1271"/>
        <w:gridCol w:w="1336"/>
        <w:gridCol w:w="3134"/>
      </w:tblGrid>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Declaration</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Error range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no Error</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Style w:val="Fett"/>
                <w:rFonts w:cs="Arial"/>
                <w:color w:val="000000"/>
                <w:szCs w:val="18"/>
              </w:rPr>
              <w:t>Testfunctions</w:t>
            </w:r>
            <w:proofErr w:type="spellEnd"/>
          </w:p>
        </w:tc>
      </w:tr>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nErrorId</w:t>
            </w:r>
            <w:proofErr w:type="spellEnd"/>
            <w:r w:rsidRPr="0073500C">
              <w:rPr>
                <w:rFonts w:cs="Arial"/>
                <w:color w:val="000000"/>
                <w:szCs w:val="18"/>
              </w:rPr>
              <w:t xml:space="preserve"> :UDINT;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 xml:space="preserve">IF </w:t>
            </w:r>
            <w:proofErr w:type="spellStart"/>
            <w:r w:rsidRPr="0073500C">
              <w:rPr>
                <w:rFonts w:cs="Arial"/>
                <w:color w:val="000000"/>
                <w:szCs w:val="18"/>
              </w:rPr>
              <w:t>nErrorId</w:t>
            </w:r>
            <w:proofErr w:type="spellEnd"/>
            <w:r w:rsidRPr="0073500C">
              <w:rPr>
                <w:rFonts w:cs="Arial"/>
                <w:color w:val="000000"/>
                <w:szCs w:val="18"/>
              </w:rPr>
              <w:t xml:space="preserve"> = 0 THEN</w:t>
            </w:r>
            <w:r w:rsidRPr="0073500C">
              <w:rPr>
                <w:rFonts w:cs="Arial"/>
                <w:color w:val="000000"/>
                <w:szCs w:val="18"/>
              </w:rPr>
              <w:br/>
              <w:t>...</w:t>
            </w:r>
            <w:r w:rsidRPr="0073500C">
              <w:rPr>
                <w:rFonts w:cs="Arial"/>
                <w:color w:val="000000"/>
                <w:szCs w:val="18"/>
              </w:rPr>
              <w:br/>
            </w:r>
            <w:r w:rsidRPr="0073500C">
              <w:rPr>
                <w:rFonts w:cs="Arial"/>
                <w:color w:val="000000"/>
                <w:szCs w:val="18"/>
              </w:rPr>
              <w:lastRenderedPageBreak/>
              <w:t>END_IF</w:t>
            </w:r>
          </w:p>
          <w:p w:rsidR="00013609" w:rsidRPr="0073500C" w:rsidRDefault="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IF </w:t>
            </w:r>
            <w:proofErr w:type="spellStart"/>
            <w:r w:rsidRPr="0073500C">
              <w:rPr>
                <w:rFonts w:ascii="PT Sans" w:hAnsi="PT Sans" w:cs="Arial"/>
                <w:color w:val="000000"/>
                <w:sz w:val="18"/>
                <w:szCs w:val="18"/>
              </w:rPr>
              <w:t>nErrorId</w:t>
            </w:r>
            <w:proofErr w:type="spellEnd"/>
            <w:r w:rsidRPr="0073500C">
              <w:rPr>
                <w:rFonts w:ascii="PT Sans" w:hAnsi="PT Sans" w:cs="Arial"/>
                <w:color w:val="000000"/>
                <w:sz w:val="18"/>
                <w:szCs w:val="18"/>
              </w:rPr>
              <w:t xml:space="preserve"> &lt;&gt; 0 THEN</w:t>
            </w:r>
            <w:r w:rsidRPr="0073500C">
              <w:rPr>
                <w:rFonts w:ascii="PT Sans" w:hAnsi="PT Sans" w:cs="Arial"/>
                <w:color w:val="000000"/>
                <w:sz w:val="18"/>
                <w:szCs w:val="18"/>
              </w:rPr>
              <w:br/>
              <w:t>...</w:t>
            </w:r>
            <w:r w:rsidRPr="0073500C">
              <w:rPr>
                <w:rFonts w:ascii="PT Sans" w:hAnsi="PT Sans" w:cs="Arial"/>
                <w:color w:val="000000"/>
                <w:sz w:val="18"/>
                <w:szCs w:val="18"/>
              </w:rPr>
              <w:br/>
              <w:t>END_IF</w:t>
            </w:r>
          </w:p>
        </w:tc>
      </w:tr>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proofErr w:type="spellStart"/>
            <w:r w:rsidRPr="0073500C">
              <w:rPr>
                <w:rFonts w:cs="Arial"/>
                <w:color w:val="000000"/>
                <w:szCs w:val="18"/>
              </w:rPr>
              <w:lastRenderedPageBreak/>
              <w:t>hr</w:t>
            </w:r>
            <w:proofErr w:type="spellEnd"/>
            <w:r w:rsidRPr="0073500C">
              <w:rPr>
                <w:rFonts w:cs="Arial"/>
                <w:color w:val="000000"/>
                <w:szCs w:val="18"/>
              </w:rPr>
              <w:t xml:space="preserve"> :HRESULT;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&lt;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IF SUCCEEDED(</w:t>
            </w:r>
            <w:proofErr w:type="spellStart"/>
            <w:r w:rsidRPr="0073500C">
              <w:rPr>
                <w:rFonts w:cs="Arial"/>
                <w:color w:val="000000"/>
                <w:szCs w:val="18"/>
              </w:rPr>
              <w:t>hr</w:t>
            </w:r>
            <w:proofErr w:type="spellEnd"/>
            <w:r w:rsidRPr="0073500C">
              <w:rPr>
                <w:rFonts w:cs="Arial"/>
                <w:color w:val="000000"/>
                <w:szCs w:val="18"/>
              </w:rPr>
              <w:t>) THEN</w:t>
            </w:r>
            <w:r w:rsidRPr="0073500C">
              <w:rPr>
                <w:rFonts w:cs="Arial"/>
                <w:color w:val="000000"/>
                <w:szCs w:val="18"/>
              </w:rPr>
              <w:br/>
              <w:t>...</w:t>
            </w:r>
            <w:r w:rsidRPr="0073500C">
              <w:rPr>
                <w:rFonts w:cs="Arial"/>
                <w:color w:val="000000"/>
                <w:szCs w:val="18"/>
              </w:rPr>
              <w:br/>
              <w:t>END_IF</w:t>
            </w:r>
          </w:p>
          <w:p w:rsidR="00013609" w:rsidRPr="0073500C" w:rsidRDefault="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IF FAILED(</w:t>
            </w:r>
            <w:proofErr w:type="spellStart"/>
            <w:r w:rsidRPr="0073500C">
              <w:rPr>
                <w:rFonts w:ascii="PT Sans" w:hAnsi="PT Sans" w:cs="Arial"/>
                <w:color w:val="000000"/>
                <w:sz w:val="18"/>
                <w:szCs w:val="18"/>
              </w:rPr>
              <w:t>hr</w:t>
            </w:r>
            <w:proofErr w:type="spellEnd"/>
            <w:r w:rsidRPr="0073500C">
              <w:rPr>
                <w:rFonts w:ascii="PT Sans" w:hAnsi="PT Sans" w:cs="Arial"/>
                <w:color w:val="000000"/>
                <w:sz w:val="18"/>
                <w:szCs w:val="18"/>
              </w:rPr>
              <w:t>) THEN</w:t>
            </w:r>
            <w:r w:rsidRPr="0073500C">
              <w:rPr>
                <w:rFonts w:ascii="PT Sans" w:hAnsi="PT Sans" w:cs="Arial"/>
                <w:color w:val="000000"/>
                <w:sz w:val="18"/>
                <w:szCs w:val="18"/>
              </w:rPr>
              <w:br/>
              <w:t>...</w:t>
            </w:r>
            <w:r w:rsidRPr="0073500C">
              <w:rPr>
                <w:rFonts w:ascii="PT Sans" w:hAnsi="PT Sans" w:cs="Arial"/>
                <w:color w:val="000000"/>
                <w:sz w:val="18"/>
                <w:szCs w:val="18"/>
              </w:rPr>
              <w:br/>
              <w:t>END_IF</w:t>
            </w:r>
          </w:p>
        </w:tc>
      </w:tr>
    </w:tbl>
    <w:p w:rsidR="008F4700" w:rsidRPr="0073500C" w:rsidRDefault="008F4700" w:rsidP="00D2342D">
      <w:pPr>
        <w:widowControl w:val="0"/>
        <w:ind w:left="709"/>
        <w:rPr>
          <w:rFonts w:eastAsiaTheme="majorEastAsia"/>
        </w:rPr>
      </w:pPr>
    </w:p>
    <w:p w:rsidR="008F4700" w:rsidRPr="0073500C" w:rsidRDefault="00CE23EE" w:rsidP="008F4700">
      <w:pPr>
        <w:pStyle w:val="berschrift2"/>
      </w:pPr>
      <w:bookmarkStart w:id="85" w:name="_Toc374359314"/>
      <w:r w:rsidRPr="0073500C">
        <w:t>Programming c</w:t>
      </w:r>
      <w:r w:rsidR="008F4700" w:rsidRPr="0073500C">
        <w:t>onventions overrule</w:t>
      </w:r>
      <w:r w:rsidRPr="0073500C">
        <w:t xml:space="preserve"> the</w:t>
      </w:r>
      <w:r w:rsidR="008F4700" w:rsidRPr="0073500C">
        <w:t xml:space="preserve"> </w:t>
      </w:r>
      <w:proofErr w:type="spellStart"/>
      <w:r w:rsidR="008F4700" w:rsidRPr="0073500C">
        <w:t>TwinCat</w:t>
      </w:r>
      <w:proofErr w:type="spellEnd"/>
      <w:r w:rsidR="008F4700" w:rsidRPr="0073500C">
        <w:t xml:space="preserve"> notification</w:t>
      </w:r>
      <w:bookmarkEnd w:id="85"/>
    </w:p>
    <w:p w:rsidR="008F4700" w:rsidRPr="0073500C" w:rsidRDefault="008F4700" w:rsidP="008F4700">
      <w:pPr>
        <w:widowControl w:val="0"/>
      </w:pPr>
    </w:p>
    <w:p w:rsidR="008F4700" w:rsidRPr="0073500C" w:rsidRDefault="008F4700" w:rsidP="008F4700">
      <w:pPr>
        <w:pStyle w:val="berschrift3"/>
      </w:pPr>
      <w:bookmarkStart w:id="86" w:name="_Toc374359315"/>
      <w:r w:rsidRPr="0073500C">
        <w:t>Type Prefix</w:t>
      </w:r>
      <w:bookmarkEnd w:id="86"/>
    </w:p>
    <w:tbl>
      <w:tblPr>
        <w:tblStyle w:val="HelleListe-Akzent1"/>
        <w:tblpPr w:leftFromText="141" w:rightFromText="141" w:vertAnchor="text" w:horzAnchor="margin" w:tblpX="108" w:tblpY="76"/>
        <w:tblW w:w="45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93"/>
        <w:gridCol w:w="1567"/>
        <w:gridCol w:w="1243"/>
      </w:tblGrid>
      <w:tr w:rsidR="0085639A" w:rsidRPr="0073500C" w:rsidTr="00856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808080" w:themeFill="background1" w:themeFillShade="80"/>
          </w:tcPr>
          <w:p w:rsidR="0085639A" w:rsidRPr="0073500C" w:rsidRDefault="0085639A" w:rsidP="0085639A">
            <w:pPr>
              <w:widowControl w:val="0"/>
              <w:ind w:right="26"/>
              <w:rPr>
                <w:b w:val="0"/>
                <w:bCs w:val="0"/>
                <w:color w:val="auto"/>
              </w:rPr>
            </w:pPr>
            <w:r w:rsidRPr="0073500C">
              <w:rPr>
                <w:color w:val="auto"/>
              </w:rPr>
              <w:t>Type</w:t>
            </w:r>
          </w:p>
        </w:tc>
        <w:tc>
          <w:tcPr>
            <w:tcW w:w="1567" w:type="dxa"/>
            <w:shd w:val="clear" w:color="auto" w:fill="808080" w:themeFill="background1" w:themeFillShade="80"/>
          </w:tcPr>
          <w:p w:rsidR="0085639A" w:rsidRPr="0073500C" w:rsidRDefault="0085639A" w:rsidP="0085639A">
            <w:pPr>
              <w:widowControl w:val="0"/>
              <w:ind w:right="151"/>
              <w:cnfStyle w:val="100000000000" w:firstRow="1" w:lastRow="0" w:firstColumn="0" w:lastColumn="0" w:oddVBand="0" w:evenVBand="0" w:oddHBand="0" w:evenHBand="0" w:firstRowFirstColumn="0" w:firstRowLastColumn="0" w:lastRowFirstColumn="0" w:lastRowLastColumn="0"/>
              <w:rPr>
                <w:bCs w:val="0"/>
                <w:color w:val="auto"/>
              </w:rPr>
            </w:pPr>
            <w:r w:rsidRPr="0073500C">
              <w:rPr>
                <w:color w:val="auto"/>
              </w:rPr>
              <w:t>IEC</w:t>
            </w:r>
          </w:p>
        </w:tc>
        <w:tc>
          <w:tcPr>
            <w:tcW w:w="1243" w:type="dxa"/>
            <w:shd w:val="clear" w:color="auto" w:fill="808080" w:themeFill="background1" w:themeFillShade="80"/>
          </w:tcPr>
          <w:p w:rsidR="0085639A" w:rsidRPr="0073500C" w:rsidRDefault="0085639A" w:rsidP="0085639A">
            <w:pPr>
              <w:widowControl w:val="0"/>
              <w:ind w:right="151"/>
              <w:cnfStyle w:val="100000000000" w:firstRow="1" w:lastRow="0" w:firstColumn="0" w:lastColumn="0" w:oddVBand="0" w:evenVBand="0" w:oddHBand="0" w:evenHBand="0" w:firstRowFirstColumn="0" w:firstRowLastColumn="0" w:lastRowFirstColumn="0" w:lastRowLastColumn="0"/>
              <w:rPr>
                <w:bCs w:val="0"/>
                <w:color w:val="auto"/>
              </w:rPr>
            </w:pPr>
            <w:proofErr w:type="spellStart"/>
            <w:r w:rsidRPr="0073500C">
              <w:rPr>
                <w:color w:val="auto"/>
              </w:rPr>
              <w:t>Präfix</w:t>
            </w:r>
            <w:proofErr w:type="spellEnd"/>
            <w:r w:rsidRPr="0073500C">
              <w:rPr>
                <w:color w:val="auto"/>
              </w:rPr>
              <w:t xml:space="preserve"> IEC</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 Bit</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BOOL</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bol</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8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SINT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sin</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8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USINT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usi</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16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int</w:t>
            </w:r>
            <w:proofErr w:type="spellEnd"/>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16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uin</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32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DINT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din</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32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UDINT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udi</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Floating Point 32 Bit</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REAL</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rea</w:t>
            </w:r>
            <w:proofErr w:type="spellEnd"/>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String (zero term.)</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String</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str</w:t>
            </w:r>
            <w:proofErr w:type="spellEnd"/>
            <w:r w:rsidRPr="0073500C">
              <w:t xml:space="preserve"> </w:t>
            </w:r>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proofErr w:type="spellStart"/>
            <w:r w:rsidRPr="0073500C">
              <w:t>DateTime</w:t>
            </w:r>
            <w:proofErr w:type="spellEnd"/>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DATE_TIME</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dt</w:t>
            </w:r>
            <w:proofErr w:type="spellEnd"/>
          </w:p>
        </w:tc>
      </w:tr>
    </w:tbl>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rPr>
          <w:rFonts w:eastAsiaTheme="majorEastAsia"/>
        </w:rPr>
      </w:pPr>
    </w:p>
    <w:p w:rsidR="00D2342D" w:rsidRPr="0073500C" w:rsidRDefault="00CE23EE" w:rsidP="00CE23EE">
      <w:pPr>
        <w:pStyle w:val="berschrift3"/>
      </w:pPr>
      <w:bookmarkStart w:id="87" w:name="_Toc374359316"/>
      <w:r w:rsidRPr="0073500C">
        <w:t>Constants</w:t>
      </w:r>
      <w:bookmarkEnd w:id="87"/>
    </w:p>
    <w:p w:rsidR="00CE23EE" w:rsidRPr="0073500C" w:rsidRDefault="00CE23EE" w:rsidP="00CE23EE">
      <w:r w:rsidRPr="0073500C">
        <w:t>Constants</w:t>
      </w:r>
      <w:r w:rsidR="00D2342D" w:rsidRPr="0073500C">
        <w:t xml:space="preserve"> </w:t>
      </w:r>
      <w:r w:rsidRPr="0073500C">
        <w:t xml:space="preserve">have a “c_” prefix before the </w:t>
      </w:r>
      <w:proofErr w:type="spellStart"/>
      <w:r w:rsidRPr="0073500C">
        <w:t>datatyp</w:t>
      </w:r>
      <w:bookmarkStart w:id="88" w:name="_Toc328394777"/>
      <w:proofErr w:type="spellEnd"/>
      <w:r w:rsidRPr="0073500C">
        <w:t>.</w:t>
      </w:r>
    </w:p>
    <w:p w:rsidR="00C07EA0" w:rsidRPr="0073500C" w:rsidRDefault="00C07EA0" w:rsidP="00C07EA0">
      <w:pPr>
        <w:pStyle w:val="berschrift3"/>
      </w:pPr>
      <w:bookmarkStart w:id="89" w:name="_Toc374359317"/>
      <w:r w:rsidRPr="0073500C">
        <w:t>Unit Suffix</w:t>
      </w:r>
      <w:bookmarkEnd w:id="89"/>
    </w:p>
    <w:p w:rsidR="00C07EA0" w:rsidRPr="0073500C" w:rsidRDefault="00C07EA0" w:rsidP="00CE23EE">
      <w:r w:rsidRPr="0073500C">
        <w:t xml:space="preserve">The </w:t>
      </w:r>
      <w:proofErr w:type="spellStart"/>
      <w:r w:rsidRPr="0073500C">
        <w:t>plc</w:t>
      </w:r>
      <w:proofErr w:type="spellEnd"/>
      <w:r w:rsidRPr="0073500C">
        <w:t xml:space="preserve"> unit of a variable has to be added at the end. Normally t</w:t>
      </w:r>
      <w:r w:rsidR="006E31D3" w:rsidRPr="0073500C">
        <w:t xml:space="preserve">he </w:t>
      </w:r>
      <w:proofErr w:type="spellStart"/>
      <w:r w:rsidR="006E31D3" w:rsidRPr="0073500C">
        <w:t>si</w:t>
      </w:r>
      <w:proofErr w:type="spellEnd"/>
      <w:r w:rsidR="006E31D3" w:rsidRPr="0073500C">
        <w:t xml:space="preserve"> base units has to be used and their prefixes.</w:t>
      </w:r>
    </w:p>
    <w:p w:rsidR="00CE23EE" w:rsidRPr="0073500C" w:rsidRDefault="006E31D3" w:rsidP="00CE23EE">
      <w:r w:rsidRPr="0073500C">
        <w:rPr>
          <w:noProof/>
          <w:lang w:val="de-CH" w:eastAsia="de-CH"/>
        </w:rPr>
        <w:drawing>
          <wp:inline distT="0" distB="0" distL="0" distR="0" wp14:anchorId="5F2A1028" wp14:editId="6BBABF98">
            <wp:extent cx="2620915" cy="792480"/>
            <wp:effectExtent l="0" t="0" r="8255"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25720" cy="793933"/>
                    </a:xfrm>
                    <a:prstGeom prst="rect">
                      <a:avLst/>
                    </a:prstGeom>
                  </pic:spPr>
                </pic:pic>
              </a:graphicData>
            </a:graphic>
          </wp:inline>
        </w:drawing>
      </w:r>
    </w:p>
    <w:p w:rsidR="00AF687F" w:rsidRPr="0073500C" w:rsidRDefault="00AF687F" w:rsidP="00CE23EE"/>
    <w:p w:rsidR="00AF687F" w:rsidRPr="0073500C" w:rsidRDefault="00AF687F" w:rsidP="00AF687F">
      <w:pPr>
        <w:pStyle w:val="berschrift3"/>
      </w:pPr>
      <w:bookmarkStart w:id="90" w:name="_Toc374359318"/>
      <w:r w:rsidRPr="0073500C">
        <w:t>IO Suffix</w:t>
      </w:r>
      <w:bookmarkEnd w:id="90"/>
    </w:p>
    <w:p w:rsidR="00AF687F" w:rsidRPr="0073500C" w:rsidRDefault="00AF687F" w:rsidP="00AF687F">
      <w:r w:rsidRPr="0073500C">
        <w:t xml:space="preserve">For </w:t>
      </w:r>
      <w:proofErr w:type="spellStart"/>
      <w:proofErr w:type="gramStart"/>
      <w:r w:rsidRPr="0073500C">
        <w:t>io</w:t>
      </w:r>
      <w:proofErr w:type="spellEnd"/>
      <w:proofErr w:type="gramEnd"/>
      <w:r w:rsidRPr="0073500C">
        <w:t xml:space="preserve"> input variables a suffix for normally open (_NO) or normally closed (_NC) should be added.</w:t>
      </w:r>
    </w:p>
    <w:p w:rsidR="00D2342D" w:rsidRPr="0073500C" w:rsidRDefault="00CE23EE" w:rsidP="00CE23EE">
      <w:pPr>
        <w:pStyle w:val="berschrift2"/>
      </w:pPr>
      <w:bookmarkStart w:id="91" w:name="_Toc374359319"/>
      <w:r w:rsidRPr="0073500C">
        <w:t>Global</w:t>
      </w:r>
      <w:r w:rsidR="00D2342D" w:rsidRPr="0073500C">
        <w:t xml:space="preserve"> </w:t>
      </w:r>
      <w:bookmarkEnd w:id="88"/>
      <w:r w:rsidRPr="0073500C">
        <w:t>variables</w:t>
      </w:r>
      <w:bookmarkEnd w:id="91"/>
    </w:p>
    <w:p w:rsidR="00D2342D" w:rsidRPr="0073500C" w:rsidRDefault="00CE23EE" w:rsidP="00CE23EE">
      <w:pPr>
        <w:rPr>
          <w:color w:val="FF0000"/>
        </w:rPr>
      </w:pPr>
      <w:r w:rsidRPr="0073500C">
        <w:t>Global variables will be written like local</w:t>
      </w:r>
      <w:bookmarkStart w:id="92" w:name="_Toc328394778"/>
      <w:r w:rsidRPr="0073500C">
        <w:t>. Only a prefix “g_” shows the different. The usage of global variables should be minimalized so far as possible.</w:t>
      </w:r>
    </w:p>
    <w:p w:rsidR="00D2342D" w:rsidRPr="0073500C" w:rsidRDefault="00D2342D" w:rsidP="00CE23EE">
      <w:pPr>
        <w:rPr>
          <w:color w:val="FF0000"/>
        </w:rPr>
      </w:pPr>
    </w:p>
    <w:p w:rsidR="00D2342D" w:rsidRPr="0073500C" w:rsidRDefault="00CE23EE" w:rsidP="007F25D3">
      <w:pPr>
        <w:pStyle w:val="berschrift3"/>
      </w:pPr>
      <w:bookmarkStart w:id="93" w:name="_Toc374359320"/>
      <w:bookmarkEnd w:id="92"/>
      <w:r w:rsidRPr="0073500C">
        <w:t>Examples</w:t>
      </w:r>
      <w:bookmarkEnd w:id="93"/>
    </w:p>
    <w:p w:rsidR="00D2342D" w:rsidRPr="0073500C" w:rsidRDefault="00010D3E" w:rsidP="00CE23EE">
      <w:proofErr w:type="spellStart"/>
      <w:r w:rsidRPr="0073500C">
        <w:t>g_udi</w:t>
      </w:r>
      <w:r w:rsidR="00D2342D" w:rsidRPr="0073500C">
        <w:t>VarInfo</w:t>
      </w:r>
      <w:proofErr w:type="spellEnd"/>
      <w:r w:rsidR="00CE23EE" w:rsidRPr="0073500C">
        <w:t xml:space="preserve"> </w:t>
      </w:r>
      <w:r w:rsidR="00CE23EE" w:rsidRPr="0073500C">
        <w:tab/>
      </w:r>
      <w:r w:rsidR="00CE23EE" w:rsidRPr="0073500C">
        <w:tab/>
      </w:r>
      <w:r w:rsidR="00CE23EE" w:rsidRPr="0073500C">
        <w:tab/>
        <w:t>(global variable)</w:t>
      </w:r>
    </w:p>
    <w:p w:rsidR="00D2342D" w:rsidRPr="0073500C" w:rsidRDefault="00010D3E" w:rsidP="00CE23EE">
      <w:proofErr w:type="spellStart"/>
      <w:proofErr w:type="gramStart"/>
      <w:r w:rsidRPr="0073500C">
        <w:t>bol</w:t>
      </w:r>
      <w:r w:rsidR="00D2342D" w:rsidRPr="0073500C">
        <w:t>EnableHeating</w:t>
      </w:r>
      <w:proofErr w:type="spellEnd"/>
      <w:proofErr w:type="gramEnd"/>
      <w:r w:rsidR="00CE23EE" w:rsidRPr="0073500C">
        <w:t xml:space="preserve"> </w:t>
      </w:r>
      <w:r w:rsidR="00CE23EE" w:rsidRPr="0073500C">
        <w:tab/>
      </w:r>
      <w:r w:rsidR="00CE23EE" w:rsidRPr="0073500C">
        <w:tab/>
        <w:t>(local bool)</w:t>
      </w:r>
    </w:p>
    <w:p w:rsidR="00D2342D" w:rsidRPr="0073500C" w:rsidRDefault="00D2342D" w:rsidP="00CE23EE">
      <w:proofErr w:type="spellStart"/>
      <w:proofErr w:type="gramStart"/>
      <w:r w:rsidRPr="0073500C">
        <w:t>pstConfig</w:t>
      </w:r>
      <w:proofErr w:type="spellEnd"/>
      <w:proofErr w:type="gramEnd"/>
      <w:r w:rsidRPr="0073500C">
        <w:t>^.</w:t>
      </w:r>
      <w:proofErr w:type="spellStart"/>
      <w:r w:rsidRPr="0073500C">
        <w:t>stFeeder.uinType</w:t>
      </w:r>
      <w:proofErr w:type="spellEnd"/>
      <w:r w:rsidR="00CE23EE" w:rsidRPr="0073500C">
        <w:tab/>
        <w:t>(dereferenced pointer)</w:t>
      </w:r>
    </w:p>
    <w:p w:rsidR="00D2342D" w:rsidRPr="0073500C" w:rsidRDefault="00010D3E" w:rsidP="00CE23EE">
      <w:proofErr w:type="spellStart"/>
      <w:proofErr w:type="gramStart"/>
      <w:r w:rsidRPr="0073500C">
        <w:t>st</w:t>
      </w:r>
      <w:r w:rsidR="00D2342D" w:rsidRPr="0073500C">
        <w:t>ButtonColor</w:t>
      </w:r>
      <w:proofErr w:type="spellEnd"/>
      <w:proofErr w:type="gramEnd"/>
      <w:r w:rsidR="00CE23EE" w:rsidRPr="0073500C">
        <w:tab/>
      </w:r>
      <w:r w:rsidR="00CE23EE" w:rsidRPr="0073500C">
        <w:tab/>
      </w:r>
      <w:r w:rsidR="00CE23EE" w:rsidRPr="0073500C">
        <w:tab/>
        <w:t>(structure)</w:t>
      </w:r>
    </w:p>
    <w:p w:rsidR="00D2342D" w:rsidRPr="0073500C" w:rsidRDefault="00CE23EE" w:rsidP="00CE23EE">
      <w:proofErr w:type="spellStart"/>
      <w:r w:rsidRPr="0073500C">
        <w:t>c_SignalDelay</w:t>
      </w:r>
      <w:proofErr w:type="spellEnd"/>
      <w:r w:rsidRPr="0073500C">
        <w:tab/>
      </w:r>
      <w:r w:rsidRPr="0073500C">
        <w:tab/>
      </w:r>
      <w:r w:rsidRPr="0073500C">
        <w:tab/>
        <w:t>(constants)</w:t>
      </w:r>
    </w:p>
    <w:p w:rsidR="00D2342D" w:rsidRPr="0073500C" w:rsidRDefault="00D2342D" w:rsidP="0085639A">
      <w:pPr>
        <w:pStyle w:val="berschrift3"/>
        <w:keepNext w:val="0"/>
        <w:keepLines w:val="0"/>
        <w:widowControl w:val="0"/>
        <w:tabs>
          <w:tab w:val="clear" w:pos="567"/>
        </w:tabs>
        <w:spacing w:after="200"/>
        <w:ind w:left="0" w:hanging="11"/>
      </w:pPr>
      <w:bookmarkStart w:id="94" w:name="_Toc328394779"/>
      <w:bookmarkStart w:id="95" w:name="_Toc374359321"/>
      <w:r w:rsidRPr="0073500C">
        <w:lastRenderedPageBreak/>
        <w:t>Header</w:t>
      </w:r>
      <w:bookmarkEnd w:id="94"/>
      <w:bookmarkEnd w:id="95"/>
    </w:p>
    <w:p w:rsidR="00680B93" w:rsidRPr="006C3932" w:rsidRDefault="0085639A" w:rsidP="00680B93">
      <w:pPr>
        <w:widowControl w:val="0"/>
        <w:rPr>
          <w:rFonts w:eastAsia="Calibri"/>
          <w:lang w:val="de-CH"/>
          <w:rPrChange w:id="96" w:author="Michael Rütsche" w:date="2013-10-10T11:21:00Z">
            <w:rPr>
              <w:rFonts w:eastAsia="Calibri"/>
            </w:rPr>
          </w:rPrChange>
        </w:rPr>
      </w:pPr>
      <w:r w:rsidRPr="0073500C">
        <w:rPr>
          <w:rFonts w:eastAsia="Calibri"/>
        </w:rPr>
        <w:t>In every program, function block or function it has to be inserted a header</w:t>
      </w:r>
      <w:r w:rsidR="00D2342D" w:rsidRPr="0073500C">
        <w:rPr>
          <w:rFonts w:eastAsia="Calibri"/>
        </w:rPr>
        <w:t xml:space="preserve">. </w:t>
      </w:r>
      <w:r w:rsidRPr="0073500C">
        <w:rPr>
          <w:rFonts w:eastAsia="Calibri"/>
        </w:rPr>
        <w:t>Important is to write a short function description and a version history with changes</w:t>
      </w:r>
      <w:r w:rsidR="00CB3D22" w:rsidRPr="0073500C">
        <w:rPr>
          <w:rFonts w:eastAsia="Calibri"/>
        </w:rPr>
        <w:t xml:space="preserve"> made</w:t>
      </w:r>
      <w:r w:rsidRPr="0073500C">
        <w:rPr>
          <w:rFonts w:eastAsia="Calibri"/>
        </w:rPr>
        <w:t>.</w:t>
      </w:r>
      <w:r w:rsidR="00D2342D" w:rsidRPr="0073500C">
        <w:rPr>
          <w:rFonts w:eastAsia="Calibri"/>
        </w:rPr>
        <w:t xml:space="preserve"> </w:t>
      </w:r>
      <w:r w:rsidR="00680B93" w:rsidRPr="006C3932">
        <w:rPr>
          <w:rFonts w:eastAsia="Calibri"/>
          <w:lang w:val="de-CH"/>
          <w:rPrChange w:id="97" w:author="Michael Rütsche" w:date="2013-10-10T11:21:00Z">
            <w:rPr>
              <w:rFonts w:eastAsia="Calibri"/>
            </w:rPr>
          </w:rPrChange>
        </w:rPr>
        <w:t>(*__________________________________________________________________________________________________</w:t>
      </w:r>
    </w:p>
    <w:p w:rsidR="00680B93" w:rsidRPr="006C3932" w:rsidRDefault="00680B93" w:rsidP="00680B93">
      <w:pPr>
        <w:widowControl w:val="0"/>
        <w:rPr>
          <w:rFonts w:eastAsia="Calibri"/>
          <w:lang w:val="de-CH"/>
          <w:rPrChange w:id="98" w:author="Michael Rütsche" w:date="2013-10-10T11:21:00Z">
            <w:rPr>
              <w:rFonts w:eastAsia="Calibri"/>
            </w:rPr>
          </w:rPrChange>
        </w:rPr>
      </w:pPr>
      <w:r w:rsidRPr="006C3932">
        <w:rPr>
          <w:rFonts w:eastAsia="Calibri"/>
          <w:lang w:val="de-CH"/>
          <w:rPrChange w:id="99" w:author="Michael Rütsche" w:date="2013-10-10T11:21:00Z">
            <w:rPr>
              <w:rFonts w:eastAsia="Calibri"/>
            </w:rPr>
          </w:rPrChange>
        </w:rPr>
        <w:t>¦</w:t>
      </w:r>
      <w:r w:rsidRPr="006C3932">
        <w:rPr>
          <w:rFonts w:eastAsia="Calibri"/>
          <w:lang w:val="de-CH"/>
          <w:rPrChange w:id="100" w:author="Michael Rütsche" w:date="2013-10-10T11:21:00Z">
            <w:rPr>
              <w:rFonts w:eastAsia="Calibri"/>
            </w:rPr>
          </w:rPrChange>
        </w:rPr>
        <w:tab/>
      </w:r>
    </w:p>
    <w:p w:rsidR="00680B93" w:rsidRPr="006C3932" w:rsidRDefault="00680B93" w:rsidP="00680B93">
      <w:pPr>
        <w:widowControl w:val="0"/>
        <w:rPr>
          <w:rFonts w:eastAsia="Calibri"/>
          <w:lang w:val="de-CH"/>
          <w:rPrChange w:id="101" w:author="Michael Rütsche" w:date="2013-10-10T11:21:00Z">
            <w:rPr>
              <w:rFonts w:eastAsia="Calibri"/>
            </w:rPr>
          </w:rPrChange>
        </w:rPr>
      </w:pPr>
      <w:r w:rsidRPr="006C3932">
        <w:rPr>
          <w:rFonts w:eastAsia="Calibri"/>
          <w:lang w:val="de-CH"/>
          <w:rPrChange w:id="102" w:author="Michael Rütsche" w:date="2013-10-10T11:21:00Z">
            <w:rPr>
              <w:rFonts w:eastAsia="Calibri"/>
            </w:rPr>
          </w:rPrChange>
        </w:rPr>
        <w:t>¦</w:t>
      </w:r>
      <w:r w:rsidRPr="006C3932">
        <w:rPr>
          <w:rFonts w:eastAsia="Calibri"/>
          <w:lang w:val="de-CH"/>
          <w:rPrChange w:id="103" w:author="Michael Rütsche" w:date="2013-10-10T11:21:00Z">
            <w:rPr>
              <w:rFonts w:eastAsia="Calibri"/>
            </w:rPr>
          </w:rPrChange>
        </w:rPr>
        <w:tab/>
        <w:t>Vistaprint Schweiz GmbH</w:t>
      </w:r>
    </w:p>
    <w:p w:rsidR="00680B93" w:rsidRPr="006C3932" w:rsidRDefault="00680B93" w:rsidP="00680B93">
      <w:pPr>
        <w:widowControl w:val="0"/>
        <w:rPr>
          <w:rFonts w:eastAsia="Calibri"/>
          <w:lang w:val="de-CH"/>
          <w:rPrChange w:id="104" w:author="Michael Rütsche" w:date="2013-10-10T11:21:00Z">
            <w:rPr>
              <w:rFonts w:eastAsia="Calibri"/>
            </w:rPr>
          </w:rPrChange>
        </w:rPr>
      </w:pPr>
      <w:r w:rsidRPr="006C3932">
        <w:rPr>
          <w:rFonts w:eastAsia="Calibri"/>
          <w:lang w:val="de-CH"/>
          <w:rPrChange w:id="105" w:author="Michael Rütsche" w:date="2013-10-10T11:21:00Z">
            <w:rPr>
              <w:rFonts w:eastAsia="Calibri"/>
            </w:rPr>
          </w:rPrChange>
        </w:rPr>
        <w:t>¦</w:t>
      </w:r>
      <w:r w:rsidRPr="006C3932">
        <w:rPr>
          <w:rFonts w:eastAsia="Calibri"/>
          <w:lang w:val="de-CH"/>
          <w:rPrChange w:id="106" w:author="Michael Rütsche" w:date="2013-10-10T11:21:00Z">
            <w:rPr>
              <w:rFonts w:eastAsia="Calibri"/>
            </w:rPr>
          </w:rPrChange>
        </w:rPr>
        <w:tab/>
        <w:t>CH - 8401 Winterthur</w:t>
      </w:r>
    </w:p>
    <w:p w:rsidR="00680B93" w:rsidRPr="006C3932" w:rsidRDefault="00680B93" w:rsidP="00680B93">
      <w:pPr>
        <w:widowControl w:val="0"/>
        <w:rPr>
          <w:rFonts w:eastAsia="Calibri"/>
          <w:lang w:val="de-CH"/>
          <w:rPrChange w:id="107" w:author="Michael Rütsche" w:date="2013-10-10T11:21:00Z">
            <w:rPr>
              <w:rFonts w:eastAsia="Calibri"/>
            </w:rPr>
          </w:rPrChange>
        </w:rPr>
      </w:pPr>
      <w:r w:rsidRPr="006C3932">
        <w:rPr>
          <w:rFonts w:eastAsia="Calibri"/>
          <w:lang w:val="de-CH"/>
          <w:rPrChange w:id="108" w:author="Michael Rütsche" w:date="2013-10-10T11:21:00Z">
            <w:rPr>
              <w:rFonts w:eastAsia="Calibri"/>
            </w:rPr>
          </w:rPrChange>
        </w:rPr>
        <w:t>¦</w:t>
      </w:r>
    </w:p>
    <w:p w:rsidR="00680B93" w:rsidRPr="006C3932" w:rsidRDefault="00680B93" w:rsidP="00680B93">
      <w:pPr>
        <w:widowControl w:val="0"/>
        <w:rPr>
          <w:rFonts w:eastAsia="Calibri"/>
          <w:lang w:val="de-CH"/>
          <w:rPrChange w:id="109" w:author="Michael Rütsche" w:date="2013-10-10T11:21:00Z">
            <w:rPr>
              <w:rFonts w:eastAsia="Calibri"/>
            </w:rPr>
          </w:rPrChange>
        </w:rPr>
      </w:pPr>
      <w:r w:rsidRPr="006C3932">
        <w:rPr>
          <w:rFonts w:eastAsia="Calibri"/>
          <w:lang w:val="de-CH"/>
          <w:rPrChange w:id="110" w:author="Michael Rütsche" w:date="2013-10-10T11:21:00Z">
            <w:rPr>
              <w:rFonts w:eastAsia="Calibri"/>
            </w:rPr>
          </w:rPrChange>
        </w:rPr>
        <w:t>¦</w:t>
      </w:r>
      <w:r w:rsidRPr="006C3932">
        <w:rPr>
          <w:rFonts w:eastAsia="Calibri"/>
          <w:lang w:val="de-CH"/>
          <w:rPrChange w:id="111" w:author="Michael Rütsche" w:date="2013-10-10T11:21:00Z">
            <w:rPr>
              <w:rFonts w:eastAsia="Calibri"/>
            </w:rPr>
          </w:rPrChange>
        </w:rPr>
        <w:tab/>
        <w:t>www.vistaprint.ch - info@vistaprint.ch</w:t>
      </w:r>
    </w:p>
    <w:p w:rsidR="00680B93" w:rsidRPr="0073500C" w:rsidRDefault="00680B93" w:rsidP="00680B93">
      <w:pPr>
        <w:widowControl w:val="0"/>
        <w:rPr>
          <w:rFonts w:eastAsia="Calibri"/>
        </w:rPr>
      </w:pPr>
      <w:r w:rsidRPr="0073500C">
        <w:rPr>
          <w:rFonts w:eastAsia="Calibri"/>
        </w:rPr>
        <w:t>¦___________________________________________________________________________________________________</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r w:rsidRPr="0073500C">
        <w:rPr>
          <w:rFonts w:eastAsia="Calibri"/>
        </w:rPr>
        <w:t xml:space="preserve">Function </w:t>
      </w:r>
      <w:proofErr w:type="spellStart"/>
      <w:r w:rsidRPr="0073500C">
        <w:rPr>
          <w:rFonts w:eastAsia="Calibri"/>
        </w:rPr>
        <w:t>desription</w:t>
      </w:r>
      <w:proofErr w:type="spellEnd"/>
      <w:r w:rsidRPr="0073500C">
        <w:rPr>
          <w:rFonts w:eastAsia="Calibri"/>
        </w:rPr>
        <w:t>:</w:t>
      </w:r>
    </w:p>
    <w:p w:rsidR="00680B93" w:rsidRPr="0073500C" w:rsidRDefault="00680B93" w:rsidP="00680B93">
      <w:pPr>
        <w:widowControl w:val="0"/>
        <w:rPr>
          <w:rFonts w:eastAsia="Calibri"/>
        </w:rPr>
      </w:pPr>
      <w:proofErr w:type="gramStart"/>
      <w:r w:rsidRPr="0073500C">
        <w:rPr>
          <w:rFonts w:eastAsia="Calibri"/>
        </w:rPr>
        <w:t>Basic controller implementation.</w:t>
      </w:r>
      <w:proofErr w:type="gramEnd"/>
      <w:r w:rsidRPr="0073500C">
        <w:rPr>
          <w:rFonts w:eastAsia="Calibri"/>
        </w:rPr>
        <w:t xml:space="preserve"> This Controller should be the base father controller for all in the</w:t>
      </w:r>
    </w:p>
    <w:p w:rsidR="00680B93" w:rsidRPr="0073500C" w:rsidRDefault="00493DB6" w:rsidP="00680B93">
      <w:pPr>
        <w:widowControl w:val="0"/>
        <w:rPr>
          <w:rFonts w:eastAsia="Calibri"/>
        </w:rPr>
      </w:pPr>
      <w:proofErr w:type="gramStart"/>
      <w:r>
        <w:rPr>
          <w:rFonts w:eastAsia="Calibri"/>
        </w:rPr>
        <w:t>feature</w:t>
      </w:r>
      <w:proofErr w:type="gramEnd"/>
      <w:r>
        <w:rPr>
          <w:rFonts w:eastAsia="Calibri"/>
        </w:rPr>
        <w:t xml:space="preserve"> implemented c</w:t>
      </w:r>
      <w:r w:rsidR="00680B93" w:rsidRPr="0073500C">
        <w:rPr>
          <w:rFonts w:eastAsia="Calibri"/>
        </w:rPr>
        <w:t>ontroller classes.</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r w:rsidRPr="0073500C">
        <w:rPr>
          <w:rFonts w:eastAsia="Calibri"/>
        </w:rPr>
        <w:t>History:</w:t>
      </w:r>
    </w:p>
    <w:p w:rsidR="00680B93" w:rsidRPr="0073500C" w:rsidRDefault="00680B93" w:rsidP="00680B93">
      <w:pPr>
        <w:widowControl w:val="0"/>
        <w:rPr>
          <w:rFonts w:eastAsia="Calibri"/>
        </w:rPr>
      </w:pPr>
      <w:r w:rsidRPr="0073500C">
        <w:rPr>
          <w:rFonts w:eastAsia="Calibri"/>
        </w:rPr>
        <w:t>Version</w:t>
      </w:r>
      <w:r w:rsidRPr="0073500C">
        <w:rPr>
          <w:rFonts w:eastAsia="Calibri"/>
        </w:rPr>
        <w:tab/>
      </w:r>
      <w:r w:rsidRPr="0073500C">
        <w:rPr>
          <w:rFonts w:eastAsia="Calibri"/>
        </w:rPr>
        <w:tab/>
        <w:t>Date</w:t>
      </w:r>
      <w:r w:rsidRPr="0073500C">
        <w:rPr>
          <w:rFonts w:eastAsia="Calibri"/>
        </w:rPr>
        <w:tab/>
      </w:r>
      <w:r w:rsidRPr="0073500C">
        <w:rPr>
          <w:rFonts w:eastAsia="Calibri"/>
        </w:rPr>
        <w:tab/>
      </w:r>
      <w:r w:rsidRPr="0073500C">
        <w:rPr>
          <w:rFonts w:eastAsia="Calibri"/>
        </w:rPr>
        <w:tab/>
        <w:t>Author</w:t>
      </w:r>
      <w:r w:rsidRPr="0073500C">
        <w:rPr>
          <w:rFonts w:eastAsia="Calibri"/>
        </w:rPr>
        <w:tab/>
      </w:r>
      <w:r w:rsidRPr="0073500C">
        <w:rPr>
          <w:rFonts w:eastAsia="Calibri"/>
        </w:rPr>
        <w:tab/>
        <w:t>Comment</w:t>
      </w:r>
    </w:p>
    <w:p w:rsidR="00680B93" w:rsidRPr="0073500C" w:rsidRDefault="00680B93" w:rsidP="00680B93">
      <w:pPr>
        <w:widowControl w:val="0"/>
        <w:rPr>
          <w:rFonts w:eastAsia="Calibri"/>
        </w:rPr>
      </w:pPr>
      <w:r w:rsidRPr="0073500C">
        <w:rPr>
          <w:rFonts w:eastAsia="Calibri"/>
        </w:rPr>
        <w:t>---------------------------------------------------------------------------------------------------</w:t>
      </w:r>
    </w:p>
    <w:p w:rsidR="00680B93" w:rsidRPr="0073500C" w:rsidRDefault="00680B93" w:rsidP="00680B93">
      <w:pPr>
        <w:widowControl w:val="0"/>
        <w:rPr>
          <w:rFonts w:eastAsia="Calibri"/>
        </w:rPr>
      </w:pPr>
      <w:r w:rsidRPr="0073500C">
        <w:rPr>
          <w:rFonts w:eastAsia="Calibri"/>
        </w:rPr>
        <w:t>0.00.1</w:t>
      </w:r>
      <w:r w:rsidRPr="0073500C">
        <w:rPr>
          <w:rFonts w:eastAsia="Calibri"/>
        </w:rPr>
        <w:tab/>
      </w:r>
      <w:r w:rsidRPr="0073500C">
        <w:rPr>
          <w:rFonts w:eastAsia="Calibri"/>
        </w:rPr>
        <w:tab/>
        <w:t>25.04.2013</w:t>
      </w:r>
      <w:r w:rsidRPr="0073500C">
        <w:rPr>
          <w:rFonts w:eastAsia="Calibri"/>
        </w:rPr>
        <w:tab/>
      </w:r>
      <w:r w:rsidRPr="0073500C">
        <w:rPr>
          <w:rFonts w:eastAsia="Calibri"/>
        </w:rPr>
        <w:tab/>
        <w:t>AVME/KVO</w:t>
      </w:r>
      <w:r w:rsidRPr="0073500C">
        <w:rPr>
          <w:rFonts w:eastAsia="Calibri"/>
        </w:rPr>
        <w:tab/>
        <w:t>Start history</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p>
    <w:p w:rsidR="00D2342D" w:rsidRPr="0073500C" w:rsidRDefault="00680B93" w:rsidP="00680B93">
      <w:pPr>
        <w:widowControl w:val="0"/>
        <w:rPr>
          <w:rFonts w:eastAsia="Calibri"/>
        </w:rPr>
      </w:pPr>
      <w:r w:rsidRPr="0073500C">
        <w:rPr>
          <w:rFonts w:eastAsia="Calibri"/>
        </w:rPr>
        <w:t>___________________________________________________________________________________________________*)</w:t>
      </w:r>
    </w:p>
    <w:p w:rsidR="000255F8" w:rsidRPr="0073500C" w:rsidRDefault="000255F8" w:rsidP="0085639A"/>
    <w:p w:rsidR="00926A86" w:rsidRPr="0073500C" w:rsidRDefault="001238E5" w:rsidP="00926A86">
      <w:pPr>
        <w:pStyle w:val="berschrift1"/>
      </w:pPr>
      <w:bookmarkStart w:id="112" w:name="_Toc374359322"/>
      <w:r w:rsidRPr="0073500C">
        <w:t>Designed structure</w:t>
      </w:r>
      <w:r w:rsidR="00B91C5F" w:rsidRPr="0073500C">
        <w:t xml:space="preserve"> of PLC-s</w:t>
      </w:r>
      <w:r w:rsidR="00926A86" w:rsidRPr="0073500C">
        <w:t>oftware</w:t>
      </w:r>
      <w:bookmarkEnd w:id="112"/>
    </w:p>
    <w:p w:rsidR="00926A86" w:rsidRPr="0073500C" w:rsidRDefault="009D572D" w:rsidP="00926A86">
      <w:pPr>
        <w:pStyle w:val="berschrift2"/>
      </w:pPr>
      <w:bookmarkStart w:id="113" w:name="_Toc374359323"/>
      <w:r w:rsidRPr="0073500C">
        <w:t>Controller-tree</w:t>
      </w:r>
      <w:bookmarkEnd w:id="113"/>
    </w:p>
    <w:p w:rsidR="009D572D" w:rsidRPr="0073500C" w:rsidRDefault="00926A86" w:rsidP="00F42D78">
      <w:r w:rsidRPr="0073500C">
        <w:t xml:space="preserve">For the different machine / facilities, options and enhancements </w:t>
      </w:r>
      <w:r w:rsidR="008E5E92" w:rsidRPr="0073500C">
        <w:t>a modularized SW-design is a must.</w:t>
      </w:r>
      <w:r w:rsidR="00EF2152" w:rsidRPr="0073500C">
        <w:t xml:space="preserve"> </w:t>
      </w:r>
      <w:r w:rsidR="008E5E92" w:rsidRPr="0073500C">
        <w:t xml:space="preserve">There are different ways to get such a software design. </w:t>
      </w:r>
      <w:r w:rsidR="00F42D78" w:rsidRPr="0073500C">
        <w:t>To design we</w:t>
      </w:r>
      <w:r w:rsidR="008E5E92" w:rsidRPr="0073500C">
        <w:t xml:space="preserve"> use a diagram style after Jackson. But not the program design is made in this diagram only the </w:t>
      </w:r>
      <w:r w:rsidR="00F42D78" w:rsidRPr="0073500C">
        <w:t xml:space="preserve">hierarchically </w:t>
      </w:r>
      <w:r w:rsidR="008E5E92" w:rsidRPr="0073500C">
        <w:t xml:space="preserve">modulation of the different </w:t>
      </w:r>
      <w:proofErr w:type="spellStart"/>
      <w:r w:rsidR="008E5E92" w:rsidRPr="0073500C">
        <w:t>sw</w:t>
      </w:r>
      <w:proofErr w:type="spellEnd"/>
      <w:r w:rsidR="008E5E92" w:rsidRPr="0073500C">
        <w:t xml:space="preserve">-packages. A </w:t>
      </w:r>
      <w:proofErr w:type="spellStart"/>
      <w:r w:rsidR="008E5E92" w:rsidRPr="0073500C">
        <w:t>sw</w:t>
      </w:r>
      <w:proofErr w:type="spellEnd"/>
      <w:r w:rsidR="008E5E92" w:rsidRPr="0073500C">
        <w:t xml:space="preserve">-package in this drawing is called controller. </w:t>
      </w:r>
      <w:r w:rsidR="00F42D78" w:rsidRPr="0073500C">
        <w:t xml:space="preserve">Every controller is implemented as a state machine which is controlled by a standard commando interface. In the level 0 also called element level the controllers are placed with direct </w:t>
      </w:r>
      <w:proofErr w:type="spellStart"/>
      <w:r w:rsidR="00F42D78" w:rsidRPr="0073500C">
        <w:t>io</w:t>
      </w:r>
      <w:proofErr w:type="spellEnd"/>
      <w:r w:rsidR="00F42D78" w:rsidRPr="0073500C">
        <w:t>-connection (per example a cylinder or a motor). The parent (the controller</w:t>
      </w:r>
      <w:r w:rsidR="009D572D" w:rsidRPr="0073500C">
        <w:t>s above) could be placed in l</w:t>
      </w:r>
      <w:r w:rsidR="00F42D78" w:rsidRPr="0073500C">
        <w:t xml:space="preserve">evel 1, 2, 3 or 4 this depends from the design respective from the functionality. </w:t>
      </w:r>
      <w:r w:rsidR="009D572D" w:rsidRPr="0073500C">
        <w:t xml:space="preserve">Not every hierarchy level has to be used. Basically there could be more or fewer levels but in automatic software until now with this levels a good </w:t>
      </w:r>
      <w:hyperlink r:id="rId15" w:anchor="/search=degree&amp;searchLoc=0&amp;resultOrder=basic&amp;multiwordShowSingle=on" w:history="1">
        <w:r w:rsidR="009D572D" w:rsidRPr="0073500C">
          <w:t>degree</w:t>
        </w:r>
      </w:hyperlink>
      <w:r w:rsidR="009D572D" w:rsidRPr="0073500C">
        <w:t> </w:t>
      </w:r>
      <w:hyperlink r:id="rId16" w:anchor="/search=of&amp;searchLoc=0&amp;resultOrder=basic&amp;multiwordShowSingle=on" w:history="1">
        <w:r w:rsidR="009D572D" w:rsidRPr="0073500C">
          <w:t>of</w:t>
        </w:r>
      </w:hyperlink>
      <w:r w:rsidR="009D572D" w:rsidRPr="0073500C">
        <w:t> </w:t>
      </w:r>
      <w:hyperlink r:id="rId17" w:anchor="/search=abstraction&amp;searchLoc=0&amp;resultOrder=basic&amp;multiwordShowSingle=on" w:history="1">
        <w:r w:rsidR="009D572D" w:rsidRPr="0073500C">
          <w:t>abstraction</w:t>
        </w:r>
      </w:hyperlink>
      <w:r w:rsidR="009D572D" w:rsidRPr="0073500C">
        <w:t xml:space="preserve"> is possible.</w:t>
      </w:r>
    </w:p>
    <w:p w:rsidR="009D572D" w:rsidRPr="0073500C" w:rsidRDefault="009D572D" w:rsidP="00F42D78"/>
    <w:p w:rsidR="00F42D78" w:rsidRPr="0073500C" w:rsidRDefault="00F42D78" w:rsidP="00F42D78">
      <w:r w:rsidRPr="0073500C">
        <w:t>The modulation of a new machine or line software normally is made in compliance with the followed rules:</w:t>
      </w:r>
    </w:p>
    <w:p w:rsidR="00F42D78" w:rsidRPr="0073500C" w:rsidRDefault="00F42D78" w:rsidP="00F42D78"/>
    <w:p w:rsidR="00946BF2" w:rsidRPr="0073500C" w:rsidRDefault="00946BF2" w:rsidP="00F42D78">
      <w:r w:rsidRPr="0073500C">
        <w:t>Level -1 (Driver):</w:t>
      </w:r>
    </w:p>
    <w:p w:rsidR="00F42D78" w:rsidRPr="0073500C" w:rsidRDefault="00946BF2" w:rsidP="00F42D78">
      <w:pPr>
        <w:pStyle w:val="Listenabsatz"/>
        <w:numPr>
          <w:ilvl w:val="0"/>
          <w:numId w:val="10"/>
        </w:numPr>
      </w:pPr>
      <w:r w:rsidRPr="0073500C">
        <w:t>Device</w:t>
      </w:r>
      <w:r w:rsidR="00F42D78" w:rsidRPr="0073500C">
        <w:t xml:space="preserve"> with bus protocols, sequences </w:t>
      </w:r>
      <w:r w:rsidRPr="0073500C">
        <w:t>and other complex component</w:t>
      </w:r>
    </w:p>
    <w:p w:rsidR="00946BF2" w:rsidRPr="0073500C" w:rsidRDefault="00946BF2" w:rsidP="00F42D78">
      <w:pPr>
        <w:pStyle w:val="Listenabsatz"/>
        <w:numPr>
          <w:ilvl w:val="0"/>
          <w:numId w:val="10"/>
        </w:numPr>
      </w:pPr>
      <w:r w:rsidRPr="0073500C">
        <w:t>No application logic</w:t>
      </w:r>
    </w:p>
    <w:p w:rsidR="00946BF2" w:rsidRPr="0073500C" w:rsidRDefault="00946BF2" w:rsidP="00F42D78">
      <w:pPr>
        <w:pStyle w:val="Listenabsatz"/>
        <w:numPr>
          <w:ilvl w:val="0"/>
          <w:numId w:val="10"/>
        </w:numPr>
      </w:pPr>
      <w:r w:rsidRPr="0073500C">
        <w:t>Usable for all automation software which is using this device</w:t>
      </w:r>
    </w:p>
    <w:p w:rsidR="00926A86" w:rsidRPr="0073500C" w:rsidRDefault="00946BF2" w:rsidP="00946BF2">
      <w:pPr>
        <w:ind w:left="360"/>
      </w:pPr>
      <w:proofErr w:type="spellStart"/>
      <w:r w:rsidRPr="0073500C">
        <w:t>p.e.</w:t>
      </w:r>
      <w:proofErr w:type="spellEnd"/>
      <w:r w:rsidRPr="0073500C">
        <w:t xml:space="preserve">:  TCP-communication to a device, servo drive </w:t>
      </w:r>
      <w:proofErr w:type="spellStart"/>
      <w:r w:rsidRPr="0073500C">
        <w:t>siemens</w:t>
      </w:r>
      <w:proofErr w:type="spellEnd"/>
      <w:r w:rsidRPr="0073500C">
        <w:t>, servo drive SEW, USB device</w:t>
      </w:r>
    </w:p>
    <w:p w:rsidR="00946BF2" w:rsidRPr="0073500C" w:rsidRDefault="00946BF2" w:rsidP="00946BF2">
      <w:pPr>
        <w:ind w:left="360"/>
      </w:pPr>
    </w:p>
    <w:p w:rsidR="00946BF2" w:rsidRPr="0073500C" w:rsidRDefault="00946BF2" w:rsidP="00946BF2">
      <w:r w:rsidRPr="0073500C">
        <w:t>Level 0 (Element):</w:t>
      </w:r>
    </w:p>
    <w:p w:rsidR="00946BF2" w:rsidRPr="0073500C" w:rsidRDefault="00946BF2" w:rsidP="00946BF2">
      <w:pPr>
        <w:pStyle w:val="Listenabsatz"/>
        <w:numPr>
          <w:ilvl w:val="0"/>
          <w:numId w:val="10"/>
        </w:numPr>
      </w:pPr>
      <w:r w:rsidRPr="0073500C">
        <w:t>Functional actor-/sensor group</w:t>
      </w:r>
      <w:r w:rsidR="00CB798F" w:rsidRPr="0073500C">
        <w:t xml:space="preserve"> (mechanical and electrical)</w:t>
      </w:r>
    </w:p>
    <w:p w:rsidR="00946BF2" w:rsidRPr="0073500C" w:rsidRDefault="00946BF2" w:rsidP="00946BF2">
      <w:pPr>
        <w:pStyle w:val="Listenabsatz"/>
        <w:numPr>
          <w:ilvl w:val="0"/>
          <w:numId w:val="10"/>
        </w:numPr>
      </w:pPr>
      <w:r w:rsidRPr="0073500C">
        <w:t>Application logic to control driver</w:t>
      </w:r>
    </w:p>
    <w:p w:rsidR="00946BF2" w:rsidRPr="0073500C" w:rsidRDefault="00946BF2" w:rsidP="00946BF2">
      <w:pPr>
        <w:pStyle w:val="Listenabsatz"/>
        <w:numPr>
          <w:ilvl w:val="0"/>
          <w:numId w:val="10"/>
        </w:numPr>
      </w:pPr>
      <w:r w:rsidRPr="0073500C">
        <w:t>Manual commands for single movement or other action needed</w:t>
      </w:r>
    </w:p>
    <w:p w:rsidR="00946BF2" w:rsidRPr="0073500C" w:rsidRDefault="00946BF2" w:rsidP="00946BF2">
      <w:pPr>
        <w:ind w:left="360"/>
      </w:pPr>
      <w:proofErr w:type="spellStart"/>
      <w:r w:rsidRPr="0073500C">
        <w:t>p.e.</w:t>
      </w:r>
      <w:proofErr w:type="spellEnd"/>
      <w:r w:rsidRPr="0073500C">
        <w:t xml:space="preserve">: </w:t>
      </w:r>
      <w:r w:rsidR="00CB798F" w:rsidRPr="0073500C">
        <w:t>cylinder (</w:t>
      </w:r>
      <w:r w:rsidRPr="0073500C">
        <w:t xml:space="preserve">2 end switch, 2 pneumatic valve), motor (overload feedback, contact feedback, main contact), servo </w:t>
      </w:r>
      <w:r w:rsidR="00CB798F" w:rsidRPr="0073500C">
        <w:t>axis (</w:t>
      </w:r>
      <w:r w:rsidRPr="0073500C">
        <w:t>control driver, home sequence, parameter settings, jog, positioning</w:t>
      </w:r>
      <w:r w:rsidR="00EF2152" w:rsidRPr="0073500C">
        <w:t>, error</w:t>
      </w:r>
      <w:r w:rsidR="00CB798F" w:rsidRPr="0073500C">
        <w:t xml:space="preserve"> </w:t>
      </w:r>
      <w:r w:rsidR="00EF2152" w:rsidRPr="0073500C">
        <w:t>handling</w:t>
      </w:r>
      <w:r w:rsidRPr="0073500C">
        <w:t>)</w:t>
      </w:r>
    </w:p>
    <w:p w:rsidR="00946BF2" w:rsidRPr="0073500C" w:rsidRDefault="00946BF2" w:rsidP="000902F8"/>
    <w:p w:rsidR="00946BF2" w:rsidRPr="0073500C" w:rsidRDefault="00946BF2" w:rsidP="00946BF2">
      <w:r w:rsidRPr="0073500C">
        <w:t xml:space="preserve">Level </w:t>
      </w:r>
      <w:r w:rsidR="00EF2152" w:rsidRPr="0073500C">
        <w:t>1</w:t>
      </w:r>
      <w:r w:rsidRPr="0073500C">
        <w:t xml:space="preserve"> (Element</w:t>
      </w:r>
      <w:r w:rsidR="00EF2152" w:rsidRPr="0073500C">
        <w:t xml:space="preserve"> group</w:t>
      </w:r>
      <w:r w:rsidRPr="0073500C">
        <w:t>):</w:t>
      </w:r>
    </w:p>
    <w:p w:rsidR="00946BF2" w:rsidRPr="0073500C" w:rsidRDefault="00EF2152" w:rsidP="00946BF2">
      <w:pPr>
        <w:pStyle w:val="Listenabsatz"/>
        <w:numPr>
          <w:ilvl w:val="0"/>
          <w:numId w:val="10"/>
        </w:numPr>
      </w:pPr>
      <w:r w:rsidRPr="0073500C">
        <w:t>Sequence controlling of elements</w:t>
      </w:r>
    </w:p>
    <w:p w:rsidR="00946BF2" w:rsidRPr="0073500C" w:rsidRDefault="00EF2152" w:rsidP="00946BF2">
      <w:pPr>
        <w:pStyle w:val="Listenabsatz"/>
        <w:numPr>
          <w:ilvl w:val="0"/>
          <w:numId w:val="10"/>
        </w:numPr>
      </w:pPr>
      <w:r w:rsidRPr="0073500C">
        <w:t xml:space="preserve">Abstract simple sequences </w:t>
      </w:r>
    </w:p>
    <w:p w:rsidR="00946BF2" w:rsidRPr="0073500C" w:rsidRDefault="00EF2152" w:rsidP="00946BF2">
      <w:pPr>
        <w:pStyle w:val="Listenabsatz"/>
        <w:numPr>
          <w:ilvl w:val="0"/>
          <w:numId w:val="10"/>
        </w:numPr>
      </w:pPr>
      <w:r w:rsidRPr="0073500C">
        <w:t>Semiautomatic or manual commands for tests</w:t>
      </w:r>
    </w:p>
    <w:p w:rsidR="00EF2152" w:rsidRPr="0073500C" w:rsidRDefault="00EF2152" w:rsidP="00946BF2">
      <w:pPr>
        <w:pStyle w:val="Listenabsatz"/>
        <w:numPr>
          <w:ilvl w:val="0"/>
          <w:numId w:val="10"/>
        </w:numPr>
      </w:pPr>
      <w:r w:rsidRPr="0073500C">
        <w:t>Reduces number of interfaces to control from module controller (divide and conquer)</w:t>
      </w:r>
    </w:p>
    <w:p w:rsidR="00EF2152" w:rsidRPr="0073500C" w:rsidRDefault="00EF2152" w:rsidP="00EF2152">
      <w:pPr>
        <w:ind w:left="360"/>
      </w:pPr>
      <w:proofErr w:type="spellStart"/>
      <w:r w:rsidRPr="0073500C">
        <w:t>p.e.</w:t>
      </w:r>
      <w:proofErr w:type="spellEnd"/>
      <w:r w:rsidRPr="0073500C">
        <w:t>: pick and place</w:t>
      </w:r>
      <w:r w:rsidR="00CB798F" w:rsidRPr="0073500C">
        <w:t xml:space="preserve"> sequences</w:t>
      </w:r>
    </w:p>
    <w:p w:rsidR="00946BF2" w:rsidRPr="0073500C" w:rsidRDefault="00946BF2" w:rsidP="000902F8"/>
    <w:p w:rsidR="00EF2152" w:rsidRPr="0073500C" w:rsidRDefault="00EF2152" w:rsidP="00EF2152">
      <w:r w:rsidRPr="0073500C">
        <w:t>Level 2 (Module):</w:t>
      </w:r>
    </w:p>
    <w:p w:rsidR="00CB798F" w:rsidRPr="0073500C" w:rsidRDefault="00CB798F" w:rsidP="00CB798F">
      <w:pPr>
        <w:pStyle w:val="Listenabsatz"/>
        <w:numPr>
          <w:ilvl w:val="0"/>
          <w:numId w:val="11"/>
        </w:numPr>
      </w:pPr>
      <w:r w:rsidRPr="0073500C">
        <w:t>Functional part of machine or line</w:t>
      </w:r>
    </w:p>
    <w:p w:rsidR="00CB798F" w:rsidRPr="0073500C" w:rsidRDefault="00CB798F" w:rsidP="00CB798F">
      <w:pPr>
        <w:pStyle w:val="Listenabsatz"/>
        <w:numPr>
          <w:ilvl w:val="0"/>
          <w:numId w:val="11"/>
        </w:numPr>
      </w:pPr>
      <w:r w:rsidRPr="0073500C">
        <w:t>Semiautomatic local functionality</w:t>
      </w:r>
    </w:p>
    <w:p w:rsidR="00CB798F" w:rsidRPr="0073500C" w:rsidRDefault="00CB798F" w:rsidP="00CB798F">
      <w:pPr>
        <w:ind w:left="360"/>
      </w:pPr>
      <w:proofErr w:type="spellStart"/>
      <w:r w:rsidRPr="0073500C">
        <w:t>p.e.</w:t>
      </w:r>
      <w:proofErr w:type="spellEnd"/>
      <w:r w:rsidRPr="0073500C">
        <w:t>: loading station, UV-device, inlet transport system</w:t>
      </w:r>
    </w:p>
    <w:p w:rsidR="00CB798F" w:rsidRPr="0073500C" w:rsidRDefault="00CB798F" w:rsidP="00CB798F"/>
    <w:p w:rsidR="00CB798F" w:rsidRPr="0073500C" w:rsidRDefault="00CB798F" w:rsidP="00CB798F">
      <w:r w:rsidRPr="0073500C">
        <w:t>Level 3 (Module group):</w:t>
      </w:r>
    </w:p>
    <w:p w:rsidR="00CB798F" w:rsidRPr="0073500C" w:rsidRDefault="00CB798F" w:rsidP="00CB798F">
      <w:pPr>
        <w:pStyle w:val="Listenabsatz"/>
        <w:numPr>
          <w:ilvl w:val="0"/>
          <w:numId w:val="11"/>
        </w:numPr>
      </w:pPr>
      <w:r w:rsidRPr="0073500C">
        <w:t>Functional part of machine or line</w:t>
      </w:r>
    </w:p>
    <w:p w:rsidR="00CB798F" w:rsidRPr="0073500C" w:rsidRDefault="00CB798F" w:rsidP="00CB798F">
      <w:pPr>
        <w:pStyle w:val="Listenabsatz"/>
        <w:numPr>
          <w:ilvl w:val="0"/>
          <w:numId w:val="11"/>
        </w:numPr>
      </w:pPr>
      <w:r w:rsidRPr="0073500C">
        <w:t>Semiautomatic local functionality</w:t>
      </w:r>
    </w:p>
    <w:p w:rsidR="00CB798F" w:rsidRPr="0073500C" w:rsidRDefault="00CB798F" w:rsidP="00CB798F">
      <w:pPr>
        <w:ind w:left="360"/>
      </w:pPr>
      <w:proofErr w:type="spellStart"/>
      <w:r w:rsidRPr="0073500C">
        <w:t>p.e.</w:t>
      </w:r>
      <w:proofErr w:type="spellEnd"/>
      <w:r w:rsidRPr="0073500C">
        <w:t>: transport system, in line machine 1</w:t>
      </w:r>
    </w:p>
    <w:p w:rsidR="00CB798F" w:rsidRPr="0073500C" w:rsidRDefault="00CB798F" w:rsidP="00CB798F"/>
    <w:p w:rsidR="00CB798F" w:rsidRPr="0073500C" w:rsidRDefault="00CB798F" w:rsidP="00CB798F">
      <w:r w:rsidRPr="0073500C">
        <w:t>Level 4</w:t>
      </w:r>
      <w:r w:rsidR="009D572D" w:rsidRPr="0073500C">
        <w:t xml:space="preserve"> </w:t>
      </w:r>
      <w:r w:rsidRPr="0073500C">
        <w:t>(</w:t>
      </w:r>
      <w:r w:rsidR="006F494B" w:rsidRPr="0073500C">
        <w:t>Main</w:t>
      </w:r>
      <w:r w:rsidRPr="0073500C">
        <w:t>)</w:t>
      </w:r>
    </w:p>
    <w:p w:rsidR="006F494B" w:rsidRPr="0073500C" w:rsidRDefault="009D572D" w:rsidP="006F494B">
      <w:pPr>
        <w:pStyle w:val="Listenabsatz"/>
        <w:numPr>
          <w:ilvl w:val="0"/>
          <w:numId w:val="12"/>
        </w:numPr>
      </w:pPr>
      <w:r w:rsidRPr="0073500C">
        <w:t>Master controller (top of hierarchy)</w:t>
      </w:r>
    </w:p>
    <w:p w:rsidR="009D572D" w:rsidRPr="0073500C" w:rsidRDefault="009D572D" w:rsidP="009D572D">
      <w:pPr>
        <w:pStyle w:val="Listenabsatz"/>
        <w:numPr>
          <w:ilvl w:val="0"/>
          <w:numId w:val="12"/>
        </w:numPr>
      </w:pPr>
      <w:r w:rsidRPr="0073500C">
        <w:t>Handles start/stop in automatic mode</w:t>
      </w:r>
    </w:p>
    <w:p w:rsidR="00EF2152" w:rsidRPr="0073500C" w:rsidRDefault="00CB798F" w:rsidP="00CB798F">
      <w:r w:rsidRPr="0073500C">
        <w:t xml:space="preserve"> </w:t>
      </w:r>
    </w:p>
    <w:p w:rsidR="005C37C8" w:rsidRDefault="005C37C8" w:rsidP="00CB798F">
      <w:r w:rsidRPr="0073500C">
        <w:t>Example of a controller tree drawing:</w:t>
      </w:r>
    </w:p>
    <w:p w:rsidR="00C25A27" w:rsidRPr="0073500C" w:rsidRDefault="00C25A27" w:rsidP="00CB798F"/>
    <w:p w:rsidR="009D572D" w:rsidRPr="0073500C" w:rsidRDefault="00C25A27" w:rsidP="00CB798F">
      <w:r>
        <w:object w:dxaOrig="14198" w:dyaOrig="8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278.85pt" o:ole="">
            <v:imagedata r:id="rId18" o:title=""/>
          </v:shape>
          <o:OLEObject Type="Embed" ProgID="Visio.Drawing.11" ShapeID="_x0000_i1025" DrawAspect="Content" ObjectID="_1448110352" r:id="rId19"/>
        </w:object>
      </w:r>
    </w:p>
    <w:p w:rsidR="005C37C8" w:rsidRPr="0073500C" w:rsidRDefault="005C37C8" w:rsidP="00CB798F"/>
    <w:p w:rsidR="005C37C8" w:rsidRPr="0073500C" w:rsidRDefault="005C37C8" w:rsidP="005C37C8">
      <w:pPr>
        <w:pStyle w:val="berschrift2"/>
      </w:pPr>
      <w:bookmarkStart w:id="114" w:name="_Toc374359324"/>
      <w:r w:rsidRPr="0073500C">
        <w:t>Controller</w:t>
      </w:r>
      <w:bookmarkEnd w:id="114"/>
    </w:p>
    <w:p w:rsidR="005C37C8" w:rsidRPr="0073500C" w:rsidRDefault="006B3DAF" w:rsidP="005C37C8">
      <w:r w:rsidRPr="0073500C">
        <w:t>Every</w:t>
      </w:r>
      <w:r w:rsidR="005C37C8" w:rsidRPr="0073500C">
        <w:t xml:space="preserve"> controller has a fix interface </w:t>
      </w:r>
      <w:r w:rsidRPr="0073500C">
        <w:t>structure</w:t>
      </w:r>
      <w:r w:rsidR="005C37C8" w:rsidRPr="0073500C">
        <w:t xml:space="preserve"> which is common. So it is possible to access this interface from everywhere to send commands or </w:t>
      </w:r>
      <w:r w:rsidR="007F25D3" w:rsidRPr="0073500C">
        <w:t xml:space="preserve">to </w:t>
      </w:r>
      <w:r w:rsidR="005C37C8" w:rsidRPr="0073500C">
        <w:t xml:space="preserve">get the actual state of a controller. </w:t>
      </w:r>
    </w:p>
    <w:p w:rsidR="0032462A" w:rsidRPr="0073500C" w:rsidRDefault="0032462A" w:rsidP="0032462A">
      <w:pPr>
        <w:rPr>
          <w:color w:val="1F497D"/>
        </w:rPr>
      </w:pPr>
    </w:p>
    <w:p w:rsidR="0032462A" w:rsidRPr="0073500C" w:rsidRDefault="007F25D3" w:rsidP="007F25D3">
      <w:r w:rsidRPr="0073500C">
        <w:t>Controllers are implemented as</w:t>
      </w:r>
      <w:r w:rsidR="0032462A" w:rsidRPr="0073500C">
        <w:t xml:space="preserve"> FUB’s</w:t>
      </w:r>
      <w:r w:rsidRPr="0073500C">
        <w:t>. A FUB represent a class of a controller typ. The FUB instance called in a program represents the final implementation of a controller.</w:t>
      </w:r>
      <w:r w:rsidR="00670FBC" w:rsidRPr="0073500C">
        <w:t xml:space="preserve"> The definition of a base controller (</w:t>
      </w:r>
      <w:proofErr w:type="spellStart"/>
      <w:r w:rsidR="00670FBC" w:rsidRPr="0073500C">
        <w:t>FB_CtrlBase</w:t>
      </w:r>
      <w:proofErr w:type="spellEnd"/>
      <w:r w:rsidR="00670FBC" w:rsidRPr="0073500C">
        <w:t>) allows defining the principal structure and implementation of a controller. A new controller is always inherited from the base controller or one of his Inheritances. So basic changes in command handling per example will only be changed in the base controller.</w:t>
      </w:r>
      <w:r w:rsidR="00393B62" w:rsidRPr="0073500C">
        <w:t xml:space="preserve"> To get the possibility to override and exceed the functionality of the base controller most of the functions are in methods resolved.</w:t>
      </w:r>
    </w:p>
    <w:p w:rsidR="00B10DFC" w:rsidRPr="0073500C" w:rsidRDefault="00B10DFC" w:rsidP="007F25D3"/>
    <w:p w:rsidR="00B10DFC" w:rsidRPr="0073500C" w:rsidRDefault="00B10DFC" w:rsidP="007F25D3">
      <w:r w:rsidRPr="0073500C">
        <w:t>Basic concept:</w:t>
      </w:r>
    </w:p>
    <w:p w:rsidR="00B10DFC" w:rsidRPr="0073500C" w:rsidRDefault="00B10DFC" w:rsidP="007F25D3">
      <w:r w:rsidRPr="0073500C">
        <w:t xml:space="preserve">The </w:t>
      </w:r>
      <w:proofErr w:type="spellStart"/>
      <w:r w:rsidRPr="0073500C">
        <w:t>FB_Ctrl_Base</w:t>
      </w:r>
      <w:proofErr w:type="spellEnd"/>
      <w:r w:rsidRPr="0073500C">
        <w:t xml:space="preserve"> imple</w:t>
      </w:r>
      <w:r w:rsidR="006B3DAF" w:rsidRPr="0073500C">
        <w:t xml:space="preserve">ments the Interface </w:t>
      </w:r>
      <w:proofErr w:type="spellStart"/>
      <w:r w:rsidR="006B3DAF" w:rsidRPr="0073500C">
        <w:t>I_CtrlBase</w:t>
      </w:r>
      <w:proofErr w:type="spellEnd"/>
      <w:r w:rsidR="006B3DAF" w:rsidRPr="0073500C">
        <w:t xml:space="preserve">. </w:t>
      </w:r>
      <w:r w:rsidRPr="0073500C">
        <w:t>In the followed overview the most important methods and their call</w:t>
      </w:r>
      <w:r w:rsidR="006B3DAF" w:rsidRPr="0073500C">
        <w:t>s</w:t>
      </w:r>
      <w:r w:rsidRPr="0073500C">
        <w:t xml:space="preserve"> are designed. The blue ones are protected</w:t>
      </w:r>
      <w:r w:rsidR="006B3DAF" w:rsidRPr="0073500C">
        <w:t>. S</w:t>
      </w:r>
      <w:r w:rsidRPr="0073500C">
        <w:t>o no public access is possible, but overload after inherits is possible. The green methods are for public call</w:t>
      </w:r>
      <w:r w:rsidR="006B3DAF" w:rsidRPr="0073500C">
        <w:t>s</w:t>
      </w:r>
      <w:r w:rsidRPr="0073500C">
        <w:t xml:space="preserve"> </w:t>
      </w:r>
      <w:r w:rsidR="006B3DAF" w:rsidRPr="0073500C">
        <w:t>on this way</w:t>
      </w:r>
      <w:r w:rsidRPr="0073500C">
        <w:t xml:space="preserve"> it’s possible to read out </w:t>
      </w:r>
      <w:r w:rsidR="006B3DAF" w:rsidRPr="0073500C">
        <w:t xml:space="preserve">the </w:t>
      </w:r>
      <w:r w:rsidRPr="0073500C">
        <w:t xml:space="preserve">FUB instance or common interface for public accessible arrays. </w:t>
      </w:r>
      <w:r w:rsidR="006E31D3" w:rsidRPr="0073500C">
        <w:t xml:space="preserve">The state methods have the fix prefix </w:t>
      </w:r>
      <w:proofErr w:type="spellStart"/>
      <w:r w:rsidR="006E31D3" w:rsidRPr="0073500C">
        <w:t>sta</w:t>
      </w:r>
      <w:proofErr w:type="spellEnd"/>
      <w:r w:rsidR="006E31D3" w:rsidRPr="0073500C">
        <w:t>_.</w:t>
      </w:r>
    </w:p>
    <w:p w:rsidR="00B10DFC" w:rsidRPr="0073500C" w:rsidRDefault="00A4382C" w:rsidP="007F25D3">
      <w:r w:rsidRPr="0073500C">
        <w:object w:dxaOrig="18045" w:dyaOrig="12263">
          <v:shape id="_x0000_i1026" type="#_x0000_t75" style="width:467.35pt;height:317.6pt" o:ole="">
            <v:imagedata r:id="rId20" o:title=""/>
          </v:shape>
          <o:OLEObject Type="Embed" ProgID="Visio.Drawing.11" ShapeID="_x0000_i1026" DrawAspect="Content" ObjectID="_1448110353" r:id="rId21"/>
        </w:object>
      </w:r>
    </w:p>
    <w:p w:rsidR="00572BD2" w:rsidRPr="0073500C" w:rsidRDefault="00572BD2" w:rsidP="007F25D3"/>
    <w:p w:rsidR="00670FBC" w:rsidRPr="0073500C" w:rsidRDefault="00670FBC" w:rsidP="00670FBC">
      <w:pPr>
        <w:pStyle w:val="berschrift3"/>
      </w:pPr>
      <w:bookmarkStart w:id="115" w:name="_Toc374359325"/>
      <w:r w:rsidRPr="0073500C">
        <w:t>Common Interface (</w:t>
      </w:r>
      <w:proofErr w:type="spellStart"/>
      <w:r w:rsidRPr="0073500C">
        <w:t>CIf</w:t>
      </w:r>
      <w:proofErr w:type="spellEnd"/>
      <w:r w:rsidRPr="0073500C">
        <w:t>)</w:t>
      </w:r>
      <w:bookmarkEnd w:id="115"/>
    </w:p>
    <w:p w:rsidR="00670FBC" w:rsidRPr="0073500C" w:rsidRDefault="00670FBC" w:rsidP="007F25D3">
      <w:r w:rsidRPr="0073500C">
        <w:t>Because this</w:t>
      </w:r>
      <w:r w:rsidR="00572BD2" w:rsidRPr="0073500C">
        <w:t xml:space="preserve"> </w:t>
      </w:r>
      <w:proofErr w:type="spellStart"/>
      <w:r w:rsidR="00572BD2" w:rsidRPr="0073500C">
        <w:t>struct</w:t>
      </w:r>
      <w:proofErr w:type="spellEnd"/>
      <w:r w:rsidR="00572BD2" w:rsidRPr="0073500C">
        <w:t xml:space="preserve"> is </w:t>
      </w:r>
      <w:r w:rsidRPr="0073500C">
        <w:t>implemented and defined in the base controller (</w:t>
      </w:r>
      <w:proofErr w:type="spellStart"/>
      <w:r w:rsidRPr="0073500C">
        <w:t>FB_CtrlBase</w:t>
      </w:r>
      <w:proofErr w:type="spellEnd"/>
      <w:r w:rsidRPr="0073500C">
        <w:t xml:space="preserve">) every controller inherits this common structure. </w:t>
      </w:r>
    </w:p>
    <w:p w:rsidR="00572BD2" w:rsidRPr="0073500C" w:rsidRDefault="00572BD2" w:rsidP="00572BD2">
      <w:proofErr w:type="spellStart"/>
      <w:r w:rsidRPr="0073500C">
        <w:t>T_Ctrl_</w:t>
      </w:r>
      <w:proofErr w:type="gramStart"/>
      <w:r w:rsidRPr="0073500C">
        <w:t>CIf</w:t>
      </w:r>
      <w:proofErr w:type="spellEnd"/>
      <w:r w:rsidRPr="0073500C">
        <w:t xml:space="preserve"> :</w:t>
      </w:r>
      <w:proofErr w:type="gramEnd"/>
    </w:p>
    <w:p w:rsidR="00572BD2" w:rsidRPr="0073500C" w:rsidRDefault="00572BD2" w:rsidP="00572BD2">
      <w:r w:rsidRPr="0073500C">
        <w:tab/>
        <w:t xml:space="preserve">Job: </w:t>
      </w:r>
      <w:proofErr w:type="spellStart"/>
      <w:r w:rsidRPr="0073500C">
        <w:t>T_Ctrl_Job</w:t>
      </w:r>
      <w:proofErr w:type="spellEnd"/>
      <w:r w:rsidRPr="0073500C">
        <w:t>;</w:t>
      </w:r>
    </w:p>
    <w:p w:rsidR="00572BD2" w:rsidRPr="006C3932" w:rsidRDefault="00572BD2" w:rsidP="00572BD2">
      <w:pPr>
        <w:rPr>
          <w:lang w:val="fr-CH"/>
          <w:rPrChange w:id="116" w:author="Michael Rütsche" w:date="2013-10-10T11:21:00Z">
            <w:rPr/>
          </w:rPrChange>
        </w:rPr>
      </w:pPr>
      <w:r w:rsidRPr="0073500C">
        <w:tab/>
      </w:r>
      <w:r w:rsidRPr="006C3932">
        <w:rPr>
          <w:lang w:val="fr-CH"/>
          <w:rPrChange w:id="117" w:author="Michael Rütsche" w:date="2013-10-10T11:21:00Z">
            <w:rPr/>
          </w:rPrChange>
        </w:rPr>
        <w:t xml:space="preserve">Info: </w:t>
      </w:r>
      <w:proofErr w:type="spellStart"/>
      <w:r w:rsidRPr="006C3932">
        <w:rPr>
          <w:lang w:val="fr-CH"/>
          <w:rPrChange w:id="118" w:author="Michael Rütsche" w:date="2013-10-10T11:21:00Z">
            <w:rPr/>
          </w:rPrChange>
        </w:rPr>
        <w:t>T_Ctrl_Info</w:t>
      </w:r>
      <w:proofErr w:type="spellEnd"/>
      <w:r w:rsidRPr="006C3932">
        <w:rPr>
          <w:lang w:val="fr-CH"/>
          <w:rPrChange w:id="119" w:author="Michael Rütsche" w:date="2013-10-10T11:21:00Z">
            <w:rPr/>
          </w:rPrChange>
        </w:rPr>
        <w:t>;</w:t>
      </w:r>
    </w:p>
    <w:p w:rsidR="00572BD2" w:rsidRPr="006C3932" w:rsidRDefault="00572BD2" w:rsidP="00572BD2">
      <w:pPr>
        <w:rPr>
          <w:lang w:val="fr-CH"/>
          <w:rPrChange w:id="120" w:author="Michael Rütsche" w:date="2013-10-10T11:21:00Z">
            <w:rPr/>
          </w:rPrChange>
        </w:rPr>
      </w:pPr>
      <w:r w:rsidRPr="006C3932">
        <w:rPr>
          <w:lang w:val="fr-CH"/>
          <w:rPrChange w:id="121" w:author="Michael Rütsche" w:date="2013-10-10T11:21:00Z">
            <w:rPr/>
          </w:rPrChange>
        </w:rPr>
        <w:tab/>
        <w:t xml:space="preserve">Config: </w:t>
      </w:r>
      <w:proofErr w:type="spellStart"/>
      <w:r w:rsidRPr="006C3932">
        <w:rPr>
          <w:lang w:val="fr-CH"/>
          <w:rPrChange w:id="122" w:author="Michael Rütsche" w:date="2013-10-10T11:21:00Z">
            <w:rPr/>
          </w:rPrChange>
        </w:rPr>
        <w:t>T_Ctrl_Config</w:t>
      </w:r>
      <w:proofErr w:type="spellEnd"/>
      <w:r w:rsidRPr="006C3932">
        <w:rPr>
          <w:lang w:val="fr-CH"/>
          <w:rPrChange w:id="123" w:author="Michael Rütsche" w:date="2013-10-10T11:21:00Z">
            <w:rPr/>
          </w:rPrChange>
        </w:rPr>
        <w:t>;</w:t>
      </w:r>
    </w:p>
    <w:p w:rsidR="00572BD2" w:rsidRPr="006C3932" w:rsidRDefault="00572BD2" w:rsidP="00572BD2">
      <w:pPr>
        <w:rPr>
          <w:lang w:val="fr-CH"/>
          <w:rPrChange w:id="124" w:author="Michael Rütsche" w:date="2013-10-10T11:21:00Z">
            <w:rPr/>
          </w:rPrChange>
        </w:rPr>
      </w:pPr>
    </w:p>
    <w:p w:rsidR="00572BD2" w:rsidRPr="0073500C" w:rsidRDefault="00572BD2" w:rsidP="00572BD2">
      <w:proofErr w:type="spellStart"/>
      <w:r w:rsidRPr="0073500C">
        <w:t>T_Ctrl_</w:t>
      </w:r>
      <w:proofErr w:type="gramStart"/>
      <w:r w:rsidRPr="0073500C">
        <w:t>Job</w:t>
      </w:r>
      <w:proofErr w:type="spellEnd"/>
      <w:r w:rsidRPr="0073500C">
        <w:t xml:space="preserve"> :</w:t>
      </w:r>
      <w:proofErr w:type="gramEnd"/>
    </w:p>
    <w:p w:rsidR="00572BD2" w:rsidRPr="0073500C" w:rsidRDefault="00572BD2" w:rsidP="00572BD2">
      <w:r w:rsidRPr="0073500C">
        <w:tab/>
        <w:t xml:space="preserve">/// mode if mode = AUTO -&gt; </w:t>
      </w:r>
      <w:proofErr w:type="spellStart"/>
      <w:r w:rsidRPr="0073500C">
        <w:t>ACmd</w:t>
      </w:r>
      <w:proofErr w:type="spellEnd"/>
      <w:r w:rsidRPr="0073500C">
        <w:t xml:space="preserve"> will be used, otherwise the </w:t>
      </w:r>
      <w:proofErr w:type="spellStart"/>
      <w:r w:rsidRPr="0073500C">
        <w:t>MCmd</w:t>
      </w:r>
      <w:proofErr w:type="spellEnd"/>
      <w:r w:rsidRPr="0073500C">
        <w:t xml:space="preserve"> channel is open</w:t>
      </w:r>
    </w:p>
    <w:p w:rsidR="00572BD2" w:rsidRPr="0073500C" w:rsidRDefault="00572BD2" w:rsidP="00572BD2">
      <w:r w:rsidRPr="0073500C">
        <w:tab/>
      </w:r>
      <w:proofErr w:type="spellStart"/>
      <w:proofErr w:type="gramStart"/>
      <w:r w:rsidRPr="0073500C">
        <w:t>eMode</w:t>
      </w:r>
      <w:proofErr w:type="spellEnd"/>
      <w:proofErr w:type="gramEnd"/>
      <w:r w:rsidRPr="0073500C">
        <w:t xml:space="preserve">: </w:t>
      </w:r>
      <w:proofErr w:type="spellStart"/>
      <w:r w:rsidRPr="0073500C">
        <w:t>E_Mode</w:t>
      </w:r>
      <w:proofErr w:type="spellEnd"/>
      <w:r w:rsidRPr="0073500C">
        <w:t>;</w:t>
      </w:r>
    </w:p>
    <w:p w:rsidR="00572BD2" w:rsidRPr="0073500C" w:rsidRDefault="00572BD2" w:rsidP="00572BD2">
      <w:r w:rsidRPr="0073500C">
        <w:tab/>
        <w:t>/// automatic command from parent ctrl</w:t>
      </w:r>
    </w:p>
    <w:p w:rsidR="00572BD2" w:rsidRPr="0073500C" w:rsidRDefault="00C25A27" w:rsidP="00572BD2">
      <w:r>
        <w:tab/>
      </w:r>
      <w:proofErr w:type="spellStart"/>
      <w:proofErr w:type="gramStart"/>
      <w:r>
        <w:t>intACmd</w:t>
      </w:r>
      <w:proofErr w:type="spellEnd"/>
      <w:proofErr w:type="gramEnd"/>
      <w:r>
        <w:t>: INT</w:t>
      </w:r>
      <w:r w:rsidR="00572BD2" w:rsidRPr="0073500C">
        <w:t>;</w:t>
      </w:r>
    </w:p>
    <w:p w:rsidR="00572BD2" w:rsidRPr="0073500C" w:rsidRDefault="00572BD2" w:rsidP="00572BD2">
      <w:r w:rsidRPr="0073500C">
        <w:tab/>
      </w:r>
      <w:proofErr w:type="gramStart"/>
      <w:r w:rsidRPr="0073500C">
        <w:t xml:space="preserve">/// manual command from UI </w:t>
      </w:r>
      <w:proofErr w:type="spellStart"/>
      <w:r w:rsidRPr="0073500C">
        <w:t>p.e.</w:t>
      </w:r>
      <w:proofErr w:type="spellEnd"/>
      <w:proofErr w:type="gramEnd"/>
    </w:p>
    <w:p w:rsidR="00572BD2" w:rsidRDefault="00C25A27" w:rsidP="00572BD2">
      <w:r>
        <w:tab/>
      </w:r>
      <w:proofErr w:type="spellStart"/>
      <w:proofErr w:type="gramStart"/>
      <w:r>
        <w:t>intMCmd</w:t>
      </w:r>
      <w:proofErr w:type="spellEnd"/>
      <w:proofErr w:type="gramEnd"/>
      <w:r>
        <w:t>: INT</w:t>
      </w:r>
      <w:r w:rsidR="00572BD2" w:rsidRPr="0073500C">
        <w:t>;</w:t>
      </w:r>
    </w:p>
    <w:p w:rsidR="00C25A27" w:rsidRDefault="00C25A27" w:rsidP="00C25A27">
      <w:pPr>
        <w:ind w:firstLine="709"/>
      </w:pPr>
      <w:r>
        <w:t xml:space="preserve">//active </w:t>
      </w:r>
      <w:proofErr w:type="spellStart"/>
      <w:r>
        <w:t>cmd</w:t>
      </w:r>
      <w:proofErr w:type="spellEnd"/>
    </w:p>
    <w:p w:rsidR="00C25A27" w:rsidRDefault="00C25A27" w:rsidP="00C25A27">
      <w:r>
        <w:tab/>
      </w:r>
      <w:proofErr w:type="spellStart"/>
      <w:proofErr w:type="gramStart"/>
      <w:r>
        <w:t>strCmd</w:t>
      </w:r>
      <w:proofErr w:type="spellEnd"/>
      <w:proofErr w:type="gramEnd"/>
      <w:r>
        <w:t>: STRING;</w:t>
      </w:r>
    </w:p>
    <w:p w:rsidR="00C25A27" w:rsidRDefault="00C25A27" w:rsidP="00C25A27">
      <w:r>
        <w:tab/>
        <w:t>//active state</w:t>
      </w:r>
    </w:p>
    <w:p w:rsidR="00C25A27" w:rsidRDefault="00C25A27" w:rsidP="00C25A27">
      <w:r>
        <w:tab/>
      </w:r>
      <w:proofErr w:type="spellStart"/>
      <w:proofErr w:type="gramStart"/>
      <w:r>
        <w:t>intState</w:t>
      </w:r>
      <w:proofErr w:type="spellEnd"/>
      <w:proofErr w:type="gramEnd"/>
      <w:r>
        <w:t>: INT;</w:t>
      </w:r>
    </w:p>
    <w:p w:rsidR="00C25A27" w:rsidRDefault="00C25A27" w:rsidP="00C25A27">
      <w:r>
        <w:tab/>
      </w:r>
      <w:proofErr w:type="spellStart"/>
      <w:proofErr w:type="gramStart"/>
      <w:r>
        <w:t>strState</w:t>
      </w:r>
      <w:proofErr w:type="spellEnd"/>
      <w:proofErr w:type="gramEnd"/>
      <w:r>
        <w:t>: STRING;</w:t>
      </w:r>
    </w:p>
    <w:p w:rsidR="00C25A27" w:rsidRDefault="00C25A27" w:rsidP="00C25A27">
      <w:pPr>
        <w:ind w:firstLine="709"/>
      </w:pPr>
      <w:r>
        <w:t xml:space="preserve">//if used - show </w:t>
      </w:r>
      <w:proofErr w:type="spellStart"/>
      <w:r>
        <w:t>substates</w:t>
      </w:r>
      <w:proofErr w:type="spellEnd"/>
      <w:r>
        <w:t xml:space="preserve"> for debugging</w:t>
      </w:r>
    </w:p>
    <w:p w:rsidR="00C25A27" w:rsidRPr="0073500C" w:rsidRDefault="00C25A27" w:rsidP="00C25A27">
      <w:r>
        <w:tab/>
      </w:r>
      <w:proofErr w:type="spellStart"/>
      <w:proofErr w:type="gramStart"/>
      <w:r>
        <w:t>strSubState</w:t>
      </w:r>
      <w:proofErr w:type="spellEnd"/>
      <w:proofErr w:type="gramEnd"/>
      <w:r>
        <w:t>: STRING;</w:t>
      </w:r>
    </w:p>
    <w:p w:rsidR="00572BD2" w:rsidRPr="0073500C" w:rsidRDefault="00572BD2" w:rsidP="00572BD2">
      <w:r w:rsidRPr="0073500C">
        <w:tab/>
        <w:t>/// event channel to signal special events to parent parallel to status</w:t>
      </w:r>
    </w:p>
    <w:p w:rsidR="00572BD2" w:rsidRPr="0073500C" w:rsidRDefault="00572BD2" w:rsidP="00572BD2">
      <w:r w:rsidRPr="0073500C">
        <w:tab/>
      </w:r>
      <w:proofErr w:type="spellStart"/>
      <w:proofErr w:type="gramStart"/>
      <w:r w:rsidRPr="0073500C">
        <w:t>intEvt</w:t>
      </w:r>
      <w:proofErr w:type="spellEnd"/>
      <w:proofErr w:type="gramEnd"/>
      <w:r w:rsidRPr="0073500C">
        <w:t>: INT;</w:t>
      </w:r>
    </w:p>
    <w:p w:rsidR="00572BD2" w:rsidRPr="0073500C" w:rsidRDefault="00572BD2" w:rsidP="00572BD2">
      <w:r w:rsidRPr="0073500C">
        <w:tab/>
        <w:t>/// reset all alarms</w:t>
      </w:r>
    </w:p>
    <w:p w:rsidR="00572BD2" w:rsidRPr="0073500C" w:rsidRDefault="00572BD2" w:rsidP="00572BD2">
      <w:r w:rsidRPr="0073500C">
        <w:tab/>
      </w:r>
      <w:proofErr w:type="spellStart"/>
      <w:proofErr w:type="gramStart"/>
      <w:r w:rsidRPr="0073500C">
        <w:t>bolAlmReset</w:t>
      </w:r>
      <w:proofErr w:type="spellEnd"/>
      <w:proofErr w:type="gramEnd"/>
      <w:r w:rsidRPr="0073500C">
        <w:t>: BOOL;</w:t>
      </w:r>
    </w:p>
    <w:p w:rsidR="00572BD2" w:rsidRPr="0073500C" w:rsidRDefault="00572BD2" w:rsidP="00572BD2">
      <w:r w:rsidRPr="0073500C">
        <w:tab/>
        <w:t xml:space="preserve">/// activate </w:t>
      </w:r>
      <w:proofErr w:type="spellStart"/>
      <w:r w:rsidRPr="0073500C">
        <w:t>io</w:t>
      </w:r>
      <w:proofErr w:type="spellEnd"/>
      <w:r w:rsidRPr="0073500C">
        <w:t>-forcing</w:t>
      </w:r>
    </w:p>
    <w:p w:rsidR="00572BD2" w:rsidRPr="0073500C" w:rsidRDefault="00572BD2" w:rsidP="00572BD2">
      <w:r w:rsidRPr="0073500C">
        <w:tab/>
      </w:r>
      <w:proofErr w:type="spellStart"/>
      <w:proofErr w:type="gramStart"/>
      <w:r w:rsidRPr="0073500C">
        <w:t>bolIoForce</w:t>
      </w:r>
      <w:proofErr w:type="spellEnd"/>
      <w:proofErr w:type="gramEnd"/>
      <w:r w:rsidRPr="0073500C">
        <w:t>: BOOL;</w:t>
      </w:r>
    </w:p>
    <w:p w:rsidR="00572BD2" w:rsidRPr="0073500C" w:rsidRDefault="00572BD2" w:rsidP="00572BD2">
      <w:r w:rsidRPr="0073500C">
        <w:tab/>
        <w:t>/// overwrite suspend all interlocks (for debugging/testing)</w:t>
      </w:r>
    </w:p>
    <w:p w:rsidR="00572BD2" w:rsidRPr="0073500C" w:rsidRDefault="00572BD2" w:rsidP="00572BD2">
      <w:r w:rsidRPr="0073500C">
        <w:tab/>
      </w:r>
      <w:proofErr w:type="spellStart"/>
      <w:proofErr w:type="gramStart"/>
      <w:r w:rsidRPr="0073500C">
        <w:t>bolIlkOverwrite</w:t>
      </w:r>
      <w:proofErr w:type="spellEnd"/>
      <w:proofErr w:type="gramEnd"/>
      <w:r w:rsidRPr="0073500C">
        <w:t>: BOOL;</w:t>
      </w:r>
    </w:p>
    <w:p w:rsidR="00572BD2" w:rsidRPr="0073500C" w:rsidRDefault="00572BD2" w:rsidP="00572BD2">
      <w:r w:rsidRPr="0073500C">
        <w:tab/>
        <w:t xml:space="preserve">/// </w:t>
      </w:r>
      <w:proofErr w:type="spellStart"/>
      <w:r w:rsidRPr="0073500C">
        <w:t>activ</w:t>
      </w:r>
      <w:proofErr w:type="spellEnd"/>
      <w:r w:rsidRPr="0073500C">
        <w:t xml:space="preserve"> alarm class of parent ctrl</w:t>
      </w:r>
    </w:p>
    <w:p w:rsidR="00572BD2" w:rsidRPr="0073500C" w:rsidRDefault="00572BD2">
      <w:pPr>
        <w:tabs>
          <w:tab w:val="left" w:pos="709"/>
          <w:tab w:val="left" w:pos="1418"/>
          <w:tab w:val="left" w:pos="2127"/>
          <w:tab w:val="left" w:pos="2836"/>
          <w:tab w:val="left" w:pos="5431"/>
        </w:tabs>
        <w:pPrChange w:id="125" w:author="Michael Rütsche" w:date="2013-10-07T14:11:00Z">
          <w:pPr/>
        </w:pPrChange>
      </w:pPr>
      <w:r w:rsidRPr="0073500C">
        <w:tab/>
      </w:r>
      <w:proofErr w:type="spellStart"/>
      <w:r w:rsidRPr="0073500C">
        <w:t>eParent_ActivAlmClass</w:t>
      </w:r>
      <w:proofErr w:type="spellEnd"/>
      <w:r w:rsidRPr="0073500C">
        <w:t xml:space="preserve">: </w:t>
      </w:r>
      <w:proofErr w:type="spellStart"/>
      <w:r w:rsidRPr="0073500C">
        <w:t>E_AlmClass</w:t>
      </w:r>
      <w:proofErr w:type="spellEnd"/>
      <w:r w:rsidRPr="0073500C">
        <w:t>;</w:t>
      </w:r>
      <w:ins w:id="126" w:author="Michael Rütsche" w:date="2013-10-07T14:11:00Z">
        <w:r w:rsidR="00AF6FE7">
          <w:tab/>
        </w:r>
      </w:ins>
    </w:p>
    <w:p w:rsidR="00572BD2" w:rsidRPr="0073500C" w:rsidRDefault="00572BD2" w:rsidP="00572BD2">
      <w:r w:rsidRPr="0073500C">
        <w:lastRenderedPageBreak/>
        <w:tab/>
        <w:t xml:space="preserve">/// </w:t>
      </w:r>
      <w:proofErr w:type="spellStart"/>
      <w:r w:rsidRPr="0073500C">
        <w:t>activ</w:t>
      </w:r>
      <w:proofErr w:type="spellEnd"/>
      <w:r w:rsidRPr="0073500C">
        <w:t xml:space="preserve"> alarm class of me ctrl</w:t>
      </w:r>
    </w:p>
    <w:p w:rsidR="00572BD2" w:rsidRPr="0073500C" w:rsidRDefault="00572BD2" w:rsidP="00572BD2">
      <w:r w:rsidRPr="0073500C">
        <w:tab/>
      </w:r>
      <w:proofErr w:type="spellStart"/>
      <w:r w:rsidRPr="0073500C">
        <w:t>eMe_ActivAlmClass</w:t>
      </w:r>
      <w:proofErr w:type="spellEnd"/>
      <w:r w:rsidRPr="0073500C">
        <w:t xml:space="preserve">: </w:t>
      </w:r>
      <w:proofErr w:type="spellStart"/>
      <w:r w:rsidRPr="0073500C">
        <w:t>E_AlmClass</w:t>
      </w:r>
      <w:proofErr w:type="spellEnd"/>
      <w:r w:rsidRPr="0073500C">
        <w:t>;</w:t>
      </w:r>
    </w:p>
    <w:p w:rsidR="00572BD2" w:rsidRPr="0073500C" w:rsidRDefault="00572BD2" w:rsidP="00572BD2">
      <w:r w:rsidRPr="0073500C">
        <w:tab/>
        <w:t>/// list of all implemented commands</w:t>
      </w:r>
      <w:r w:rsidR="00647DFC">
        <w:t xml:space="preserve"> on this controller class</w:t>
      </w:r>
    </w:p>
    <w:p w:rsidR="0032462A" w:rsidRPr="0073500C" w:rsidRDefault="00572BD2" w:rsidP="00572BD2">
      <w:r w:rsidRPr="0073500C">
        <w:tab/>
      </w:r>
      <w:proofErr w:type="spellStart"/>
      <w:proofErr w:type="gramStart"/>
      <w:r w:rsidRPr="0073500C">
        <w:t>aCmdList</w:t>
      </w:r>
      <w:proofErr w:type="spellEnd"/>
      <w:proofErr w:type="gramEnd"/>
      <w:r w:rsidRPr="0073500C">
        <w:t xml:space="preserve">: ARRAY[0..cMaxCmdPerCtrl] OF </w:t>
      </w:r>
      <w:proofErr w:type="spellStart"/>
      <w:r w:rsidRPr="0073500C">
        <w:t>T_Ctrl_CmdListElement</w:t>
      </w:r>
      <w:proofErr w:type="spellEnd"/>
      <w:r w:rsidRPr="0073500C">
        <w:t>;</w:t>
      </w:r>
    </w:p>
    <w:p w:rsidR="00572BD2" w:rsidRPr="0073500C" w:rsidRDefault="00572BD2" w:rsidP="007F25D3"/>
    <w:p w:rsidR="00DB70C4" w:rsidRPr="006C3932" w:rsidRDefault="0032462A" w:rsidP="007F25D3">
      <w:pPr>
        <w:rPr>
          <w:lang w:val="fr-CH"/>
          <w:rPrChange w:id="127" w:author="Michael Rütsche" w:date="2013-10-10T11:21:00Z">
            <w:rPr/>
          </w:rPrChange>
        </w:rPr>
      </w:pPr>
      <w:r w:rsidRPr="006C3932">
        <w:rPr>
          <w:lang w:val="fr-CH"/>
          <w:rPrChange w:id="128" w:author="Michael Rütsche" w:date="2013-10-10T11:21:00Z">
            <w:rPr/>
          </w:rPrChange>
        </w:rPr>
        <w:t xml:space="preserve">Controller </w:t>
      </w:r>
      <w:r w:rsidR="00DB70C4" w:rsidRPr="006C3932">
        <w:rPr>
          <w:lang w:val="fr-CH"/>
          <w:rPrChange w:id="129" w:author="Michael Rütsche" w:date="2013-10-10T11:21:00Z">
            <w:rPr/>
          </w:rPrChange>
        </w:rPr>
        <w:t>instance information</w:t>
      </w:r>
      <w:r w:rsidR="00572BD2" w:rsidRPr="006C3932">
        <w:rPr>
          <w:lang w:val="fr-CH"/>
          <w:rPrChange w:id="130" w:author="Michael Rütsche" w:date="2013-10-10T11:21:00Z">
            <w:rPr/>
          </w:rPrChange>
        </w:rPr>
        <w:t xml:space="preserve"> </w:t>
      </w:r>
      <w:proofErr w:type="spellStart"/>
      <w:r w:rsidR="00572BD2" w:rsidRPr="006C3932">
        <w:rPr>
          <w:lang w:val="fr-CH"/>
          <w:rPrChange w:id="131" w:author="Michael Rütsche" w:date="2013-10-10T11:21:00Z">
            <w:rPr/>
          </w:rPrChange>
        </w:rPr>
        <w:t>T_Ctrl_Info</w:t>
      </w:r>
      <w:proofErr w:type="spellEnd"/>
      <w:r w:rsidR="00572BD2" w:rsidRPr="006C3932">
        <w:rPr>
          <w:lang w:val="fr-CH"/>
          <w:rPrChange w:id="132" w:author="Michael Rütsche" w:date="2013-10-10T11:21:00Z">
            <w:rPr/>
          </w:rPrChange>
        </w:rPr>
        <w:t xml:space="preserve"> </w:t>
      </w:r>
      <w:r w:rsidRPr="006C3932">
        <w:rPr>
          <w:lang w:val="fr-CH"/>
          <w:rPrChange w:id="133" w:author="Michael Rütsche" w:date="2013-10-10T11:21:00Z">
            <w:rPr/>
          </w:rPrChange>
        </w:rPr>
        <w:t>:</w:t>
      </w:r>
    </w:p>
    <w:p w:rsidR="00572BD2" w:rsidRPr="0073500C" w:rsidRDefault="00572BD2" w:rsidP="00572BD2">
      <w:pPr>
        <w:ind w:firstLine="709"/>
      </w:pPr>
      <w:r w:rsidRPr="0073500C">
        <w:t>// name of controller instance</w:t>
      </w:r>
    </w:p>
    <w:p w:rsidR="00572BD2" w:rsidRPr="0073500C" w:rsidRDefault="00572BD2" w:rsidP="00572BD2">
      <w:r w:rsidRPr="0073500C">
        <w:tab/>
      </w:r>
      <w:proofErr w:type="spellStart"/>
      <w:proofErr w:type="gramStart"/>
      <w:r w:rsidRPr="0073500C">
        <w:t>strName</w:t>
      </w:r>
      <w:proofErr w:type="spellEnd"/>
      <w:proofErr w:type="gramEnd"/>
      <w:r w:rsidRPr="0073500C">
        <w:t>: STRING(80);</w:t>
      </w:r>
    </w:p>
    <w:p w:rsidR="00572BD2" w:rsidRPr="0073500C" w:rsidRDefault="00572BD2" w:rsidP="00572BD2">
      <w:r w:rsidRPr="0073500C">
        <w:tab/>
        <w:t>// class of controller</w:t>
      </w:r>
    </w:p>
    <w:p w:rsidR="00572BD2" w:rsidRPr="0073500C" w:rsidRDefault="00572BD2" w:rsidP="00572BD2">
      <w:r w:rsidRPr="0073500C">
        <w:tab/>
      </w:r>
      <w:proofErr w:type="spellStart"/>
      <w:proofErr w:type="gramStart"/>
      <w:r w:rsidRPr="0073500C">
        <w:t>strType</w:t>
      </w:r>
      <w:proofErr w:type="spellEnd"/>
      <w:proofErr w:type="gramEnd"/>
      <w:r w:rsidRPr="0073500C">
        <w:t>: STRING(80);</w:t>
      </w:r>
    </w:p>
    <w:p w:rsidR="00572BD2" w:rsidRPr="0073500C" w:rsidRDefault="00572BD2" w:rsidP="00572BD2">
      <w:r w:rsidRPr="0073500C">
        <w:tab/>
        <w:t>// unique controller instance identification number</w:t>
      </w:r>
    </w:p>
    <w:p w:rsidR="00572BD2" w:rsidRPr="0073500C" w:rsidRDefault="00C25A27" w:rsidP="00572BD2">
      <w:r>
        <w:tab/>
      </w:r>
      <w:proofErr w:type="spellStart"/>
      <w:proofErr w:type="gramStart"/>
      <w:r>
        <w:t>intCtrlId</w:t>
      </w:r>
      <w:proofErr w:type="spellEnd"/>
      <w:proofErr w:type="gramEnd"/>
      <w:r>
        <w:t>: INT</w:t>
      </w:r>
      <w:r w:rsidR="00572BD2" w:rsidRPr="0073500C">
        <w:t>;</w:t>
      </w:r>
    </w:p>
    <w:p w:rsidR="00572BD2" w:rsidRPr="0073500C" w:rsidRDefault="00572BD2" w:rsidP="00572BD2">
      <w:r w:rsidRPr="0073500C">
        <w:tab/>
        <w:t>// unique identification number of parent controller instance</w:t>
      </w:r>
    </w:p>
    <w:p w:rsidR="00572BD2" w:rsidRDefault="00C25A27" w:rsidP="00572BD2">
      <w:r>
        <w:tab/>
      </w:r>
      <w:proofErr w:type="spellStart"/>
      <w:proofErr w:type="gramStart"/>
      <w:r>
        <w:t>intParentCtrlId</w:t>
      </w:r>
      <w:proofErr w:type="spellEnd"/>
      <w:proofErr w:type="gramEnd"/>
      <w:r>
        <w:t>: INT</w:t>
      </w:r>
      <w:r w:rsidR="00572BD2" w:rsidRPr="0073500C">
        <w:t>;</w:t>
      </w:r>
    </w:p>
    <w:p w:rsidR="00EA3578" w:rsidRDefault="00EA3578" w:rsidP="00572BD2">
      <w:r>
        <w:tab/>
        <w:t xml:space="preserve">// all inputs valid -&gt; </w:t>
      </w:r>
      <w:proofErr w:type="spellStart"/>
      <w:r>
        <w:t>init</w:t>
      </w:r>
      <w:proofErr w:type="spellEnd"/>
      <w:r>
        <w:t xml:space="preserve"> done</w:t>
      </w:r>
    </w:p>
    <w:p w:rsidR="00EA3578" w:rsidRPr="0073500C" w:rsidRDefault="00EA3578" w:rsidP="00572BD2">
      <w:r>
        <w:tab/>
      </w:r>
      <w:proofErr w:type="spellStart"/>
      <w:proofErr w:type="gramStart"/>
      <w:r>
        <w:t>bolInitDone</w:t>
      </w:r>
      <w:proofErr w:type="spellEnd"/>
      <w:proofErr w:type="gramEnd"/>
      <w:r>
        <w:t xml:space="preserve">: BOOL; </w:t>
      </w:r>
    </w:p>
    <w:p w:rsidR="00572BD2" w:rsidRPr="00E67A31" w:rsidRDefault="00572BD2" w:rsidP="00572BD2">
      <w:r w:rsidRPr="0073500C">
        <w:tab/>
      </w:r>
      <w:r w:rsidRPr="00E67A31">
        <w:t>// Childs</w:t>
      </w:r>
    </w:p>
    <w:p w:rsidR="00572BD2" w:rsidRPr="00E67A31" w:rsidRDefault="00572BD2" w:rsidP="00572BD2">
      <w:r w:rsidRPr="00E67A31">
        <w:tab/>
      </w:r>
      <w:proofErr w:type="spellStart"/>
      <w:r w:rsidRPr="00E67A31">
        <w:t>p_afbChild</w:t>
      </w:r>
      <w:proofErr w:type="spellEnd"/>
      <w:r w:rsidRPr="00E67A31">
        <w:t xml:space="preserve">: </w:t>
      </w:r>
      <w:proofErr w:type="gramStart"/>
      <w:r w:rsidRPr="00E67A31">
        <w:t>ARRAY[</w:t>
      </w:r>
      <w:proofErr w:type="gramEnd"/>
      <w:r w:rsidRPr="00E67A31">
        <w:t>0..</w:t>
      </w:r>
      <w:r w:rsidR="00C25A27">
        <w:t>Base_</w:t>
      </w:r>
      <w:r w:rsidRPr="00E67A31">
        <w:t>Const.cMaxN</w:t>
      </w:r>
      <w:r w:rsidR="00C25A27">
        <w:t xml:space="preserve">rOfChilds] OF POINTER TO BYTE; </w:t>
      </w:r>
      <w:r w:rsidRPr="00E67A31">
        <w:t xml:space="preserve">// pointer array of </w:t>
      </w:r>
      <w:proofErr w:type="spellStart"/>
      <w:r w:rsidRPr="00E67A31">
        <w:t>childs</w:t>
      </w:r>
      <w:proofErr w:type="spellEnd"/>
      <w:r w:rsidRPr="00E67A31">
        <w:t xml:space="preserve"> FB</w:t>
      </w:r>
    </w:p>
    <w:p w:rsidR="0032462A" w:rsidRPr="00E67A31" w:rsidRDefault="00572BD2" w:rsidP="00572BD2">
      <w:r w:rsidRPr="00E67A31">
        <w:tab/>
      </w:r>
      <w:proofErr w:type="spellStart"/>
      <w:r w:rsidRPr="00E67A31">
        <w:t>p_aCIf</w:t>
      </w:r>
      <w:proofErr w:type="spellEnd"/>
      <w:r w:rsidRPr="00E67A31">
        <w:t xml:space="preserve">: </w:t>
      </w:r>
      <w:proofErr w:type="gramStart"/>
      <w:r w:rsidRPr="00E67A31">
        <w:t>ARRAY[</w:t>
      </w:r>
      <w:proofErr w:type="gramEnd"/>
      <w:r w:rsidRPr="00E67A31">
        <w:t>0..</w:t>
      </w:r>
      <w:r w:rsidR="00C25A27" w:rsidRPr="00C25A27">
        <w:t xml:space="preserve"> </w:t>
      </w:r>
      <w:proofErr w:type="spellStart"/>
      <w:r w:rsidR="00C25A27">
        <w:t>Base_</w:t>
      </w:r>
      <w:r w:rsidR="00C25A27" w:rsidRPr="00E67A31">
        <w:t>Const</w:t>
      </w:r>
      <w:r w:rsidRPr="00E67A31">
        <w:t>.cMaxNrOfChi</w:t>
      </w:r>
      <w:r w:rsidR="00C25A27">
        <w:t>lds</w:t>
      </w:r>
      <w:proofErr w:type="spellEnd"/>
      <w:r w:rsidR="00C25A27">
        <w:t xml:space="preserve">] OF POINTER TO </w:t>
      </w:r>
      <w:proofErr w:type="spellStart"/>
      <w:r w:rsidR="00C25A27">
        <w:t>T_Ctrl_CIf</w:t>
      </w:r>
      <w:proofErr w:type="spellEnd"/>
      <w:r w:rsidR="00C25A27">
        <w:t xml:space="preserve">; </w:t>
      </w:r>
      <w:r w:rsidRPr="00E67A31">
        <w:t xml:space="preserve">// common interface array of </w:t>
      </w:r>
      <w:proofErr w:type="spellStart"/>
      <w:r w:rsidRPr="00E67A31">
        <w:t>childs</w:t>
      </w:r>
      <w:proofErr w:type="spellEnd"/>
    </w:p>
    <w:p w:rsidR="00572BD2" w:rsidRPr="00C25A27" w:rsidRDefault="00572BD2" w:rsidP="00572BD2"/>
    <w:p w:rsidR="00DB70C4" w:rsidRPr="00C25A27" w:rsidRDefault="00C25A27" w:rsidP="007F25D3">
      <w:r w:rsidRPr="00C25A27">
        <w:t xml:space="preserve">Software Configuration </w:t>
      </w:r>
      <w:proofErr w:type="spellStart"/>
      <w:r w:rsidRPr="00C25A27">
        <w:t>T_Ctrl_SwCfg</w:t>
      </w:r>
      <w:proofErr w:type="spellEnd"/>
      <w:r w:rsidR="00572BD2" w:rsidRPr="00C25A27">
        <w:t>:</w:t>
      </w:r>
      <w:r w:rsidR="006B3DAF" w:rsidRPr="00C25A27">
        <w:t xml:space="preserve"> </w:t>
      </w:r>
    </w:p>
    <w:p w:rsidR="00572BD2" w:rsidRPr="0073500C" w:rsidRDefault="00572BD2" w:rsidP="00572BD2">
      <w:r w:rsidRPr="0073500C">
        <w:tab/>
      </w:r>
      <w:proofErr w:type="spellStart"/>
      <w:proofErr w:type="gramStart"/>
      <w:r w:rsidRPr="0073500C">
        <w:t>bolExist</w:t>
      </w:r>
      <w:proofErr w:type="spellEnd"/>
      <w:proofErr w:type="gramEnd"/>
      <w:r w:rsidRPr="0073500C">
        <w:t xml:space="preserve">: BOOL; </w:t>
      </w:r>
      <w:r w:rsidRPr="0073500C">
        <w:tab/>
      </w:r>
      <w:r w:rsidR="00C25A27">
        <w:tab/>
      </w:r>
      <w:r w:rsidRPr="0073500C">
        <w:t>// hardware/controller exists</w:t>
      </w:r>
      <w:r w:rsidR="00C06DA4">
        <w:t xml:space="preserve"> otherwise go to state SINGLE_ANSWER</w:t>
      </w:r>
    </w:p>
    <w:p w:rsidR="00572BD2" w:rsidRPr="0073500C" w:rsidRDefault="00572BD2" w:rsidP="00572BD2">
      <w:r w:rsidRPr="0073500C">
        <w:tab/>
      </w:r>
      <w:proofErr w:type="spellStart"/>
      <w:proofErr w:type="gramStart"/>
      <w:r w:rsidRPr="0073500C">
        <w:t>bolEnable</w:t>
      </w:r>
      <w:proofErr w:type="spellEnd"/>
      <w:proofErr w:type="gramEnd"/>
      <w:r w:rsidRPr="0073500C">
        <w:t>: BOOL;</w:t>
      </w:r>
      <w:r w:rsidRPr="0073500C">
        <w:tab/>
      </w:r>
      <w:r w:rsidR="00C25A27">
        <w:tab/>
      </w:r>
      <w:r w:rsidRPr="0073500C">
        <w:t xml:space="preserve">// enable </w:t>
      </w:r>
      <w:proofErr w:type="spellStart"/>
      <w:r w:rsidRPr="0073500C">
        <w:t>statemachine</w:t>
      </w:r>
      <w:proofErr w:type="spellEnd"/>
    </w:p>
    <w:p w:rsidR="00572BD2" w:rsidRPr="0073500C" w:rsidRDefault="00572BD2" w:rsidP="00572BD2">
      <w:r w:rsidRPr="0073500C">
        <w:tab/>
      </w:r>
      <w:proofErr w:type="spellStart"/>
      <w:proofErr w:type="gramStart"/>
      <w:r w:rsidRPr="0073500C">
        <w:t>bolSimulation</w:t>
      </w:r>
      <w:proofErr w:type="spellEnd"/>
      <w:proofErr w:type="gramEnd"/>
      <w:r w:rsidRPr="0073500C">
        <w:t>: BOOL;</w:t>
      </w:r>
      <w:r w:rsidR="00C25A27">
        <w:tab/>
      </w:r>
      <w:r w:rsidRPr="0073500C">
        <w:t>// set controller in simulation(</w:t>
      </w:r>
      <w:proofErr w:type="spellStart"/>
      <w:r w:rsidRPr="0073500C">
        <w:t>statemachine</w:t>
      </w:r>
      <w:proofErr w:type="spellEnd"/>
      <w:r w:rsidRPr="0073500C">
        <w:t xml:space="preserve"> active, </w:t>
      </w:r>
      <w:proofErr w:type="spellStart"/>
      <w:r w:rsidRPr="0073500C">
        <w:t>io</w:t>
      </w:r>
      <w:proofErr w:type="spellEnd"/>
      <w:r w:rsidRPr="0073500C">
        <w:t xml:space="preserve"> local simulated)</w:t>
      </w:r>
    </w:p>
    <w:p w:rsidR="006B3DAF" w:rsidRPr="0073500C" w:rsidRDefault="006B3DAF" w:rsidP="006B3DAF">
      <w:pPr>
        <w:pStyle w:val="berschrift3"/>
      </w:pPr>
      <w:bookmarkStart w:id="134" w:name="_Toc374359326"/>
      <w:r w:rsidRPr="0073500C">
        <w:t>Specific Interface (</w:t>
      </w:r>
      <w:proofErr w:type="spellStart"/>
      <w:r w:rsidRPr="0073500C">
        <w:t>SIf</w:t>
      </w:r>
      <w:proofErr w:type="spellEnd"/>
      <w:r w:rsidRPr="0073500C">
        <w:t>)</w:t>
      </w:r>
      <w:bookmarkEnd w:id="134"/>
    </w:p>
    <w:p w:rsidR="006B3DAF" w:rsidRPr="0073500C" w:rsidRDefault="006B3DAF" w:rsidP="006B3DAF">
      <w:r w:rsidRPr="0073500C">
        <w:t xml:space="preserve">Specific interface for cylinder </w:t>
      </w:r>
      <w:proofErr w:type="spellStart"/>
      <w:r w:rsidRPr="0073500C">
        <w:t>T_Ctrl_SIf_CYL</w:t>
      </w:r>
      <w:proofErr w:type="spellEnd"/>
      <w:r w:rsidRPr="0073500C">
        <w:t>:</w:t>
      </w:r>
    </w:p>
    <w:p w:rsidR="006B3DAF" w:rsidRPr="006C3932" w:rsidRDefault="006B3DAF" w:rsidP="006B3DAF">
      <w:pPr>
        <w:ind w:firstLine="709"/>
        <w:rPr>
          <w:lang w:val="fr-CH"/>
          <w:rPrChange w:id="135" w:author="Michael Rütsche" w:date="2013-10-10T11:21:00Z">
            <w:rPr/>
          </w:rPrChange>
        </w:rPr>
      </w:pPr>
      <w:r w:rsidRPr="006C3932">
        <w:rPr>
          <w:lang w:val="fr-CH"/>
          <w:rPrChange w:id="136" w:author="Michael Rütsche" w:date="2013-10-10T11:21:00Z">
            <w:rPr/>
          </w:rPrChange>
        </w:rPr>
        <w:t xml:space="preserve">// </w:t>
      </w:r>
      <w:proofErr w:type="gramStart"/>
      <w:r w:rsidRPr="006C3932">
        <w:rPr>
          <w:lang w:val="fr-CH"/>
          <w:rPrChange w:id="137" w:author="Michael Rütsche" w:date="2013-10-10T11:21:00Z">
            <w:rPr/>
          </w:rPrChange>
        </w:rPr>
        <w:t>configuration</w:t>
      </w:r>
      <w:proofErr w:type="gramEnd"/>
    </w:p>
    <w:p w:rsidR="006B3DAF" w:rsidRPr="006C3932" w:rsidRDefault="006B3DAF" w:rsidP="006B3DAF">
      <w:pPr>
        <w:rPr>
          <w:lang w:val="fr-CH"/>
          <w:rPrChange w:id="138" w:author="Michael Rütsche" w:date="2013-10-10T11:21:00Z">
            <w:rPr/>
          </w:rPrChange>
        </w:rPr>
      </w:pPr>
      <w:r w:rsidRPr="006C3932">
        <w:rPr>
          <w:lang w:val="fr-CH"/>
          <w:rPrChange w:id="139" w:author="Michael Rütsche" w:date="2013-10-10T11:21:00Z">
            <w:rPr/>
          </w:rPrChange>
        </w:rPr>
        <w:tab/>
      </w:r>
      <w:proofErr w:type="spellStart"/>
      <w:r w:rsidRPr="006C3932">
        <w:rPr>
          <w:lang w:val="fr-CH"/>
          <w:rPrChange w:id="140" w:author="Michael Rütsche" w:date="2013-10-10T11:21:00Z">
            <w:rPr/>
          </w:rPrChange>
        </w:rPr>
        <w:t>Cfg</w:t>
      </w:r>
      <w:proofErr w:type="spellEnd"/>
      <w:r w:rsidRPr="006C3932">
        <w:rPr>
          <w:lang w:val="fr-CH"/>
          <w:rPrChange w:id="141" w:author="Michael Rütsche" w:date="2013-10-10T11:21:00Z">
            <w:rPr/>
          </w:rPrChange>
        </w:rPr>
        <w:t xml:space="preserve">: </w:t>
      </w:r>
      <w:proofErr w:type="spellStart"/>
      <w:r w:rsidRPr="006C3932">
        <w:rPr>
          <w:lang w:val="fr-CH"/>
          <w:rPrChange w:id="142" w:author="Michael Rütsche" w:date="2013-10-10T11:21:00Z">
            <w:rPr/>
          </w:rPrChange>
        </w:rPr>
        <w:t>T_Ctrl_SIf_CYL_Cfg</w:t>
      </w:r>
      <w:proofErr w:type="spellEnd"/>
      <w:r w:rsidRPr="006C3932">
        <w:rPr>
          <w:lang w:val="fr-CH"/>
          <w:rPrChange w:id="143" w:author="Michael Rütsche" w:date="2013-10-10T11:21:00Z">
            <w:rPr/>
          </w:rPrChange>
        </w:rPr>
        <w:t>;</w:t>
      </w:r>
    </w:p>
    <w:p w:rsidR="006B3DAF" w:rsidRPr="006C3932" w:rsidRDefault="006B3DAF" w:rsidP="006B3DAF">
      <w:pPr>
        <w:rPr>
          <w:lang w:val="fr-CH"/>
          <w:rPrChange w:id="144" w:author="Michael Rütsche" w:date="2013-10-10T11:21:00Z">
            <w:rPr/>
          </w:rPrChange>
        </w:rPr>
      </w:pPr>
      <w:r w:rsidRPr="006C3932">
        <w:rPr>
          <w:lang w:val="fr-CH"/>
          <w:rPrChange w:id="145" w:author="Michael Rütsche" w:date="2013-10-10T11:21:00Z">
            <w:rPr/>
          </w:rPrChange>
        </w:rPr>
        <w:tab/>
        <w:t xml:space="preserve">// </w:t>
      </w:r>
      <w:proofErr w:type="spellStart"/>
      <w:proofErr w:type="gramStart"/>
      <w:r w:rsidRPr="006C3932">
        <w:rPr>
          <w:lang w:val="fr-CH"/>
          <w:rPrChange w:id="146" w:author="Michael Rütsche" w:date="2013-10-10T11:21:00Z">
            <w:rPr/>
          </w:rPrChange>
        </w:rPr>
        <w:t>parameter</w:t>
      </w:r>
      <w:proofErr w:type="spellEnd"/>
      <w:proofErr w:type="gramEnd"/>
    </w:p>
    <w:p w:rsidR="006B3DAF" w:rsidRPr="006C3932" w:rsidRDefault="006B3DAF" w:rsidP="006B3DAF">
      <w:pPr>
        <w:rPr>
          <w:lang w:val="fr-CH"/>
          <w:rPrChange w:id="147" w:author="Michael Rütsche" w:date="2013-10-10T11:21:00Z">
            <w:rPr/>
          </w:rPrChange>
        </w:rPr>
      </w:pPr>
      <w:r w:rsidRPr="006C3932">
        <w:rPr>
          <w:lang w:val="fr-CH"/>
          <w:rPrChange w:id="148" w:author="Michael Rütsche" w:date="2013-10-10T11:21:00Z">
            <w:rPr/>
          </w:rPrChange>
        </w:rPr>
        <w:tab/>
        <w:t xml:space="preserve">Par: </w:t>
      </w:r>
      <w:proofErr w:type="spellStart"/>
      <w:r w:rsidRPr="006C3932">
        <w:rPr>
          <w:lang w:val="fr-CH"/>
          <w:rPrChange w:id="149" w:author="Michael Rütsche" w:date="2013-10-10T11:21:00Z">
            <w:rPr/>
          </w:rPrChange>
        </w:rPr>
        <w:t>T_Ctrl_SIf_CYL_Par</w:t>
      </w:r>
      <w:proofErr w:type="spellEnd"/>
      <w:r w:rsidRPr="006C3932">
        <w:rPr>
          <w:lang w:val="fr-CH"/>
          <w:rPrChange w:id="150" w:author="Michael Rütsche" w:date="2013-10-10T11:21:00Z">
            <w:rPr/>
          </w:rPrChange>
        </w:rPr>
        <w:t>;</w:t>
      </w:r>
    </w:p>
    <w:p w:rsidR="006B3DAF" w:rsidRPr="006C3932" w:rsidRDefault="006B3DAF" w:rsidP="006B3DAF">
      <w:pPr>
        <w:rPr>
          <w:lang w:val="fr-CH"/>
          <w:rPrChange w:id="151" w:author="Michael Rütsche" w:date="2013-10-10T11:21:00Z">
            <w:rPr/>
          </w:rPrChange>
        </w:rPr>
      </w:pPr>
      <w:r w:rsidRPr="006C3932">
        <w:rPr>
          <w:lang w:val="fr-CH"/>
          <w:rPrChange w:id="152" w:author="Michael Rütsche" w:date="2013-10-10T11:21:00Z">
            <w:rPr/>
          </w:rPrChange>
        </w:rPr>
        <w:tab/>
        <w:t xml:space="preserve">// </w:t>
      </w:r>
      <w:proofErr w:type="spellStart"/>
      <w:proofErr w:type="gramStart"/>
      <w:r w:rsidRPr="006C3932">
        <w:rPr>
          <w:lang w:val="fr-CH"/>
          <w:rPrChange w:id="153" w:author="Michael Rütsche" w:date="2013-10-10T11:21:00Z">
            <w:rPr/>
          </w:rPrChange>
        </w:rPr>
        <w:t>current</w:t>
      </w:r>
      <w:proofErr w:type="spellEnd"/>
      <w:proofErr w:type="gramEnd"/>
      <w:r w:rsidRPr="006C3932">
        <w:rPr>
          <w:lang w:val="fr-CH"/>
          <w:rPrChange w:id="154" w:author="Michael Rütsche" w:date="2013-10-10T11:21:00Z">
            <w:rPr/>
          </w:rPrChange>
        </w:rPr>
        <w:t xml:space="preserve"> values</w:t>
      </w:r>
    </w:p>
    <w:p w:rsidR="006B3DAF" w:rsidRPr="006C3932" w:rsidRDefault="006B3DAF" w:rsidP="006B3DAF">
      <w:pPr>
        <w:rPr>
          <w:lang w:val="fr-CH"/>
          <w:rPrChange w:id="155" w:author="Michael Rütsche" w:date="2013-10-10T11:21:00Z">
            <w:rPr/>
          </w:rPrChange>
        </w:rPr>
      </w:pPr>
      <w:r w:rsidRPr="006C3932">
        <w:rPr>
          <w:lang w:val="fr-CH"/>
          <w:rPrChange w:id="156" w:author="Michael Rütsche" w:date="2013-10-10T11:21:00Z">
            <w:rPr/>
          </w:rPrChange>
        </w:rPr>
        <w:tab/>
      </w:r>
      <w:proofErr w:type="spellStart"/>
      <w:r w:rsidRPr="006C3932">
        <w:rPr>
          <w:lang w:val="fr-CH"/>
          <w:rPrChange w:id="157" w:author="Michael Rütsche" w:date="2013-10-10T11:21:00Z">
            <w:rPr/>
          </w:rPrChange>
        </w:rPr>
        <w:t>Cur</w:t>
      </w:r>
      <w:proofErr w:type="spellEnd"/>
      <w:r w:rsidRPr="006C3932">
        <w:rPr>
          <w:lang w:val="fr-CH"/>
          <w:rPrChange w:id="158" w:author="Michael Rütsche" w:date="2013-10-10T11:21:00Z">
            <w:rPr/>
          </w:rPrChange>
        </w:rPr>
        <w:t xml:space="preserve">: </w:t>
      </w:r>
      <w:proofErr w:type="spellStart"/>
      <w:r w:rsidRPr="006C3932">
        <w:rPr>
          <w:lang w:val="fr-CH"/>
          <w:rPrChange w:id="159" w:author="Michael Rütsche" w:date="2013-10-10T11:21:00Z">
            <w:rPr/>
          </w:rPrChange>
        </w:rPr>
        <w:t>T_Ctrl_SIf_CYL_Cur</w:t>
      </w:r>
      <w:proofErr w:type="spellEnd"/>
      <w:r w:rsidRPr="006C3932">
        <w:rPr>
          <w:lang w:val="fr-CH"/>
          <w:rPrChange w:id="160" w:author="Michael Rütsche" w:date="2013-10-10T11:21:00Z">
            <w:rPr/>
          </w:rPrChange>
        </w:rPr>
        <w:t>;</w:t>
      </w:r>
    </w:p>
    <w:p w:rsidR="006B3DAF" w:rsidRPr="0073500C" w:rsidRDefault="006B3DAF" w:rsidP="006B3DAF">
      <w:r w:rsidRPr="006C3932">
        <w:rPr>
          <w:lang w:val="fr-CH"/>
          <w:rPrChange w:id="161" w:author="Michael Rütsche" w:date="2013-10-10T11:21:00Z">
            <w:rPr/>
          </w:rPrChange>
        </w:rPr>
        <w:tab/>
      </w:r>
      <w:r w:rsidRPr="0073500C">
        <w:t xml:space="preserve">// </w:t>
      </w:r>
      <w:proofErr w:type="spellStart"/>
      <w:proofErr w:type="gramStart"/>
      <w:r w:rsidRPr="0073500C">
        <w:t>io</w:t>
      </w:r>
      <w:proofErr w:type="spellEnd"/>
      <w:proofErr w:type="gramEnd"/>
      <w:r w:rsidRPr="0073500C">
        <w:t xml:space="preserve"> input</w:t>
      </w:r>
    </w:p>
    <w:p w:rsidR="006B3DAF" w:rsidRPr="0073500C" w:rsidRDefault="006B3DAF" w:rsidP="006B3DAF">
      <w:r w:rsidRPr="0073500C">
        <w:tab/>
        <w:t xml:space="preserve">In: </w:t>
      </w:r>
      <w:proofErr w:type="spellStart"/>
      <w:r w:rsidRPr="0073500C">
        <w:t>T_Ctrl_SIf_CYL_In</w:t>
      </w:r>
      <w:proofErr w:type="spellEnd"/>
      <w:r w:rsidRPr="0073500C">
        <w:t>;</w:t>
      </w:r>
    </w:p>
    <w:p w:rsidR="006B3DAF" w:rsidRPr="0073500C" w:rsidRDefault="006B3DAF" w:rsidP="006B3DAF">
      <w:r w:rsidRPr="0073500C">
        <w:tab/>
        <w:t xml:space="preserve">// </w:t>
      </w:r>
      <w:proofErr w:type="spellStart"/>
      <w:proofErr w:type="gramStart"/>
      <w:r w:rsidRPr="0073500C">
        <w:t>io</w:t>
      </w:r>
      <w:proofErr w:type="spellEnd"/>
      <w:proofErr w:type="gramEnd"/>
      <w:r w:rsidRPr="0073500C">
        <w:t xml:space="preserve"> output</w:t>
      </w:r>
    </w:p>
    <w:p w:rsidR="006B3DAF" w:rsidRPr="0073500C" w:rsidRDefault="006B3DAF" w:rsidP="006B3DAF">
      <w:r w:rsidRPr="0073500C">
        <w:tab/>
        <w:t xml:space="preserve">Out: </w:t>
      </w:r>
      <w:proofErr w:type="spellStart"/>
      <w:r w:rsidRPr="0073500C">
        <w:t>T_Ctrl_SIf_CYL_Out</w:t>
      </w:r>
      <w:proofErr w:type="spellEnd"/>
      <w:r w:rsidRPr="0073500C">
        <w:t>;</w:t>
      </w:r>
    </w:p>
    <w:p w:rsidR="00C25A27" w:rsidRDefault="006B3DAF" w:rsidP="00C25A27">
      <w:r w:rsidRPr="0073500C">
        <w:tab/>
      </w:r>
      <w:r w:rsidR="00C25A27">
        <w:t>//alarm number used in this controller</w:t>
      </w:r>
    </w:p>
    <w:p w:rsidR="00C25A27" w:rsidRDefault="00C25A27" w:rsidP="00C25A27">
      <w:r>
        <w:tab/>
      </w:r>
      <w:proofErr w:type="spellStart"/>
      <w:r w:rsidR="003D57C2" w:rsidRPr="003D57C2">
        <w:t>Alm</w:t>
      </w:r>
      <w:proofErr w:type="spellEnd"/>
      <w:r w:rsidR="003D57C2" w:rsidRPr="003D57C2">
        <w:t xml:space="preserve">:  </w:t>
      </w:r>
      <w:proofErr w:type="gramStart"/>
      <w:r w:rsidR="003D57C2" w:rsidRPr="003D57C2">
        <w:t>ARRAY[</w:t>
      </w:r>
      <w:proofErr w:type="gramEnd"/>
      <w:r w:rsidR="003D57C2" w:rsidRPr="003D57C2">
        <w:t xml:space="preserve">1..6] OF </w:t>
      </w:r>
      <w:proofErr w:type="spellStart"/>
      <w:r w:rsidR="003D57C2" w:rsidRPr="003D57C2">
        <w:t>T_Ctrl_Alm</w:t>
      </w:r>
      <w:proofErr w:type="spellEnd"/>
      <w:r w:rsidR="003D57C2" w:rsidRPr="003D57C2">
        <w:t>;</w:t>
      </w:r>
    </w:p>
    <w:p w:rsidR="006B3DAF" w:rsidRPr="0073500C" w:rsidRDefault="006B3DAF" w:rsidP="00C25A27">
      <w:r w:rsidRPr="0073500C">
        <w:tab/>
        <w:t>// interlock of output/movements</w:t>
      </w:r>
    </w:p>
    <w:p w:rsidR="00647DFC" w:rsidRDefault="006B3DAF" w:rsidP="006B3DAF">
      <w:r w:rsidRPr="0073500C">
        <w:tab/>
        <w:t xml:space="preserve">Ilk: </w:t>
      </w:r>
      <w:proofErr w:type="spellStart"/>
      <w:r w:rsidRPr="0073500C">
        <w:t>T_Ctrl_SIf_CYL_Ilk</w:t>
      </w:r>
      <w:proofErr w:type="spellEnd"/>
      <w:r w:rsidRPr="0073500C">
        <w:t>;</w:t>
      </w:r>
    </w:p>
    <w:p w:rsidR="00647DFC" w:rsidRPr="00C25A27" w:rsidRDefault="00647DFC" w:rsidP="006B3DAF"/>
    <w:p w:rsidR="00D957B7" w:rsidRPr="0073500C" w:rsidRDefault="00D957B7" w:rsidP="00D957B7">
      <w:pPr>
        <w:pStyle w:val="berschrift3"/>
      </w:pPr>
      <w:bookmarkStart w:id="162" w:name="_Toc374359327"/>
      <w:r w:rsidRPr="0073500C">
        <w:t>Modes</w:t>
      </w:r>
      <w:bookmarkEnd w:id="162"/>
    </w:p>
    <w:p w:rsidR="00CB3D22" w:rsidRPr="0073500C" w:rsidRDefault="00CB3D22" w:rsidP="00CB3D22">
      <w:r w:rsidRPr="0073500C">
        <w:t xml:space="preserve">We differentiate two different modes. For the automatic sequences the commands are written over the </w:t>
      </w:r>
      <w:proofErr w:type="spellStart"/>
      <w:r w:rsidRPr="0073500C">
        <w:t>Job.ACmd</w:t>
      </w:r>
      <w:proofErr w:type="spellEnd"/>
      <w:r w:rsidRPr="0073500C">
        <w:t xml:space="preserve"> channel from parent controller to sub controller. The manual commands are for testing and services, so the selected controller follows in the manual mode no more his parent but the UI button per example.</w:t>
      </w:r>
    </w:p>
    <w:p w:rsidR="00CB3D22" w:rsidRPr="0073500C" w:rsidRDefault="00CB3D22" w:rsidP="00D957B7"/>
    <w:p w:rsidR="00D957B7" w:rsidRPr="0073500C" w:rsidRDefault="00CB3D22" w:rsidP="00D957B7">
      <w:r w:rsidRPr="0073500C">
        <w:t>Automatic (</w:t>
      </w:r>
      <w:r w:rsidR="00D957B7" w:rsidRPr="0073500C">
        <w:t>Production</w:t>
      </w:r>
      <w:r w:rsidRPr="0073500C">
        <w:t xml:space="preserve">) mode -&gt; command parent -&gt; child over </w:t>
      </w:r>
      <w:proofErr w:type="spellStart"/>
      <w:r w:rsidRPr="0073500C">
        <w:t>ACmd</w:t>
      </w:r>
      <w:proofErr w:type="spellEnd"/>
      <w:r w:rsidRPr="0073500C">
        <w:t xml:space="preserve"> channel</w:t>
      </w:r>
    </w:p>
    <w:p w:rsidR="00D957B7" w:rsidRPr="0073500C" w:rsidRDefault="00D957B7" w:rsidP="00D957B7">
      <w:r w:rsidRPr="0073500C">
        <w:t>Manual</w:t>
      </w:r>
      <w:r w:rsidR="00CB3D22" w:rsidRPr="0073500C">
        <w:t xml:space="preserve"> mode -&gt; command UI -&gt; UI over </w:t>
      </w:r>
      <w:proofErr w:type="spellStart"/>
      <w:r w:rsidR="00CB3D22" w:rsidRPr="0073500C">
        <w:t>MCmd</w:t>
      </w:r>
      <w:proofErr w:type="spellEnd"/>
      <w:r w:rsidR="00CB3D22" w:rsidRPr="0073500C">
        <w:t xml:space="preserve"> channel</w:t>
      </w:r>
    </w:p>
    <w:p w:rsidR="00D957B7" w:rsidRPr="0073500C" w:rsidRDefault="00D957B7" w:rsidP="00D957B7"/>
    <w:p w:rsidR="00FB393F" w:rsidRPr="0073500C" w:rsidRDefault="00D957B7" w:rsidP="00D957B7">
      <w:r w:rsidRPr="0073500C">
        <w:t>For safety reason it’s important to distinguish mode and operation mode. For the operation mode it is</w:t>
      </w:r>
      <w:r w:rsidR="00FB393F" w:rsidRPr="0073500C">
        <w:t xml:space="preserve"> enough to distinguish</w:t>
      </w:r>
      <w:r w:rsidRPr="0073500C">
        <w:t xml:space="preserve"> automatic and service. </w:t>
      </w:r>
      <w:r w:rsidR="00FB393F" w:rsidRPr="0073500C">
        <w:t xml:space="preserve">This operation mode description should be done in manual and safety documents. </w:t>
      </w:r>
      <w:r w:rsidRPr="0073500C">
        <w:t xml:space="preserve">In service is it </w:t>
      </w:r>
      <w:r w:rsidR="00FB393F" w:rsidRPr="0073500C">
        <w:t xml:space="preserve">necessary </w:t>
      </w:r>
      <w:r w:rsidRPr="0073500C">
        <w:t xml:space="preserve">to control per example </w:t>
      </w:r>
      <w:r w:rsidR="00FB393F" w:rsidRPr="0073500C">
        <w:t xml:space="preserve">a servo motor with open guard doors. This is only allowed with death man switch or safety speed supervision equipment. </w:t>
      </w:r>
    </w:p>
    <w:p w:rsidR="00D957B7" w:rsidRPr="0073500C" w:rsidRDefault="00D957B7" w:rsidP="00D957B7">
      <w:pPr>
        <w:pStyle w:val="berschrift3"/>
      </w:pPr>
      <w:bookmarkStart w:id="163" w:name="_Toc374359328"/>
      <w:r w:rsidRPr="0073500C">
        <w:t>Commands</w:t>
      </w:r>
      <w:r w:rsidR="00520A10" w:rsidRPr="0073500C">
        <w:t xml:space="preserve"> / Stat</w:t>
      </w:r>
      <w:r w:rsidR="00CB3D22" w:rsidRPr="0073500C">
        <w:t>e</w:t>
      </w:r>
      <w:bookmarkEnd w:id="163"/>
    </w:p>
    <w:p w:rsidR="00C07EA0" w:rsidRPr="0073500C" w:rsidRDefault="00580B4C" w:rsidP="00580B4C">
      <w:r w:rsidRPr="0073500C">
        <w:t>The command and state channels should be defined over enumeration. So they are shown in debugging and watch windows with the string defined in the enumeration.</w:t>
      </w:r>
      <w:r w:rsidR="00233476" w:rsidRPr="0073500C">
        <w:t xml:space="preserve"> </w:t>
      </w:r>
      <w:r w:rsidRPr="0073500C">
        <w:t>To be sure which commands are available respective implemented for a controller a command array extends the common interface.</w:t>
      </w:r>
    </w:p>
    <w:p w:rsidR="00BC711F" w:rsidRPr="0073500C" w:rsidRDefault="00BC711F" w:rsidP="00580B4C"/>
    <w:p w:rsidR="00BC711F" w:rsidRPr="0073500C" w:rsidRDefault="00BC711F" w:rsidP="00580B4C">
      <w:r w:rsidRPr="0073500C">
        <w:lastRenderedPageBreak/>
        <w:t xml:space="preserve">Every controller </w:t>
      </w:r>
      <w:r w:rsidR="00233476" w:rsidRPr="0073500C">
        <w:t>has</w:t>
      </w:r>
      <w:r w:rsidRPr="0073500C">
        <w:t xml:space="preserve"> </w:t>
      </w:r>
      <w:r w:rsidR="00233476" w:rsidRPr="0073500C">
        <w:t>these states because they are already defined in base controller</w:t>
      </w:r>
      <w:r w:rsidRPr="0073500C">
        <w:t>:</w:t>
      </w:r>
    </w:p>
    <w:p w:rsidR="00233476" w:rsidRPr="0073500C" w:rsidRDefault="00BC711F" w:rsidP="00580B4C">
      <w:r w:rsidRPr="0073500C">
        <w:t>PON</w:t>
      </w:r>
      <w:r w:rsidR="00233476" w:rsidRPr="0073500C">
        <w:t xml:space="preserve"> </w:t>
      </w:r>
      <w:r w:rsidR="00233476" w:rsidRPr="0073500C">
        <w:tab/>
      </w:r>
      <w:r w:rsidR="00233476" w:rsidRPr="0073500C">
        <w:tab/>
        <w:t>-&gt; Power on, first state after power on, for initializing</w:t>
      </w:r>
    </w:p>
    <w:p w:rsidR="00233476" w:rsidRPr="0073500C" w:rsidRDefault="00233476" w:rsidP="00580B4C">
      <w:r w:rsidRPr="0073500C">
        <w:t>OFF</w:t>
      </w:r>
      <w:r w:rsidRPr="0073500C">
        <w:tab/>
      </w:r>
      <w:r w:rsidRPr="0073500C">
        <w:tab/>
        <w:t xml:space="preserve">-&gt; </w:t>
      </w:r>
      <w:r w:rsidR="00C25A27">
        <w:t>off, fast stop, switch off</w:t>
      </w:r>
    </w:p>
    <w:p w:rsidR="00233476" w:rsidRPr="0073500C" w:rsidRDefault="00233476" w:rsidP="00580B4C">
      <w:proofErr w:type="gramStart"/>
      <w:r w:rsidRPr="0073500C">
        <w:t>ERROR</w:t>
      </w:r>
      <w:r w:rsidRPr="0073500C">
        <w:tab/>
      </w:r>
      <w:r w:rsidRPr="0073500C">
        <w:tab/>
        <w:t>-&gt; Failure of devices, sensors etc.</w:t>
      </w:r>
      <w:proofErr w:type="gramEnd"/>
    </w:p>
    <w:p w:rsidR="00BC711F" w:rsidRPr="0073500C" w:rsidRDefault="00233476" w:rsidP="00580B4C">
      <w:proofErr w:type="spellStart"/>
      <w:r w:rsidRPr="0073500C">
        <w:t>ERRORQuit</w:t>
      </w:r>
      <w:proofErr w:type="spellEnd"/>
      <w:r w:rsidRPr="0073500C">
        <w:tab/>
        <w:t>-&gt; Reset failures and decide which is the next state</w:t>
      </w:r>
    </w:p>
    <w:p w:rsidR="00233476" w:rsidRDefault="00233476" w:rsidP="00580B4C">
      <w:r w:rsidRPr="0073500C">
        <w:t>SINGLE_ANSWER</w:t>
      </w:r>
      <w:r w:rsidRPr="0073500C">
        <w:tab/>
        <w:t>-&gt; Simulation of command/state interface, no code is executed / needed</w:t>
      </w:r>
    </w:p>
    <w:p w:rsidR="00C25A27" w:rsidRDefault="00C25A27" w:rsidP="00580B4C"/>
    <w:p w:rsidR="00520A10" w:rsidRPr="0073500C" w:rsidRDefault="00520A10" w:rsidP="00520A10">
      <w:pPr>
        <w:pStyle w:val="berschrift3"/>
      </w:pPr>
      <w:bookmarkStart w:id="164" w:name="_Toc374359329"/>
      <w:r w:rsidRPr="0073500C">
        <w:t>IO handling</w:t>
      </w:r>
      <w:bookmarkEnd w:id="164"/>
    </w:p>
    <w:p w:rsidR="00520A10" w:rsidRPr="0073500C" w:rsidRDefault="00580B4C" w:rsidP="00520A10">
      <w:r w:rsidRPr="0073500C">
        <w:t>With local input and output bridges in the controller it could be guaranteed the most possible flexibility. So the controller instances could run in different task classes.</w:t>
      </w:r>
      <w:r w:rsidR="00950F16" w:rsidRPr="0073500C">
        <w:t xml:space="preserve"> In the </w:t>
      </w:r>
      <w:proofErr w:type="spellStart"/>
      <w:r w:rsidR="00950F16" w:rsidRPr="0073500C">
        <w:t>io</w:t>
      </w:r>
      <w:proofErr w:type="spellEnd"/>
      <w:r w:rsidR="00950F16" w:rsidRPr="0073500C">
        <w:t xml:space="preserve">-bridges are also solved the </w:t>
      </w:r>
      <w:proofErr w:type="spellStart"/>
      <w:r w:rsidR="00950F16" w:rsidRPr="0073500C">
        <w:t>io</w:t>
      </w:r>
      <w:proofErr w:type="spellEnd"/>
      <w:r w:rsidR="00950F16" w:rsidRPr="0073500C">
        <w:t xml:space="preserve">-forcing from UI and the local </w:t>
      </w:r>
      <w:proofErr w:type="spellStart"/>
      <w:proofErr w:type="gramStart"/>
      <w:r w:rsidR="00950F16" w:rsidRPr="0073500C">
        <w:t>io</w:t>
      </w:r>
      <w:proofErr w:type="spellEnd"/>
      <w:proofErr w:type="gramEnd"/>
      <w:r w:rsidR="00950F16" w:rsidRPr="0073500C">
        <w:t xml:space="preserve"> simulation with disconnection of the hardware </w:t>
      </w:r>
      <w:proofErr w:type="spellStart"/>
      <w:r w:rsidR="00950F16" w:rsidRPr="0073500C">
        <w:t>io’s</w:t>
      </w:r>
      <w:proofErr w:type="spellEnd"/>
      <w:r w:rsidR="00950F16" w:rsidRPr="0073500C">
        <w:t>.</w:t>
      </w:r>
    </w:p>
    <w:p w:rsidR="00AF687F" w:rsidRPr="0073500C" w:rsidRDefault="00AF687F" w:rsidP="00520A10">
      <w:r w:rsidRPr="0073500C">
        <w:t xml:space="preserve">Problems with </w:t>
      </w:r>
      <w:proofErr w:type="spellStart"/>
      <w:r w:rsidRPr="0073500C">
        <w:t>io</w:t>
      </w:r>
      <w:proofErr w:type="spellEnd"/>
      <w:r w:rsidRPr="0073500C">
        <w:t>-handling:</w:t>
      </w:r>
    </w:p>
    <w:p w:rsidR="00AF687F" w:rsidRPr="0073500C" w:rsidRDefault="00AF687F" w:rsidP="00AF687F">
      <w:pPr>
        <w:pStyle w:val="Listenabsatz"/>
        <w:numPr>
          <w:ilvl w:val="0"/>
          <w:numId w:val="22"/>
        </w:numPr>
      </w:pPr>
      <w:r w:rsidRPr="0073500C">
        <w:t xml:space="preserve">If mapped </w:t>
      </w:r>
      <w:proofErr w:type="spellStart"/>
      <w:r w:rsidRPr="0073500C">
        <w:t>io</w:t>
      </w:r>
      <w:proofErr w:type="spellEnd"/>
      <w:r w:rsidRPr="0073500C">
        <w:t xml:space="preserve"> is in </w:t>
      </w:r>
      <w:proofErr w:type="spellStart"/>
      <w:r w:rsidRPr="0073500C">
        <w:t>struct</w:t>
      </w:r>
      <w:proofErr w:type="spellEnd"/>
      <w:r w:rsidRPr="0073500C">
        <w:t xml:space="preserve"> defined there are a lot of </w:t>
      </w:r>
      <w:proofErr w:type="spellStart"/>
      <w:r w:rsidRPr="0073500C">
        <w:t>io’s</w:t>
      </w:r>
      <w:proofErr w:type="spellEnd"/>
      <w:r w:rsidRPr="0073500C">
        <w:t xml:space="preserve"> without a connection to the hardware (</w:t>
      </w:r>
      <w:proofErr w:type="spellStart"/>
      <w:r w:rsidRPr="0073500C">
        <w:t>p.e.</w:t>
      </w:r>
      <w:proofErr w:type="spellEnd"/>
      <w:r w:rsidRPr="0073500C">
        <w:t xml:space="preserve"> cylinder 2 inputs and 2 outputs in default, usage for </w:t>
      </w:r>
      <w:proofErr w:type="spellStart"/>
      <w:r w:rsidRPr="0073500C">
        <w:t>monostable</w:t>
      </w:r>
      <w:proofErr w:type="spellEnd"/>
      <w:r w:rsidRPr="0073500C">
        <w:t xml:space="preserve"> without sensors only 1 output)</w:t>
      </w:r>
    </w:p>
    <w:p w:rsidR="00AF687F" w:rsidRPr="0073500C" w:rsidRDefault="00AF687F" w:rsidP="00AF687F">
      <w:pPr>
        <w:pStyle w:val="Listenabsatz"/>
        <w:numPr>
          <w:ilvl w:val="0"/>
          <w:numId w:val="22"/>
        </w:numPr>
      </w:pPr>
      <w:r w:rsidRPr="0073500C">
        <w:t>Sensor signal could have a normally closed or normally open logic, this should be shown in the name (Suffix _NC or _NO) and implemented the different behaviour in one standard FUB</w:t>
      </w:r>
    </w:p>
    <w:p w:rsidR="00AF687F" w:rsidRPr="0073500C" w:rsidRDefault="00AF687F" w:rsidP="00AF687F">
      <w:pPr>
        <w:pStyle w:val="Listenabsatz"/>
        <w:numPr>
          <w:ilvl w:val="0"/>
          <w:numId w:val="22"/>
        </w:numPr>
      </w:pPr>
      <w:r w:rsidRPr="0073500C">
        <w:t>…</w:t>
      </w:r>
    </w:p>
    <w:p w:rsidR="00AF687F" w:rsidRPr="00E85FFE" w:rsidRDefault="00AF687F" w:rsidP="00AF687F">
      <w:r w:rsidRPr="00E85FFE">
        <w:t xml:space="preserve">One possible solution for this problem is to add global defined </w:t>
      </w:r>
      <w:proofErr w:type="spellStart"/>
      <w:proofErr w:type="gramStart"/>
      <w:r w:rsidRPr="00E85FFE">
        <w:t>io</w:t>
      </w:r>
      <w:proofErr w:type="spellEnd"/>
      <w:proofErr w:type="gramEnd"/>
      <w:r w:rsidRPr="00E85FFE">
        <w:t xml:space="preserve"> variables as input or output to the </w:t>
      </w:r>
      <w:r w:rsidR="001F4F9A" w:rsidRPr="00E85FFE">
        <w:t xml:space="preserve">FUB. So only the really used </w:t>
      </w:r>
      <w:proofErr w:type="spellStart"/>
      <w:proofErr w:type="gramStart"/>
      <w:r w:rsidR="001F4F9A" w:rsidRPr="00E85FFE">
        <w:t>io</w:t>
      </w:r>
      <w:proofErr w:type="spellEnd"/>
      <w:proofErr w:type="gramEnd"/>
      <w:r w:rsidR="001F4F9A" w:rsidRPr="00E85FFE">
        <w:t xml:space="preserve"> </w:t>
      </w:r>
      <w:r w:rsidRPr="00E85FFE">
        <w:t>variables will be defined</w:t>
      </w:r>
      <w:r w:rsidR="001F4F9A" w:rsidRPr="00E85FFE">
        <w:t>, perhaps directly with explicit mapping information, and with a comparison at the handover the logic of the inputs (NC/NO) could be easy corrected. The disadvantage of this option is the separate define of every variable and the manually add to the handover of the instance of every controller.</w:t>
      </w:r>
    </w:p>
    <w:p w:rsidR="001F4F9A" w:rsidRPr="0073500C" w:rsidRDefault="001F4F9A" w:rsidP="00AF687F"/>
    <w:p w:rsidR="001F4F9A" w:rsidRPr="0073500C" w:rsidRDefault="001F4F9A" w:rsidP="00AF687F">
      <w:r w:rsidRPr="0073500C">
        <w:t>Example:</w:t>
      </w:r>
    </w:p>
    <w:p w:rsidR="001F4F9A" w:rsidRPr="0073500C" w:rsidRDefault="001F4F9A" w:rsidP="00AF687F">
      <w:r w:rsidRPr="0073500C">
        <w:t>Global</w:t>
      </w:r>
      <w:r w:rsidR="00832F7E">
        <w:t xml:space="preserve"> </w:t>
      </w:r>
      <w:proofErr w:type="spellStart"/>
      <w:proofErr w:type="gramStart"/>
      <w:r w:rsidR="00832F7E">
        <w:t>io</w:t>
      </w:r>
      <w:proofErr w:type="spellEnd"/>
      <w:proofErr w:type="gramEnd"/>
      <w:r w:rsidRPr="0073500C">
        <w:t xml:space="preserve"> definition with mapping:</w:t>
      </w:r>
    </w:p>
    <w:p w:rsidR="001F4F9A" w:rsidRPr="0073500C" w:rsidRDefault="0034034F" w:rsidP="00AF687F">
      <w:r w:rsidRPr="0073500C">
        <w:rPr>
          <w:noProof/>
          <w:lang w:val="de-CH" w:eastAsia="de-CH"/>
        </w:rPr>
        <w:drawing>
          <wp:inline distT="0" distB="0" distL="0" distR="0" wp14:anchorId="7D12DC62" wp14:editId="579DA984">
            <wp:extent cx="5940425" cy="783762"/>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783762"/>
                    </a:xfrm>
                    <a:prstGeom prst="rect">
                      <a:avLst/>
                    </a:prstGeom>
                  </pic:spPr>
                </pic:pic>
              </a:graphicData>
            </a:graphic>
          </wp:inline>
        </w:drawing>
      </w:r>
    </w:p>
    <w:p w:rsidR="00BC711F" w:rsidRPr="0073500C" w:rsidRDefault="00BC711F" w:rsidP="00AF687F"/>
    <w:p w:rsidR="001F4F9A" w:rsidRPr="0073500C" w:rsidRDefault="00755B13" w:rsidP="00AF687F">
      <w:r w:rsidRPr="0073500C">
        <w:t xml:space="preserve">Call </w:t>
      </w:r>
      <w:proofErr w:type="spellStart"/>
      <w:r w:rsidRPr="0073500C">
        <w:t>fb</w:t>
      </w:r>
      <w:proofErr w:type="spellEnd"/>
      <w:r w:rsidRPr="0073500C">
        <w:t xml:space="preserve"> instance:</w:t>
      </w:r>
    </w:p>
    <w:p w:rsidR="0034034F" w:rsidRPr="0073500C" w:rsidRDefault="0034034F" w:rsidP="0034034F">
      <w:proofErr w:type="spellStart"/>
      <w:r w:rsidRPr="0073500C">
        <w:t>fbCyl_AB.In_</w:t>
      </w:r>
      <w:proofErr w:type="gramStart"/>
      <w:r w:rsidRPr="0073500C">
        <w:t>bolRetract</w:t>
      </w:r>
      <w:r w:rsidR="00BC711F" w:rsidRPr="0073500C">
        <w:t>ed</w:t>
      </w:r>
      <w:proofErr w:type="spellEnd"/>
      <w:r w:rsidRPr="0073500C">
        <w:t xml:space="preserve"> :</w:t>
      </w:r>
      <w:proofErr w:type="gramEnd"/>
      <w:r w:rsidRPr="0073500C">
        <w:t xml:space="preserve">= </w:t>
      </w:r>
      <w:proofErr w:type="spellStart"/>
      <w:r w:rsidRPr="0073500C">
        <w:t>In_bolCyl_AB_Retract_NO</w:t>
      </w:r>
      <w:proofErr w:type="spellEnd"/>
      <w:r w:rsidRPr="0073500C">
        <w:t>;</w:t>
      </w:r>
    </w:p>
    <w:p w:rsidR="0034034F" w:rsidRPr="0073500C" w:rsidRDefault="0034034F" w:rsidP="0034034F">
      <w:proofErr w:type="spellStart"/>
      <w:r w:rsidRPr="0073500C">
        <w:t>fbCyl_AB.In_</w:t>
      </w:r>
      <w:proofErr w:type="gramStart"/>
      <w:r w:rsidRPr="0073500C">
        <w:t>bolExtend</w:t>
      </w:r>
      <w:r w:rsidR="00BC711F" w:rsidRPr="0073500C">
        <w:t>ed</w:t>
      </w:r>
      <w:proofErr w:type="spellEnd"/>
      <w:r w:rsidRPr="0073500C">
        <w:t xml:space="preserve"> :</w:t>
      </w:r>
      <w:proofErr w:type="gramEnd"/>
      <w:r w:rsidRPr="0073500C">
        <w:t xml:space="preserve">= (NOT </w:t>
      </w:r>
      <w:proofErr w:type="spellStart"/>
      <w:r w:rsidRPr="0073500C">
        <w:t>In_bolCyl_AB_Extend_NC</w:t>
      </w:r>
      <w:proofErr w:type="spellEnd"/>
      <w:r w:rsidRPr="0073500C">
        <w:t>);</w:t>
      </w:r>
    </w:p>
    <w:p w:rsidR="0034034F" w:rsidRPr="0073500C" w:rsidRDefault="0034034F" w:rsidP="0034034F">
      <w:proofErr w:type="spellStart"/>
      <w:r w:rsidRPr="0073500C">
        <w:t>fbCyl_</w:t>
      </w:r>
      <w:proofErr w:type="gramStart"/>
      <w:r w:rsidRPr="0073500C">
        <w:t>AB</w:t>
      </w:r>
      <w:proofErr w:type="spellEnd"/>
      <w:r w:rsidRPr="0073500C">
        <w:t>(</w:t>
      </w:r>
      <w:proofErr w:type="gramEnd"/>
      <w:r w:rsidRPr="0073500C">
        <w:t>);</w:t>
      </w:r>
    </w:p>
    <w:p w:rsidR="0034034F" w:rsidRPr="0073500C" w:rsidRDefault="0034034F" w:rsidP="0034034F">
      <w:proofErr w:type="spellStart"/>
      <w:r w:rsidRPr="0073500C">
        <w:t>Out_bolCyl_AB_</w:t>
      </w:r>
      <w:proofErr w:type="gramStart"/>
      <w:r w:rsidRPr="0073500C">
        <w:t>Retract</w:t>
      </w:r>
      <w:proofErr w:type="spellEnd"/>
      <w:r w:rsidRPr="0073500C">
        <w:t xml:space="preserve"> :</w:t>
      </w:r>
      <w:proofErr w:type="gramEnd"/>
      <w:r w:rsidRPr="0073500C">
        <w:t xml:space="preserve">= </w:t>
      </w:r>
      <w:proofErr w:type="spellStart"/>
      <w:r w:rsidRPr="0073500C">
        <w:t>fbCyl_AB.Out_bolRetract</w:t>
      </w:r>
      <w:proofErr w:type="spellEnd"/>
      <w:r w:rsidRPr="0073500C">
        <w:t>;</w:t>
      </w:r>
    </w:p>
    <w:p w:rsidR="0034034F" w:rsidRPr="0073500C" w:rsidRDefault="0034034F" w:rsidP="0034034F">
      <w:proofErr w:type="spellStart"/>
      <w:r w:rsidRPr="0073500C">
        <w:t>Out_bolCyl_AB_</w:t>
      </w:r>
      <w:proofErr w:type="gramStart"/>
      <w:r w:rsidRPr="0073500C">
        <w:t>Extend</w:t>
      </w:r>
      <w:proofErr w:type="spellEnd"/>
      <w:r w:rsidRPr="0073500C">
        <w:t xml:space="preserve"> :</w:t>
      </w:r>
      <w:proofErr w:type="gramEnd"/>
      <w:r w:rsidRPr="0073500C">
        <w:t xml:space="preserve">= </w:t>
      </w:r>
      <w:proofErr w:type="spellStart"/>
      <w:r w:rsidRPr="0073500C">
        <w:t>fbCyl_AB.Out_bolExtend</w:t>
      </w:r>
      <w:proofErr w:type="spellEnd"/>
      <w:r w:rsidRPr="0073500C">
        <w:t>;</w:t>
      </w:r>
    </w:p>
    <w:p w:rsidR="0034034F" w:rsidRPr="00D42336" w:rsidRDefault="0034034F" w:rsidP="0034034F"/>
    <w:p w:rsidR="0034034F" w:rsidRPr="00D42336" w:rsidRDefault="0034034F" w:rsidP="0034034F">
      <w:pPr>
        <w:rPr>
          <w:rPrChange w:id="165" w:author="Michael Rütsche" w:date="2013-11-06T08:37:00Z">
            <w:rPr>
              <w:color w:val="FF0000"/>
            </w:rPr>
          </w:rPrChange>
        </w:rPr>
      </w:pPr>
      <w:r w:rsidRPr="00D42336">
        <w:rPr>
          <w:rPrChange w:id="166" w:author="Michael Rütsche" w:date="2013-11-06T08:37:00Z">
            <w:rPr>
              <w:color w:val="FF0000"/>
            </w:rPr>
          </w:rPrChange>
        </w:rPr>
        <w:t>Handling in FUB:</w:t>
      </w:r>
    </w:p>
    <w:p w:rsidR="00BC711F" w:rsidRPr="00D42336" w:rsidRDefault="00BC711F" w:rsidP="0034034F">
      <w:pPr>
        <w:rPr>
          <w:rPrChange w:id="167" w:author="Michael Rütsche" w:date="2013-11-06T08:37:00Z">
            <w:rPr>
              <w:color w:val="FF0000"/>
            </w:rPr>
          </w:rPrChange>
        </w:rPr>
      </w:pPr>
    </w:p>
    <w:p w:rsidR="0034034F" w:rsidRPr="00D42336" w:rsidRDefault="00BC711F" w:rsidP="0034034F">
      <w:pPr>
        <w:rPr>
          <w:rPrChange w:id="168" w:author="Michael Rütsche" w:date="2013-11-06T08:37:00Z">
            <w:rPr>
              <w:color w:val="FF0000"/>
            </w:rPr>
          </w:rPrChange>
        </w:rPr>
      </w:pPr>
      <w:r w:rsidRPr="00D42336">
        <w:rPr>
          <w:rPrChange w:id="169" w:author="Michael Rütsche" w:date="2013-11-06T08:37:00Z">
            <w:rPr>
              <w:color w:val="FF0000"/>
            </w:rPr>
          </w:rPrChange>
        </w:rPr>
        <w:t xml:space="preserve">Method </w:t>
      </w:r>
      <w:proofErr w:type="spellStart"/>
      <w:r w:rsidRPr="00D42336">
        <w:rPr>
          <w:rPrChange w:id="170" w:author="Michael Rütsche" w:date="2013-11-06T08:37:00Z">
            <w:rPr>
              <w:color w:val="FF0000"/>
            </w:rPr>
          </w:rPrChange>
        </w:rPr>
        <w:t>InBridge</w:t>
      </w:r>
      <w:proofErr w:type="spellEnd"/>
      <w:r w:rsidRPr="00D42336">
        <w:rPr>
          <w:rPrChange w:id="171" w:author="Michael Rütsche" w:date="2013-11-06T08:37:00Z">
            <w:rPr>
              <w:color w:val="FF0000"/>
            </w:rPr>
          </w:rPrChange>
        </w:rPr>
        <w:t>:</w:t>
      </w:r>
    </w:p>
    <w:p w:rsidR="00BC711F" w:rsidRPr="00D42336" w:rsidRDefault="00BC711F" w:rsidP="00BC711F">
      <w:pPr>
        <w:ind w:left="709"/>
        <w:rPr>
          <w:rPrChange w:id="172" w:author="Michael Rütsche" w:date="2013-11-06T08:37:00Z">
            <w:rPr>
              <w:color w:val="FF0000"/>
            </w:rPr>
          </w:rPrChange>
        </w:rPr>
      </w:pPr>
      <w:r w:rsidRPr="00D42336">
        <w:rPr>
          <w:rPrChange w:id="173" w:author="Michael Rütsche" w:date="2013-11-06T08:37:00Z">
            <w:rPr>
              <w:color w:val="FF0000"/>
            </w:rPr>
          </w:rPrChange>
        </w:rPr>
        <w:t xml:space="preserve">// </w:t>
      </w:r>
      <w:proofErr w:type="spellStart"/>
      <w:r w:rsidRPr="00D42336">
        <w:rPr>
          <w:rPrChange w:id="174" w:author="Michael Rütsche" w:date="2013-11-06T08:37:00Z">
            <w:rPr>
              <w:color w:val="FF0000"/>
            </w:rPr>
          </w:rPrChange>
        </w:rPr>
        <w:t>digitale</w:t>
      </w:r>
      <w:proofErr w:type="spellEnd"/>
      <w:r w:rsidRPr="00D42336">
        <w:rPr>
          <w:rPrChange w:id="175" w:author="Michael Rütsche" w:date="2013-11-06T08:37:00Z">
            <w:rPr>
              <w:color w:val="FF0000"/>
            </w:rPr>
          </w:rPrChange>
        </w:rPr>
        <w:t xml:space="preserve"> and </w:t>
      </w:r>
      <w:proofErr w:type="spellStart"/>
      <w:r w:rsidRPr="00D42336">
        <w:rPr>
          <w:rPrChange w:id="176" w:author="Michael Rütsche" w:date="2013-11-06T08:37:00Z">
            <w:rPr>
              <w:color w:val="FF0000"/>
            </w:rPr>
          </w:rPrChange>
        </w:rPr>
        <w:t>analoge</w:t>
      </w:r>
      <w:proofErr w:type="spellEnd"/>
      <w:r w:rsidRPr="00D42336">
        <w:rPr>
          <w:rPrChange w:id="177" w:author="Michael Rütsche" w:date="2013-11-06T08:37:00Z">
            <w:rPr>
              <w:color w:val="FF0000"/>
            </w:rPr>
          </w:rPrChange>
        </w:rPr>
        <w:t xml:space="preserve"> inputs read from hardware or forcing</w:t>
      </w:r>
    </w:p>
    <w:p w:rsidR="00BC711F" w:rsidRPr="00D42336" w:rsidRDefault="00BC711F" w:rsidP="00BC711F">
      <w:pPr>
        <w:ind w:left="709"/>
        <w:rPr>
          <w:rPrChange w:id="178" w:author="Michael Rütsche" w:date="2013-11-06T08:37:00Z">
            <w:rPr>
              <w:color w:val="FF0000"/>
            </w:rPr>
          </w:rPrChange>
        </w:rPr>
      </w:pPr>
      <w:proofErr w:type="spellStart"/>
      <w:proofErr w:type="gramStart"/>
      <w:r w:rsidRPr="00D42336">
        <w:rPr>
          <w:rPrChange w:id="179" w:author="Michael Rütsche" w:date="2013-11-06T08:37:00Z">
            <w:rPr>
              <w:color w:val="FF0000"/>
            </w:rPr>
          </w:rPrChange>
        </w:rPr>
        <w:t>SIf.In.bolExtended.map</w:t>
      </w:r>
      <w:proofErr w:type="spellEnd"/>
      <w:r w:rsidRPr="00D42336">
        <w:rPr>
          <w:rPrChange w:id="180" w:author="Michael Rütsche" w:date="2013-11-06T08:37:00Z">
            <w:rPr>
              <w:color w:val="FF0000"/>
            </w:rPr>
          </w:rPrChange>
        </w:rPr>
        <w:t xml:space="preserve"> :</w:t>
      </w:r>
      <w:proofErr w:type="gramEnd"/>
      <w:r w:rsidRPr="00D42336">
        <w:rPr>
          <w:rPrChange w:id="181" w:author="Michael Rütsche" w:date="2013-11-06T08:37:00Z">
            <w:rPr>
              <w:color w:val="FF0000"/>
            </w:rPr>
          </w:rPrChange>
        </w:rPr>
        <w:t>= THIS^.</w:t>
      </w:r>
      <w:proofErr w:type="spellStart"/>
      <w:r w:rsidRPr="00D42336">
        <w:rPr>
          <w:rPrChange w:id="182" w:author="Michael Rütsche" w:date="2013-11-06T08:37:00Z">
            <w:rPr>
              <w:color w:val="FF0000"/>
            </w:rPr>
          </w:rPrChange>
        </w:rPr>
        <w:t>In_bolExtend</w:t>
      </w:r>
      <w:proofErr w:type="spellEnd"/>
      <w:r w:rsidRPr="00D42336">
        <w:rPr>
          <w:rPrChange w:id="183" w:author="Michael Rütsche" w:date="2013-11-06T08:37:00Z">
            <w:rPr>
              <w:color w:val="FF0000"/>
            </w:rPr>
          </w:rPrChange>
        </w:rPr>
        <w:t>;</w:t>
      </w:r>
    </w:p>
    <w:p w:rsidR="00BC711F" w:rsidRPr="00D42336" w:rsidRDefault="00BC711F" w:rsidP="00BC711F">
      <w:pPr>
        <w:ind w:left="709"/>
        <w:rPr>
          <w:rPrChange w:id="184" w:author="Michael Rütsche" w:date="2013-11-06T08:37:00Z">
            <w:rPr>
              <w:color w:val="FF0000"/>
            </w:rPr>
          </w:rPrChange>
        </w:rPr>
      </w:pPr>
      <w:proofErr w:type="spellStart"/>
      <w:proofErr w:type="gramStart"/>
      <w:r w:rsidRPr="00D42336">
        <w:rPr>
          <w:rPrChange w:id="185" w:author="Michael Rütsche" w:date="2013-11-06T08:37:00Z">
            <w:rPr>
              <w:color w:val="FF0000"/>
            </w:rPr>
          </w:rPrChange>
        </w:rPr>
        <w:t>SIf.In.bolRetracted.map</w:t>
      </w:r>
      <w:proofErr w:type="spellEnd"/>
      <w:r w:rsidRPr="00D42336">
        <w:rPr>
          <w:rPrChange w:id="186" w:author="Michael Rütsche" w:date="2013-11-06T08:37:00Z">
            <w:rPr>
              <w:color w:val="FF0000"/>
            </w:rPr>
          </w:rPrChange>
        </w:rPr>
        <w:t xml:space="preserve"> :</w:t>
      </w:r>
      <w:proofErr w:type="gramEnd"/>
      <w:r w:rsidRPr="00D42336">
        <w:rPr>
          <w:rPrChange w:id="187" w:author="Michael Rütsche" w:date="2013-11-06T08:37:00Z">
            <w:rPr>
              <w:color w:val="FF0000"/>
            </w:rPr>
          </w:rPrChange>
        </w:rPr>
        <w:t>= THIS^.</w:t>
      </w:r>
      <w:proofErr w:type="spellStart"/>
      <w:r w:rsidRPr="00D42336">
        <w:rPr>
          <w:rPrChange w:id="188" w:author="Michael Rütsche" w:date="2013-11-06T08:37:00Z">
            <w:rPr>
              <w:color w:val="FF0000"/>
            </w:rPr>
          </w:rPrChange>
        </w:rPr>
        <w:t>In_bolRetract</w:t>
      </w:r>
      <w:proofErr w:type="spellEnd"/>
      <w:r w:rsidRPr="00D42336">
        <w:rPr>
          <w:rPrChange w:id="189" w:author="Michael Rütsche" w:date="2013-11-06T08:37:00Z">
            <w:rPr>
              <w:color w:val="FF0000"/>
            </w:rPr>
          </w:rPrChange>
        </w:rPr>
        <w:t>;</w:t>
      </w:r>
    </w:p>
    <w:p w:rsidR="00BC711F" w:rsidRPr="00D42336" w:rsidRDefault="00BC711F" w:rsidP="00BC711F">
      <w:pPr>
        <w:ind w:left="709"/>
        <w:rPr>
          <w:rPrChange w:id="190" w:author="Michael Rütsche" w:date="2013-11-06T08:37:00Z">
            <w:rPr>
              <w:color w:val="FF0000"/>
            </w:rPr>
          </w:rPrChange>
        </w:rPr>
      </w:pPr>
    </w:p>
    <w:p w:rsidR="00BC711F" w:rsidRPr="00D42336" w:rsidRDefault="00BC711F" w:rsidP="00BC711F">
      <w:pPr>
        <w:ind w:left="709"/>
        <w:rPr>
          <w:rPrChange w:id="191" w:author="Michael Rütsche" w:date="2013-11-06T08:37:00Z">
            <w:rPr>
              <w:color w:val="FF0000"/>
            </w:rPr>
          </w:rPrChange>
        </w:rPr>
      </w:pPr>
      <w:r w:rsidRPr="00D42336">
        <w:rPr>
          <w:rPrChange w:id="192" w:author="Michael Rütsche" w:date="2013-11-06T08:37:00Z">
            <w:rPr>
              <w:color w:val="FF0000"/>
            </w:rPr>
          </w:rPrChange>
        </w:rPr>
        <w:t>IF (</w:t>
      </w:r>
      <w:proofErr w:type="spellStart"/>
      <w:r w:rsidRPr="00D42336">
        <w:rPr>
          <w:rPrChange w:id="193" w:author="Michael Rütsche" w:date="2013-11-06T08:37:00Z">
            <w:rPr>
              <w:color w:val="FF0000"/>
            </w:rPr>
          </w:rPrChange>
        </w:rPr>
        <w:t>CIf.Config.bolSimulation</w:t>
      </w:r>
      <w:proofErr w:type="spellEnd"/>
      <w:r w:rsidRPr="00D42336">
        <w:rPr>
          <w:rPrChange w:id="194" w:author="Michael Rütsche" w:date="2013-11-06T08:37:00Z">
            <w:rPr>
              <w:color w:val="FF0000"/>
            </w:rPr>
          </w:rPrChange>
        </w:rPr>
        <w:t xml:space="preserve"> = FALSE) THEN</w:t>
      </w:r>
    </w:p>
    <w:p w:rsidR="00BC711F" w:rsidRPr="00D42336" w:rsidRDefault="00BC711F" w:rsidP="00BC711F">
      <w:pPr>
        <w:ind w:left="709"/>
        <w:rPr>
          <w:rPrChange w:id="195" w:author="Michael Rütsche" w:date="2013-11-06T08:37:00Z">
            <w:rPr>
              <w:color w:val="FF0000"/>
            </w:rPr>
          </w:rPrChange>
        </w:rPr>
      </w:pPr>
      <w:r w:rsidRPr="00D42336">
        <w:rPr>
          <w:rPrChange w:id="196" w:author="Michael Rütsche" w:date="2013-11-06T08:37:00Z">
            <w:rPr>
              <w:color w:val="FF0000"/>
            </w:rPr>
          </w:rPrChange>
        </w:rPr>
        <w:tab/>
      </w:r>
      <w:proofErr w:type="spellStart"/>
      <w:proofErr w:type="gramStart"/>
      <w:r w:rsidRPr="00D42336">
        <w:rPr>
          <w:rPrChange w:id="197" w:author="Michael Rütsche" w:date="2013-11-06T08:37:00Z">
            <w:rPr>
              <w:color w:val="FF0000"/>
            </w:rPr>
          </w:rPrChange>
        </w:rPr>
        <w:t>getInBol</w:t>
      </w:r>
      <w:proofErr w:type="spellEnd"/>
      <w:r w:rsidRPr="00D42336">
        <w:rPr>
          <w:rPrChange w:id="198" w:author="Michael Rütsche" w:date="2013-11-06T08:37:00Z">
            <w:rPr>
              <w:color w:val="FF0000"/>
            </w:rPr>
          </w:rPrChange>
        </w:rPr>
        <w:t>(</w:t>
      </w:r>
      <w:proofErr w:type="spellStart"/>
      <w:proofErr w:type="gramEnd"/>
      <w:r w:rsidRPr="00D42336">
        <w:rPr>
          <w:rPrChange w:id="199" w:author="Michael Rütsche" w:date="2013-11-06T08:37:00Z">
            <w:rPr>
              <w:color w:val="FF0000"/>
            </w:rPr>
          </w:rPrChange>
        </w:rPr>
        <w:t>CIf.Job.bolIoForce,ADR</w:t>
      </w:r>
      <w:proofErr w:type="spellEnd"/>
      <w:r w:rsidRPr="00D42336">
        <w:rPr>
          <w:rPrChange w:id="200" w:author="Michael Rütsche" w:date="2013-11-06T08:37:00Z">
            <w:rPr>
              <w:color w:val="FF0000"/>
            </w:rPr>
          </w:rPrChange>
        </w:rPr>
        <w:t>(</w:t>
      </w:r>
      <w:proofErr w:type="spellStart"/>
      <w:r w:rsidRPr="00D42336">
        <w:rPr>
          <w:rPrChange w:id="201" w:author="Michael Rütsche" w:date="2013-11-06T08:37:00Z">
            <w:rPr>
              <w:color w:val="FF0000"/>
            </w:rPr>
          </w:rPrChange>
        </w:rPr>
        <w:t>SIf.In.bolExtended</w:t>
      </w:r>
      <w:proofErr w:type="spellEnd"/>
      <w:r w:rsidRPr="00D42336">
        <w:rPr>
          <w:rPrChange w:id="202" w:author="Michael Rütsche" w:date="2013-11-06T08:37:00Z">
            <w:rPr>
              <w:color w:val="FF0000"/>
            </w:rPr>
          </w:rPrChange>
        </w:rPr>
        <w:t>));</w:t>
      </w:r>
    </w:p>
    <w:p w:rsidR="00BC711F" w:rsidRPr="00D42336" w:rsidRDefault="00BC711F" w:rsidP="00BC711F">
      <w:pPr>
        <w:ind w:left="709"/>
        <w:rPr>
          <w:rPrChange w:id="203" w:author="Michael Rütsche" w:date="2013-11-06T08:37:00Z">
            <w:rPr>
              <w:color w:val="FF0000"/>
            </w:rPr>
          </w:rPrChange>
        </w:rPr>
      </w:pPr>
      <w:r w:rsidRPr="00D42336">
        <w:rPr>
          <w:rPrChange w:id="204" w:author="Michael Rütsche" w:date="2013-11-06T08:37:00Z">
            <w:rPr>
              <w:color w:val="FF0000"/>
            </w:rPr>
          </w:rPrChange>
        </w:rPr>
        <w:tab/>
      </w:r>
      <w:proofErr w:type="spellStart"/>
      <w:proofErr w:type="gramStart"/>
      <w:r w:rsidRPr="00D42336">
        <w:rPr>
          <w:rPrChange w:id="205" w:author="Michael Rütsche" w:date="2013-11-06T08:37:00Z">
            <w:rPr>
              <w:color w:val="FF0000"/>
            </w:rPr>
          </w:rPrChange>
        </w:rPr>
        <w:t>getInBol</w:t>
      </w:r>
      <w:proofErr w:type="spellEnd"/>
      <w:r w:rsidRPr="00D42336">
        <w:rPr>
          <w:rPrChange w:id="206" w:author="Michael Rütsche" w:date="2013-11-06T08:37:00Z">
            <w:rPr>
              <w:color w:val="FF0000"/>
            </w:rPr>
          </w:rPrChange>
        </w:rPr>
        <w:t>(</w:t>
      </w:r>
      <w:proofErr w:type="spellStart"/>
      <w:proofErr w:type="gramEnd"/>
      <w:r w:rsidRPr="00D42336">
        <w:rPr>
          <w:rPrChange w:id="207" w:author="Michael Rütsche" w:date="2013-11-06T08:37:00Z">
            <w:rPr>
              <w:color w:val="FF0000"/>
            </w:rPr>
          </w:rPrChange>
        </w:rPr>
        <w:t>CIf.Job.bolIoForce,ADR</w:t>
      </w:r>
      <w:proofErr w:type="spellEnd"/>
      <w:r w:rsidRPr="00D42336">
        <w:rPr>
          <w:rPrChange w:id="208" w:author="Michael Rütsche" w:date="2013-11-06T08:37:00Z">
            <w:rPr>
              <w:color w:val="FF0000"/>
            </w:rPr>
          </w:rPrChange>
        </w:rPr>
        <w:t>(</w:t>
      </w:r>
      <w:proofErr w:type="spellStart"/>
      <w:r w:rsidRPr="00D42336">
        <w:rPr>
          <w:rPrChange w:id="209" w:author="Michael Rütsche" w:date="2013-11-06T08:37:00Z">
            <w:rPr>
              <w:color w:val="FF0000"/>
            </w:rPr>
          </w:rPrChange>
        </w:rPr>
        <w:t>SIf.In.bolRetracted</w:t>
      </w:r>
      <w:proofErr w:type="spellEnd"/>
      <w:r w:rsidRPr="00D42336">
        <w:rPr>
          <w:rPrChange w:id="210" w:author="Michael Rütsche" w:date="2013-11-06T08:37:00Z">
            <w:rPr>
              <w:color w:val="FF0000"/>
            </w:rPr>
          </w:rPrChange>
        </w:rPr>
        <w:t>));</w:t>
      </w:r>
    </w:p>
    <w:p w:rsidR="00BC711F" w:rsidRPr="00D42336" w:rsidRDefault="00BC711F" w:rsidP="00BC711F">
      <w:pPr>
        <w:ind w:left="709"/>
        <w:rPr>
          <w:rPrChange w:id="211" w:author="Michael Rütsche" w:date="2013-11-06T08:37:00Z">
            <w:rPr>
              <w:color w:val="FF0000"/>
            </w:rPr>
          </w:rPrChange>
        </w:rPr>
      </w:pPr>
      <w:r w:rsidRPr="00D42336">
        <w:rPr>
          <w:rPrChange w:id="212" w:author="Michael Rütsche" w:date="2013-11-06T08:37:00Z">
            <w:rPr>
              <w:color w:val="FF0000"/>
            </w:rPr>
          </w:rPrChange>
        </w:rPr>
        <w:t>ELSE</w:t>
      </w:r>
    </w:p>
    <w:p w:rsidR="00BC711F" w:rsidRPr="00D42336" w:rsidRDefault="00BC711F" w:rsidP="00BC711F">
      <w:pPr>
        <w:ind w:left="709"/>
        <w:rPr>
          <w:rPrChange w:id="213" w:author="Michael Rütsche" w:date="2013-11-06T08:37:00Z">
            <w:rPr>
              <w:color w:val="FF0000"/>
            </w:rPr>
          </w:rPrChange>
        </w:rPr>
      </w:pPr>
      <w:r w:rsidRPr="00D42336">
        <w:rPr>
          <w:rPrChange w:id="214" w:author="Michael Rütsche" w:date="2013-11-06T08:37:00Z">
            <w:rPr>
              <w:color w:val="FF0000"/>
            </w:rPr>
          </w:rPrChange>
        </w:rPr>
        <w:tab/>
        <w:t>//simulation of global IO</w:t>
      </w:r>
    </w:p>
    <w:p w:rsidR="00BC711F" w:rsidRPr="00D42336" w:rsidRDefault="00BC711F" w:rsidP="00BC711F">
      <w:pPr>
        <w:ind w:left="709"/>
        <w:rPr>
          <w:rPrChange w:id="215" w:author="Michael Rütsche" w:date="2013-11-06T08:37:00Z">
            <w:rPr>
              <w:color w:val="FF0000"/>
            </w:rPr>
          </w:rPrChange>
        </w:rPr>
      </w:pPr>
      <w:r w:rsidRPr="00D42336">
        <w:rPr>
          <w:rPrChange w:id="216" w:author="Michael Rütsche" w:date="2013-11-06T08:37:00Z">
            <w:rPr>
              <w:color w:val="FF0000"/>
            </w:rPr>
          </w:rPrChange>
        </w:rPr>
        <w:t>END_IF</w:t>
      </w:r>
    </w:p>
    <w:p w:rsidR="00BC711F" w:rsidRPr="00D42336" w:rsidRDefault="00BC711F" w:rsidP="00BC711F">
      <w:pPr>
        <w:rPr>
          <w:rPrChange w:id="217" w:author="Michael Rütsche" w:date="2013-11-06T08:37:00Z">
            <w:rPr>
              <w:color w:val="FF0000"/>
            </w:rPr>
          </w:rPrChange>
        </w:rPr>
      </w:pPr>
    </w:p>
    <w:p w:rsidR="00BC711F" w:rsidRPr="00D42336" w:rsidRDefault="00BC711F" w:rsidP="00BC711F">
      <w:pPr>
        <w:rPr>
          <w:rPrChange w:id="218" w:author="Michael Rütsche" w:date="2013-11-06T08:37:00Z">
            <w:rPr>
              <w:color w:val="FF0000"/>
            </w:rPr>
          </w:rPrChange>
        </w:rPr>
      </w:pPr>
      <w:r w:rsidRPr="00D42336">
        <w:rPr>
          <w:rPrChange w:id="219" w:author="Michael Rütsche" w:date="2013-11-06T08:37:00Z">
            <w:rPr>
              <w:color w:val="FF0000"/>
            </w:rPr>
          </w:rPrChange>
        </w:rPr>
        <w:t xml:space="preserve">Global function </w:t>
      </w:r>
      <w:proofErr w:type="spellStart"/>
      <w:r w:rsidRPr="00D42336">
        <w:rPr>
          <w:rPrChange w:id="220" w:author="Michael Rütsche" w:date="2013-11-06T08:37:00Z">
            <w:rPr>
              <w:color w:val="FF0000"/>
            </w:rPr>
          </w:rPrChange>
        </w:rPr>
        <w:t>getInBol</w:t>
      </w:r>
      <w:proofErr w:type="spellEnd"/>
      <w:r w:rsidRPr="00D42336">
        <w:rPr>
          <w:rPrChange w:id="221" w:author="Michael Rütsche" w:date="2013-11-06T08:37:00Z">
            <w:rPr>
              <w:color w:val="FF0000"/>
            </w:rPr>
          </w:rPrChange>
        </w:rPr>
        <w:t>:</w:t>
      </w:r>
    </w:p>
    <w:p w:rsidR="00BC711F" w:rsidRPr="00D42336" w:rsidRDefault="00BC711F" w:rsidP="00BC711F">
      <w:pPr>
        <w:ind w:left="709"/>
        <w:rPr>
          <w:rPrChange w:id="222" w:author="Michael Rütsche" w:date="2013-11-06T08:37:00Z">
            <w:rPr>
              <w:color w:val="FF0000"/>
            </w:rPr>
          </w:rPrChange>
        </w:rPr>
      </w:pPr>
      <w:proofErr w:type="spellStart"/>
      <w:r w:rsidRPr="00D42336">
        <w:rPr>
          <w:rPrChange w:id="223" w:author="Michael Rütsche" w:date="2013-11-06T08:37:00Z">
            <w:rPr>
              <w:color w:val="FF0000"/>
            </w:rPr>
          </w:rPrChange>
        </w:rPr>
        <w:t>p_Input^.</w:t>
      </w:r>
      <w:proofErr w:type="gramStart"/>
      <w:r w:rsidRPr="00D42336">
        <w:rPr>
          <w:rPrChange w:id="224" w:author="Michael Rütsche" w:date="2013-11-06T08:37:00Z">
            <w:rPr>
              <w:color w:val="FF0000"/>
            </w:rPr>
          </w:rPrChange>
        </w:rPr>
        <w:t>state</w:t>
      </w:r>
      <w:proofErr w:type="spellEnd"/>
      <w:r w:rsidRPr="00D42336">
        <w:rPr>
          <w:rPrChange w:id="225" w:author="Michael Rütsche" w:date="2013-11-06T08:37:00Z">
            <w:rPr>
              <w:color w:val="FF0000"/>
            </w:rPr>
          </w:rPrChange>
        </w:rPr>
        <w:t xml:space="preserve"> :</w:t>
      </w:r>
      <w:proofErr w:type="gramEnd"/>
      <w:r w:rsidRPr="00D42336">
        <w:rPr>
          <w:rPrChange w:id="226" w:author="Michael Rütsche" w:date="2013-11-06T08:37:00Z">
            <w:rPr>
              <w:color w:val="FF0000"/>
            </w:rPr>
          </w:rPrChange>
        </w:rPr>
        <w:t xml:space="preserve">= </w:t>
      </w:r>
      <w:proofErr w:type="spellStart"/>
      <w:r w:rsidRPr="00D42336">
        <w:rPr>
          <w:rPrChange w:id="227" w:author="Michael Rütsche" w:date="2013-11-06T08:37:00Z">
            <w:rPr>
              <w:color w:val="FF0000"/>
            </w:rPr>
          </w:rPrChange>
        </w:rPr>
        <w:t>p_Input^.map</w:t>
      </w:r>
      <w:proofErr w:type="spellEnd"/>
      <w:r w:rsidRPr="00D42336">
        <w:rPr>
          <w:rPrChange w:id="228" w:author="Michael Rütsche" w:date="2013-11-06T08:37:00Z">
            <w:rPr>
              <w:color w:val="FF0000"/>
            </w:rPr>
          </w:rPrChange>
        </w:rPr>
        <w:t>; //usage?</w:t>
      </w:r>
    </w:p>
    <w:p w:rsidR="00BC711F" w:rsidRPr="00D42336" w:rsidRDefault="00BC711F" w:rsidP="00BC711F">
      <w:pPr>
        <w:ind w:left="709"/>
        <w:rPr>
          <w:rPrChange w:id="229" w:author="Michael Rütsche" w:date="2013-11-06T08:37:00Z">
            <w:rPr>
              <w:color w:val="FF0000"/>
            </w:rPr>
          </w:rPrChange>
        </w:rPr>
      </w:pPr>
    </w:p>
    <w:p w:rsidR="00BC711F" w:rsidRPr="00D42336" w:rsidRDefault="00BC711F" w:rsidP="00BC711F">
      <w:pPr>
        <w:ind w:left="709"/>
        <w:rPr>
          <w:rPrChange w:id="230" w:author="Michael Rütsche" w:date="2013-11-06T08:37:00Z">
            <w:rPr>
              <w:color w:val="FF0000"/>
            </w:rPr>
          </w:rPrChange>
        </w:rPr>
      </w:pPr>
      <w:r w:rsidRPr="00D42336">
        <w:rPr>
          <w:rPrChange w:id="231" w:author="Michael Rütsche" w:date="2013-11-06T08:37:00Z">
            <w:rPr>
              <w:color w:val="FF0000"/>
            </w:rPr>
          </w:rPrChange>
        </w:rPr>
        <w:t>IF (p_Input^.</w:t>
      </w:r>
      <w:proofErr w:type="spellStart"/>
      <w:r w:rsidRPr="00D42336">
        <w:rPr>
          <w:rPrChange w:id="232" w:author="Michael Rütsche" w:date="2013-11-06T08:37:00Z">
            <w:rPr>
              <w:color w:val="FF0000"/>
            </w:rPr>
          </w:rPrChange>
        </w:rPr>
        <w:t>EnForce</w:t>
      </w:r>
      <w:proofErr w:type="spellEnd"/>
      <w:r w:rsidRPr="00D42336">
        <w:rPr>
          <w:rPrChange w:id="233" w:author="Michael Rütsche" w:date="2013-11-06T08:37:00Z">
            <w:rPr>
              <w:color w:val="FF0000"/>
            </w:rPr>
          </w:rPrChange>
        </w:rPr>
        <w:t xml:space="preserve"> OR </w:t>
      </w:r>
      <w:proofErr w:type="spellStart"/>
      <w:r w:rsidRPr="00D42336">
        <w:rPr>
          <w:rPrChange w:id="234" w:author="Michael Rütsche" w:date="2013-11-06T08:37:00Z">
            <w:rPr>
              <w:color w:val="FF0000"/>
            </w:rPr>
          </w:rPrChange>
        </w:rPr>
        <w:t>bol_GlobalEnableForce</w:t>
      </w:r>
      <w:proofErr w:type="spellEnd"/>
      <w:r w:rsidRPr="00D42336">
        <w:rPr>
          <w:rPrChange w:id="235" w:author="Michael Rütsche" w:date="2013-11-06T08:37:00Z">
            <w:rPr>
              <w:color w:val="FF0000"/>
            </w:rPr>
          </w:rPrChange>
        </w:rPr>
        <w:t>) THEN</w:t>
      </w:r>
    </w:p>
    <w:p w:rsidR="00BC711F" w:rsidRPr="00D42336" w:rsidRDefault="00BC711F" w:rsidP="00BC711F">
      <w:pPr>
        <w:ind w:left="709"/>
        <w:rPr>
          <w:rPrChange w:id="236" w:author="Michael Rütsche" w:date="2013-11-06T08:37:00Z">
            <w:rPr>
              <w:color w:val="FF0000"/>
            </w:rPr>
          </w:rPrChange>
        </w:rPr>
      </w:pPr>
      <w:r w:rsidRPr="00D42336">
        <w:rPr>
          <w:rPrChange w:id="237" w:author="Michael Rütsche" w:date="2013-11-06T08:37:00Z">
            <w:rPr>
              <w:color w:val="FF0000"/>
            </w:rPr>
          </w:rPrChange>
        </w:rPr>
        <w:tab/>
      </w:r>
      <w:proofErr w:type="spellStart"/>
      <w:r w:rsidRPr="00D42336">
        <w:rPr>
          <w:rPrChange w:id="238" w:author="Michael Rütsche" w:date="2013-11-06T08:37:00Z">
            <w:rPr>
              <w:color w:val="FF0000"/>
            </w:rPr>
          </w:rPrChange>
        </w:rPr>
        <w:t>p_Input^.</w:t>
      </w:r>
      <w:proofErr w:type="gramStart"/>
      <w:r w:rsidRPr="00D42336">
        <w:rPr>
          <w:rPrChange w:id="239" w:author="Michael Rütsche" w:date="2013-11-06T08:37:00Z">
            <w:rPr>
              <w:color w:val="FF0000"/>
            </w:rPr>
          </w:rPrChange>
        </w:rPr>
        <w:t>intern</w:t>
      </w:r>
      <w:proofErr w:type="spellEnd"/>
      <w:r w:rsidRPr="00D42336">
        <w:rPr>
          <w:rPrChange w:id="240" w:author="Michael Rütsche" w:date="2013-11-06T08:37:00Z">
            <w:rPr>
              <w:color w:val="FF0000"/>
            </w:rPr>
          </w:rPrChange>
        </w:rPr>
        <w:t xml:space="preserve"> :</w:t>
      </w:r>
      <w:proofErr w:type="gramEnd"/>
      <w:r w:rsidRPr="00D42336">
        <w:rPr>
          <w:rPrChange w:id="241" w:author="Michael Rütsche" w:date="2013-11-06T08:37:00Z">
            <w:rPr>
              <w:color w:val="FF0000"/>
            </w:rPr>
          </w:rPrChange>
        </w:rPr>
        <w:t xml:space="preserve">= </w:t>
      </w:r>
      <w:proofErr w:type="spellStart"/>
      <w:r w:rsidRPr="00D42336">
        <w:rPr>
          <w:rPrChange w:id="242" w:author="Michael Rütsche" w:date="2013-11-06T08:37:00Z">
            <w:rPr>
              <w:color w:val="FF0000"/>
            </w:rPr>
          </w:rPrChange>
        </w:rPr>
        <w:t>p_Input^.force</w:t>
      </w:r>
      <w:proofErr w:type="spellEnd"/>
      <w:r w:rsidRPr="00D42336">
        <w:rPr>
          <w:rPrChange w:id="243" w:author="Michael Rütsche" w:date="2013-11-06T08:37:00Z">
            <w:rPr>
              <w:color w:val="FF0000"/>
            </w:rPr>
          </w:rPrChange>
        </w:rPr>
        <w:t>;</w:t>
      </w:r>
    </w:p>
    <w:p w:rsidR="00BC711F" w:rsidRPr="00D42336" w:rsidRDefault="00BC711F" w:rsidP="00BC711F">
      <w:pPr>
        <w:ind w:left="709"/>
        <w:rPr>
          <w:rPrChange w:id="244" w:author="Michael Rütsche" w:date="2013-11-06T08:37:00Z">
            <w:rPr>
              <w:color w:val="FF0000"/>
            </w:rPr>
          </w:rPrChange>
        </w:rPr>
      </w:pPr>
      <w:r w:rsidRPr="00D42336">
        <w:rPr>
          <w:rPrChange w:id="245" w:author="Michael Rütsche" w:date="2013-11-06T08:37:00Z">
            <w:rPr>
              <w:color w:val="FF0000"/>
            </w:rPr>
          </w:rPrChange>
        </w:rPr>
        <w:t>ELSE</w:t>
      </w:r>
    </w:p>
    <w:p w:rsidR="00BC711F" w:rsidRPr="00D42336" w:rsidRDefault="00BC711F" w:rsidP="00BC711F">
      <w:pPr>
        <w:ind w:left="709"/>
        <w:rPr>
          <w:rPrChange w:id="246" w:author="Michael Rütsche" w:date="2013-11-06T08:37:00Z">
            <w:rPr>
              <w:color w:val="FF0000"/>
            </w:rPr>
          </w:rPrChange>
        </w:rPr>
      </w:pPr>
      <w:r w:rsidRPr="00D42336">
        <w:rPr>
          <w:rPrChange w:id="247" w:author="Michael Rütsche" w:date="2013-11-06T08:37:00Z">
            <w:rPr>
              <w:color w:val="FF0000"/>
            </w:rPr>
          </w:rPrChange>
        </w:rPr>
        <w:tab/>
      </w:r>
      <w:del w:id="248" w:author="Michael Rütsche" w:date="2013-10-07T13:53:00Z">
        <w:r w:rsidRPr="00D42336" w:rsidDel="000B0BEE">
          <w:rPr>
            <w:rPrChange w:id="249" w:author="Michael Rütsche" w:date="2013-11-06T08:37:00Z">
              <w:rPr>
                <w:color w:val="FF0000"/>
              </w:rPr>
            </w:rPrChange>
          </w:rPr>
          <w:delText>p_Input^.intern := p_Input^.force;</w:delText>
        </w:r>
      </w:del>
      <w:proofErr w:type="spellStart"/>
      <w:ins w:id="250" w:author="Michael Rütsche" w:date="2013-10-07T11:37:00Z">
        <w:r w:rsidR="00ED081D" w:rsidRPr="00D42336">
          <w:rPr>
            <w:rPrChange w:id="251" w:author="Michael Rütsche" w:date="2013-11-06T08:37:00Z">
              <w:rPr>
                <w:color w:val="FF0000"/>
              </w:rPr>
            </w:rPrChange>
          </w:rPr>
          <w:t>p_Input^.</w:t>
        </w:r>
        <w:proofErr w:type="gramStart"/>
        <w:r w:rsidR="00ED081D" w:rsidRPr="00D42336">
          <w:rPr>
            <w:rPrChange w:id="252" w:author="Michael Rütsche" w:date="2013-11-06T08:37:00Z">
              <w:rPr>
                <w:color w:val="FF0000"/>
              </w:rPr>
            </w:rPrChange>
          </w:rPr>
          <w:t>intern</w:t>
        </w:r>
        <w:proofErr w:type="spellEnd"/>
        <w:r w:rsidR="00ED081D" w:rsidRPr="00D42336">
          <w:rPr>
            <w:rPrChange w:id="253" w:author="Michael Rütsche" w:date="2013-11-06T08:37:00Z">
              <w:rPr>
                <w:color w:val="FF0000"/>
              </w:rPr>
            </w:rPrChange>
          </w:rPr>
          <w:t xml:space="preserve"> :</w:t>
        </w:r>
        <w:proofErr w:type="gramEnd"/>
        <w:r w:rsidR="00ED081D" w:rsidRPr="00D42336">
          <w:rPr>
            <w:rPrChange w:id="254" w:author="Michael Rütsche" w:date="2013-11-06T08:37:00Z">
              <w:rPr>
                <w:color w:val="FF0000"/>
              </w:rPr>
            </w:rPrChange>
          </w:rPr>
          <w:t xml:space="preserve">= </w:t>
        </w:r>
        <w:proofErr w:type="spellStart"/>
        <w:r w:rsidR="00ED081D" w:rsidRPr="00D42336">
          <w:rPr>
            <w:rPrChange w:id="255" w:author="Michael Rütsche" w:date="2013-11-06T08:37:00Z">
              <w:rPr>
                <w:color w:val="FF0000"/>
              </w:rPr>
            </w:rPrChange>
          </w:rPr>
          <w:t>p_Input^.map</w:t>
        </w:r>
        <w:proofErr w:type="spellEnd"/>
        <w:r w:rsidR="00ED081D" w:rsidRPr="00D42336">
          <w:rPr>
            <w:rPrChange w:id="256" w:author="Michael Rütsche" w:date="2013-11-06T08:37:00Z">
              <w:rPr>
                <w:color w:val="FF0000"/>
              </w:rPr>
            </w:rPrChange>
          </w:rPr>
          <w:t>;</w:t>
        </w:r>
      </w:ins>
    </w:p>
    <w:p w:rsidR="00BC711F" w:rsidRPr="00D42336" w:rsidRDefault="00BC711F" w:rsidP="00BC711F">
      <w:pPr>
        <w:ind w:left="709"/>
        <w:rPr>
          <w:rPrChange w:id="257" w:author="Michael Rütsche" w:date="2013-11-06T08:37:00Z">
            <w:rPr>
              <w:color w:val="FF0000"/>
            </w:rPr>
          </w:rPrChange>
        </w:rPr>
      </w:pPr>
      <w:r w:rsidRPr="00D42336">
        <w:rPr>
          <w:rPrChange w:id="258" w:author="Michael Rütsche" w:date="2013-11-06T08:37:00Z">
            <w:rPr>
              <w:color w:val="FF0000"/>
            </w:rPr>
          </w:rPrChange>
        </w:rPr>
        <w:t>END_IF;</w:t>
      </w:r>
    </w:p>
    <w:p w:rsidR="00BC711F" w:rsidRPr="00D42336" w:rsidRDefault="00BC711F" w:rsidP="00BC711F">
      <w:pPr>
        <w:ind w:left="709"/>
        <w:rPr>
          <w:rPrChange w:id="259" w:author="Michael Rütsche" w:date="2013-11-06T08:37:00Z">
            <w:rPr>
              <w:color w:val="FF0000"/>
            </w:rPr>
          </w:rPrChange>
        </w:rPr>
      </w:pPr>
    </w:p>
    <w:p w:rsidR="00BC711F" w:rsidRPr="00A82B4A" w:rsidRDefault="00BC711F" w:rsidP="00BC711F">
      <w:pPr>
        <w:ind w:left="709"/>
        <w:rPr>
          <w:rPrChange w:id="260" w:author="Michael Rütsche" w:date="2013-11-06T08:52:00Z">
            <w:rPr>
              <w:color w:val="FF0000"/>
            </w:rPr>
          </w:rPrChange>
        </w:rPr>
      </w:pPr>
      <w:proofErr w:type="spellStart"/>
      <w:proofErr w:type="gramStart"/>
      <w:r w:rsidRPr="00A82B4A">
        <w:rPr>
          <w:rPrChange w:id="261" w:author="Michael Rütsche" w:date="2013-11-06T08:52:00Z">
            <w:rPr>
              <w:color w:val="FF0000"/>
            </w:rPr>
          </w:rPrChange>
        </w:rPr>
        <w:lastRenderedPageBreak/>
        <w:t>getInBol</w:t>
      </w:r>
      <w:proofErr w:type="spellEnd"/>
      <w:proofErr w:type="gramEnd"/>
      <w:r w:rsidRPr="00A82B4A">
        <w:rPr>
          <w:rPrChange w:id="262" w:author="Michael Rütsche" w:date="2013-11-06T08:52:00Z">
            <w:rPr>
              <w:color w:val="FF0000"/>
            </w:rPr>
          </w:rPrChange>
        </w:rPr>
        <w:t xml:space="preserve"> := </w:t>
      </w:r>
      <w:proofErr w:type="spellStart"/>
      <w:r w:rsidRPr="00A82B4A">
        <w:rPr>
          <w:rPrChange w:id="263" w:author="Michael Rütsche" w:date="2013-11-06T08:52:00Z">
            <w:rPr>
              <w:color w:val="FF0000"/>
            </w:rPr>
          </w:rPrChange>
        </w:rPr>
        <w:t>p_Input^.intern</w:t>
      </w:r>
      <w:proofErr w:type="spellEnd"/>
      <w:r w:rsidRPr="00A82B4A">
        <w:rPr>
          <w:rPrChange w:id="264" w:author="Michael Rütsche" w:date="2013-11-06T08:52:00Z">
            <w:rPr>
              <w:color w:val="FF0000"/>
            </w:rPr>
          </w:rPrChange>
        </w:rPr>
        <w:t>;</w:t>
      </w:r>
    </w:p>
    <w:p w:rsidR="00BC711F" w:rsidRPr="00A82B4A" w:rsidRDefault="00BC711F" w:rsidP="00BC711F">
      <w:pPr>
        <w:rPr>
          <w:rPrChange w:id="265" w:author="Michael Rütsche" w:date="2013-11-06T08:52:00Z">
            <w:rPr>
              <w:color w:val="FF0000"/>
            </w:rPr>
          </w:rPrChange>
        </w:rPr>
      </w:pPr>
    </w:p>
    <w:p w:rsidR="00BC711F" w:rsidRPr="00A82B4A" w:rsidRDefault="00D42336" w:rsidP="00BC711F">
      <w:pPr>
        <w:rPr>
          <w:ins w:id="266" w:author="Michael Rütsche" w:date="2013-11-06T08:46:00Z"/>
          <w:rPrChange w:id="267" w:author="Michael Rütsche" w:date="2013-11-06T08:52:00Z">
            <w:rPr>
              <w:ins w:id="268" w:author="Michael Rütsche" w:date="2013-11-06T08:46:00Z"/>
              <w:color w:val="FF0000"/>
            </w:rPr>
          </w:rPrChange>
        </w:rPr>
      </w:pPr>
      <w:ins w:id="269" w:author="Michael Rütsche" w:date="2013-11-06T08:45:00Z">
        <w:r w:rsidRPr="00A82B4A">
          <w:rPr>
            <w:rPrChange w:id="270" w:author="Michael Rütsche" w:date="2013-11-06T08:52:00Z">
              <w:rPr>
                <w:color w:val="FF0000"/>
              </w:rPr>
            </w:rPrChange>
          </w:rPr>
          <w:t xml:space="preserve">Alternative to </w:t>
        </w:r>
        <w:proofErr w:type="spellStart"/>
        <w:r w:rsidRPr="00A82B4A">
          <w:rPr>
            <w:rPrChange w:id="271" w:author="Michael Rütsche" w:date="2013-11-06T08:52:00Z">
              <w:rPr>
                <w:color w:val="FF0000"/>
              </w:rPr>
            </w:rPrChange>
          </w:rPr>
          <w:t>getInBol</w:t>
        </w:r>
        <w:proofErr w:type="spellEnd"/>
        <w:r w:rsidRPr="00A82B4A">
          <w:rPr>
            <w:rPrChange w:id="272" w:author="Michael Rütsche" w:date="2013-11-06T08:52:00Z">
              <w:rPr>
                <w:color w:val="FF0000"/>
              </w:rPr>
            </w:rPrChange>
          </w:rPr>
          <w:t xml:space="preserve"> is </w:t>
        </w:r>
      </w:ins>
      <w:ins w:id="273" w:author="Michael Rütsche" w:date="2013-11-06T15:05:00Z">
        <w:r w:rsidR="00F056DD">
          <w:t xml:space="preserve">the </w:t>
        </w:r>
      </w:ins>
      <w:ins w:id="274" w:author="Michael Rütsche" w:date="2013-11-06T08:45:00Z">
        <w:r w:rsidRPr="00A82B4A">
          <w:rPr>
            <w:rPrChange w:id="275" w:author="Michael Rütsche" w:date="2013-11-06T08:52:00Z">
              <w:rPr>
                <w:color w:val="FF0000"/>
              </w:rPr>
            </w:rPrChange>
          </w:rPr>
          <w:t xml:space="preserve">Global function </w:t>
        </w:r>
        <w:proofErr w:type="spellStart"/>
        <w:r w:rsidRPr="00A82B4A">
          <w:rPr>
            <w:rPrChange w:id="276" w:author="Michael Rütsche" w:date="2013-11-06T08:52:00Z">
              <w:rPr>
                <w:color w:val="FF0000"/>
              </w:rPr>
            </w:rPrChange>
          </w:rPr>
          <w:t>getInBolDebounced</w:t>
        </w:r>
      </w:ins>
      <w:proofErr w:type="spellEnd"/>
      <w:ins w:id="277" w:author="Michael Rütsche" w:date="2013-11-06T15:05:00Z">
        <w:r w:rsidR="00F056DD">
          <w:t xml:space="preserve"> available</w:t>
        </w:r>
      </w:ins>
      <w:ins w:id="278" w:author="Michael Rütsche" w:date="2013-11-06T08:50:00Z">
        <w:r w:rsidR="00A82B4A" w:rsidRPr="00A82B4A">
          <w:rPr>
            <w:rPrChange w:id="279" w:author="Michael Rütsche" w:date="2013-11-06T08:52:00Z">
              <w:rPr>
                <w:color w:val="FF0000"/>
              </w:rPr>
            </w:rPrChange>
          </w:rPr>
          <w:t>.</w:t>
        </w:r>
      </w:ins>
    </w:p>
    <w:p w:rsidR="00A82B4A" w:rsidRPr="00A82B4A" w:rsidRDefault="00A82B4A" w:rsidP="00A82B4A">
      <w:pPr>
        <w:rPr>
          <w:rPrChange w:id="280" w:author="Michael Rütsche" w:date="2013-11-06T08:52:00Z">
            <w:rPr>
              <w:color w:val="FF0000"/>
            </w:rPr>
          </w:rPrChange>
        </w:rPr>
      </w:pPr>
      <w:ins w:id="281" w:author="Michael Rütsche" w:date="2013-11-06T08:46:00Z">
        <w:r w:rsidRPr="00A82B4A">
          <w:rPr>
            <w:rPrChange w:id="282" w:author="Michael Rütsche" w:date="2013-11-06T08:52:00Z">
              <w:rPr>
                <w:color w:val="FF0000"/>
              </w:rPr>
            </w:rPrChange>
          </w:rPr>
          <w:t xml:space="preserve">The input is accepted </w:t>
        </w:r>
      </w:ins>
      <w:ins w:id="283" w:author="Michael Rütsche" w:date="2013-11-06T08:47:00Z">
        <w:r w:rsidRPr="00A82B4A">
          <w:rPr>
            <w:rPrChange w:id="284" w:author="Michael Rütsche" w:date="2013-11-06T08:52:00Z">
              <w:rPr>
                <w:color w:val="FF0000"/>
              </w:rPr>
            </w:rPrChange>
          </w:rPr>
          <w:t xml:space="preserve">only </w:t>
        </w:r>
      </w:ins>
      <w:ins w:id="285" w:author="Michael Rütsche" w:date="2013-11-06T08:46:00Z">
        <w:r w:rsidRPr="00A82B4A">
          <w:rPr>
            <w:rPrChange w:id="286" w:author="Michael Rütsche" w:date="2013-11-06T08:52:00Z">
              <w:rPr>
                <w:color w:val="FF0000"/>
              </w:rPr>
            </w:rPrChange>
          </w:rPr>
          <w:t xml:space="preserve">after the </w:t>
        </w:r>
        <w:proofErr w:type="spellStart"/>
        <w:r w:rsidRPr="00A82B4A">
          <w:rPr>
            <w:rPrChange w:id="287" w:author="Michael Rütsche" w:date="2013-11-06T08:52:00Z">
              <w:rPr>
                <w:color w:val="FF0000"/>
              </w:rPr>
            </w:rPrChange>
          </w:rPr>
          <w:t>debounce</w:t>
        </w:r>
        <w:proofErr w:type="spellEnd"/>
        <w:r w:rsidRPr="00A82B4A">
          <w:rPr>
            <w:rPrChange w:id="288" w:author="Michael Rütsche" w:date="2013-11-06T08:52:00Z">
              <w:rPr>
                <w:color w:val="FF0000"/>
              </w:rPr>
            </w:rPrChange>
          </w:rPr>
          <w:t xml:space="preserve"> time</w:t>
        </w:r>
      </w:ins>
      <w:ins w:id="289" w:author="Michael Rütsche" w:date="2013-11-06T08:47:00Z">
        <w:r w:rsidRPr="00A82B4A">
          <w:rPr>
            <w:rPrChange w:id="290" w:author="Michael Rütsche" w:date="2013-11-06T08:52:00Z">
              <w:rPr>
                <w:color w:val="FF0000"/>
              </w:rPr>
            </w:rPrChange>
          </w:rPr>
          <w:t xml:space="preserve"> (</w:t>
        </w:r>
        <w:proofErr w:type="spellStart"/>
        <w:r w:rsidRPr="00A82B4A">
          <w:rPr>
            <w:rPrChange w:id="291" w:author="Michael Rütsche" w:date="2013-11-06T08:52:00Z">
              <w:rPr>
                <w:color w:val="FF0000"/>
              </w:rPr>
            </w:rPrChange>
          </w:rPr>
          <w:t>udiDebounceTime_ms</w:t>
        </w:r>
        <w:proofErr w:type="spellEnd"/>
        <w:r w:rsidRPr="00A82B4A">
          <w:rPr>
            <w:rPrChange w:id="292" w:author="Michael Rütsche" w:date="2013-11-06T08:52:00Z">
              <w:rPr>
                <w:color w:val="FF0000"/>
              </w:rPr>
            </w:rPrChange>
          </w:rPr>
          <w:t>).</w:t>
        </w:r>
      </w:ins>
      <w:ins w:id="293" w:author="Michael Rütsche" w:date="2013-11-06T08:46:00Z">
        <w:r w:rsidRPr="00A82B4A">
          <w:rPr>
            <w:rPrChange w:id="294" w:author="Michael Rütsche" w:date="2013-11-06T08:52:00Z">
              <w:rPr>
                <w:color w:val="FF0000"/>
              </w:rPr>
            </w:rPrChange>
          </w:rPr>
          <w:t xml:space="preserve"> If the signal changes during this time, the timer will be restarted</w:t>
        </w:r>
      </w:ins>
      <w:ins w:id="295" w:author="Michael Rütsche" w:date="2013-11-06T08:50:00Z">
        <w:r w:rsidRPr="00A82B4A">
          <w:rPr>
            <w:rPrChange w:id="296" w:author="Michael Rütsche" w:date="2013-11-06T08:52:00Z">
              <w:rPr>
                <w:color w:val="FF0000"/>
              </w:rPr>
            </w:rPrChange>
          </w:rPr>
          <w:t>.</w:t>
        </w:r>
      </w:ins>
    </w:p>
    <w:p w:rsidR="00BC711F" w:rsidRPr="00A82B4A" w:rsidRDefault="00BC711F" w:rsidP="00BC711F">
      <w:pPr>
        <w:rPr>
          <w:rPrChange w:id="297" w:author="Michael Rütsche" w:date="2013-11-06T08:52:00Z">
            <w:rPr>
              <w:color w:val="FF0000"/>
            </w:rPr>
          </w:rPrChange>
        </w:rPr>
      </w:pPr>
    </w:p>
    <w:p w:rsidR="00BC711F" w:rsidRPr="00A82B4A" w:rsidRDefault="00BC711F" w:rsidP="00BC711F">
      <w:pPr>
        <w:rPr>
          <w:rPrChange w:id="298" w:author="Michael Rütsche" w:date="2013-11-06T08:52:00Z">
            <w:rPr>
              <w:color w:val="FF0000"/>
            </w:rPr>
          </w:rPrChange>
        </w:rPr>
      </w:pPr>
    </w:p>
    <w:p w:rsidR="00BC711F" w:rsidRPr="00A82B4A" w:rsidRDefault="00BC711F" w:rsidP="00BC711F">
      <w:pPr>
        <w:rPr>
          <w:ins w:id="299" w:author="Michael Rütsche" w:date="2013-11-06T08:48:00Z"/>
          <w:rPrChange w:id="300" w:author="Michael Rütsche" w:date="2013-11-06T08:52:00Z">
            <w:rPr>
              <w:ins w:id="301" w:author="Michael Rütsche" w:date="2013-11-06T08:48:00Z"/>
              <w:color w:val="FF0000"/>
            </w:rPr>
          </w:rPrChange>
        </w:rPr>
      </w:pPr>
      <w:r w:rsidRPr="00A82B4A">
        <w:rPr>
          <w:rPrChange w:id="302" w:author="Michael Rütsche" w:date="2013-11-06T08:52:00Z">
            <w:rPr>
              <w:color w:val="FF0000"/>
            </w:rPr>
          </w:rPrChange>
        </w:rPr>
        <w:t xml:space="preserve">Method </w:t>
      </w:r>
      <w:proofErr w:type="spellStart"/>
      <w:r w:rsidRPr="00A82B4A">
        <w:rPr>
          <w:rPrChange w:id="303" w:author="Michael Rütsche" w:date="2013-11-06T08:52:00Z">
            <w:rPr>
              <w:color w:val="FF0000"/>
            </w:rPr>
          </w:rPrChange>
        </w:rPr>
        <w:t>OutBridge</w:t>
      </w:r>
      <w:proofErr w:type="spellEnd"/>
      <w:r w:rsidRPr="00A82B4A">
        <w:rPr>
          <w:rPrChange w:id="304" w:author="Michael Rütsche" w:date="2013-11-06T08:52:00Z">
            <w:rPr>
              <w:color w:val="FF0000"/>
            </w:rPr>
          </w:rPrChange>
        </w:rPr>
        <w:t>:</w:t>
      </w:r>
    </w:p>
    <w:p w:rsidR="00A82B4A" w:rsidRPr="00A82B4A" w:rsidRDefault="00A82B4A">
      <w:pPr>
        <w:ind w:left="709"/>
        <w:rPr>
          <w:ins w:id="305" w:author="Michael Rütsche" w:date="2013-11-06T08:48:00Z"/>
          <w:rPrChange w:id="306" w:author="Michael Rütsche" w:date="2013-11-06T08:52:00Z">
            <w:rPr>
              <w:ins w:id="307" w:author="Michael Rütsche" w:date="2013-11-06T08:48:00Z"/>
              <w:color w:val="FF0000"/>
            </w:rPr>
          </w:rPrChange>
        </w:rPr>
        <w:pPrChange w:id="308" w:author="Michael Rütsche" w:date="2013-11-06T08:49:00Z">
          <w:pPr/>
        </w:pPrChange>
      </w:pPr>
      <w:ins w:id="309" w:author="Michael Rütsche" w:date="2013-11-06T08:48:00Z">
        <w:r w:rsidRPr="00A82B4A">
          <w:rPr>
            <w:rPrChange w:id="310" w:author="Michael Rütsche" w:date="2013-11-06T08:52:00Z">
              <w:rPr>
                <w:color w:val="FF0000"/>
              </w:rPr>
            </w:rPrChange>
          </w:rPr>
          <w:t xml:space="preserve">// </w:t>
        </w:r>
        <w:proofErr w:type="spellStart"/>
        <w:r w:rsidRPr="00A82B4A">
          <w:rPr>
            <w:rPrChange w:id="311" w:author="Michael Rütsche" w:date="2013-11-06T08:52:00Z">
              <w:rPr>
                <w:color w:val="FF0000"/>
              </w:rPr>
            </w:rPrChange>
          </w:rPr>
          <w:t>digitale</w:t>
        </w:r>
        <w:proofErr w:type="spellEnd"/>
        <w:r w:rsidRPr="00A82B4A">
          <w:rPr>
            <w:rPrChange w:id="312" w:author="Michael Rütsche" w:date="2013-11-06T08:52:00Z">
              <w:rPr>
                <w:color w:val="FF0000"/>
              </w:rPr>
            </w:rPrChange>
          </w:rPr>
          <w:t xml:space="preserve"> and </w:t>
        </w:r>
        <w:proofErr w:type="spellStart"/>
        <w:r w:rsidRPr="00A82B4A">
          <w:rPr>
            <w:rPrChange w:id="313" w:author="Michael Rütsche" w:date="2013-11-06T08:52:00Z">
              <w:rPr>
                <w:color w:val="FF0000"/>
              </w:rPr>
            </w:rPrChange>
          </w:rPr>
          <w:t>analoge</w:t>
        </w:r>
        <w:proofErr w:type="spellEnd"/>
        <w:r w:rsidRPr="00A82B4A">
          <w:rPr>
            <w:rPrChange w:id="314" w:author="Michael Rütsche" w:date="2013-11-06T08:52:00Z">
              <w:rPr>
                <w:color w:val="FF0000"/>
              </w:rPr>
            </w:rPrChange>
          </w:rPr>
          <w:t xml:space="preserve"> inputs read from hardware or forcing</w:t>
        </w:r>
      </w:ins>
    </w:p>
    <w:p w:rsidR="00A82B4A" w:rsidRPr="00A82B4A" w:rsidRDefault="00A82B4A">
      <w:pPr>
        <w:ind w:left="709"/>
        <w:rPr>
          <w:ins w:id="315" w:author="Michael Rütsche" w:date="2013-11-06T08:48:00Z"/>
          <w:rPrChange w:id="316" w:author="Michael Rütsche" w:date="2013-11-06T08:52:00Z">
            <w:rPr>
              <w:ins w:id="317" w:author="Michael Rütsche" w:date="2013-11-06T08:48:00Z"/>
              <w:color w:val="FF0000"/>
            </w:rPr>
          </w:rPrChange>
        </w:rPr>
        <w:pPrChange w:id="318" w:author="Michael Rütsche" w:date="2013-11-06T08:49:00Z">
          <w:pPr/>
        </w:pPrChange>
      </w:pPr>
      <w:ins w:id="319" w:author="Michael Rütsche" w:date="2013-11-06T08:48:00Z">
        <w:r w:rsidRPr="00A82B4A">
          <w:rPr>
            <w:rPrChange w:id="320" w:author="Michael Rütsche" w:date="2013-11-06T08:52:00Z">
              <w:rPr>
                <w:color w:val="FF0000"/>
              </w:rPr>
            </w:rPrChange>
          </w:rPr>
          <w:t>IF (</w:t>
        </w:r>
        <w:proofErr w:type="spellStart"/>
        <w:r w:rsidRPr="00A82B4A">
          <w:rPr>
            <w:rPrChange w:id="321" w:author="Michael Rütsche" w:date="2013-11-06T08:52:00Z">
              <w:rPr>
                <w:color w:val="FF0000"/>
              </w:rPr>
            </w:rPrChange>
          </w:rPr>
          <w:t>CIf.SwCfg.bolSimulation</w:t>
        </w:r>
        <w:proofErr w:type="spellEnd"/>
        <w:r w:rsidRPr="00A82B4A">
          <w:rPr>
            <w:rPrChange w:id="322" w:author="Michael Rütsche" w:date="2013-11-06T08:52:00Z">
              <w:rPr>
                <w:color w:val="FF0000"/>
              </w:rPr>
            </w:rPrChange>
          </w:rPr>
          <w:t xml:space="preserve"> = FALSE) THEN</w:t>
        </w:r>
      </w:ins>
    </w:p>
    <w:p w:rsidR="00A82B4A" w:rsidRPr="00A82B4A" w:rsidRDefault="00A82B4A">
      <w:pPr>
        <w:ind w:left="709"/>
        <w:rPr>
          <w:ins w:id="323" w:author="Michael Rütsche" w:date="2013-11-06T08:48:00Z"/>
          <w:rPrChange w:id="324" w:author="Michael Rütsche" w:date="2013-11-06T08:52:00Z">
            <w:rPr>
              <w:ins w:id="325" w:author="Michael Rütsche" w:date="2013-11-06T08:48:00Z"/>
              <w:color w:val="FF0000"/>
            </w:rPr>
          </w:rPrChange>
        </w:rPr>
        <w:pPrChange w:id="326" w:author="Michael Rütsche" w:date="2013-11-06T08:49:00Z">
          <w:pPr/>
        </w:pPrChange>
      </w:pPr>
      <w:ins w:id="327" w:author="Michael Rütsche" w:date="2013-11-06T08:48:00Z">
        <w:r w:rsidRPr="00A82B4A">
          <w:rPr>
            <w:rPrChange w:id="328" w:author="Michael Rütsche" w:date="2013-11-06T08:52:00Z">
              <w:rPr>
                <w:color w:val="FF0000"/>
              </w:rPr>
            </w:rPrChange>
          </w:rPr>
          <w:tab/>
        </w:r>
        <w:proofErr w:type="spellStart"/>
        <w:proofErr w:type="gramStart"/>
        <w:r w:rsidRPr="00A82B4A">
          <w:rPr>
            <w:rPrChange w:id="329" w:author="Michael Rütsche" w:date="2013-11-06T08:52:00Z">
              <w:rPr>
                <w:color w:val="FF0000"/>
              </w:rPr>
            </w:rPrChange>
          </w:rPr>
          <w:t>setOutBol</w:t>
        </w:r>
        <w:proofErr w:type="spellEnd"/>
        <w:r w:rsidRPr="00A82B4A">
          <w:rPr>
            <w:rPrChange w:id="330" w:author="Michael Rütsche" w:date="2013-11-06T08:52:00Z">
              <w:rPr>
                <w:color w:val="FF0000"/>
              </w:rPr>
            </w:rPrChange>
          </w:rPr>
          <w:t>(</w:t>
        </w:r>
        <w:proofErr w:type="spellStart"/>
        <w:proofErr w:type="gramEnd"/>
        <w:r w:rsidRPr="00A82B4A">
          <w:rPr>
            <w:rPrChange w:id="331" w:author="Michael Rütsche" w:date="2013-11-06T08:52:00Z">
              <w:rPr>
                <w:color w:val="FF0000"/>
              </w:rPr>
            </w:rPrChange>
          </w:rPr>
          <w:t>CIf.Job.bolIoForce</w:t>
        </w:r>
        <w:proofErr w:type="spellEnd"/>
        <w:r w:rsidRPr="00A82B4A">
          <w:rPr>
            <w:rPrChange w:id="332" w:author="Michael Rütsche" w:date="2013-11-06T08:52:00Z">
              <w:rPr>
                <w:color w:val="FF0000"/>
              </w:rPr>
            </w:rPrChange>
          </w:rPr>
          <w:t xml:space="preserve"> ,ADR(SIf.Out.bolSpeed_1));</w:t>
        </w:r>
      </w:ins>
    </w:p>
    <w:p w:rsidR="00A82B4A" w:rsidRPr="00A82B4A" w:rsidRDefault="00A82B4A">
      <w:pPr>
        <w:ind w:left="709"/>
        <w:rPr>
          <w:ins w:id="333" w:author="Michael Rütsche" w:date="2013-11-06T08:48:00Z"/>
          <w:rPrChange w:id="334" w:author="Michael Rütsche" w:date="2013-11-06T08:52:00Z">
            <w:rPr>
              <w:ins w:id="335" w:author="Michael Rütsche" w:date="2013-11-06T08:48:00Z"/>
              <w:color w:val="FF0000"/>
            </w:rPr>
          </w:rPrChange>
        </w:rPr>
        <w:pPrChange w:id="336" w:author="Michael Rütsche" w:date="2013-11-06T08:49:00Z">
          <w:pPr/>
        </w:pPrChange>
      </w:pPr>
      <w:ins w:id="337" w:author="Michael Rütsche" w:date="2013-11-06T08:48:00Z">
        <w:r w:rsidRPr="00A82B4A">
          <w:rPr>
            <w:rPrChange w:id="338" w:author="Michael Rütsche" w:date="2013-11-06T08:52:00Z">
              <w:rPr>
                <w:color w:val="FF0000"/>
              </w:rPr>
            </w:rPrChange>
          </w:rPr>
          <w:tab/>
        </w:r>
        <w:proofErr w:type="spellStart"/>
        <w:proofErr w:type="gramStart"/>
        <w:r w:rsidRPr="00A82B4A">
          <w:rPr>
            <w:rPrChange w:id="339" w:author="Michael Rütsche" w:date="2013-11-06T08:52:00Z">
              <w:rPr>
                <w:color w:val="FF0000"/>
              </w:rPr>
            </w:rPrChange>
          </w:rPr>
          <w:t>setOutBol</w:t>
        </w:r>
        <w:proofErr w:type="spellEnd"/>
        <w:r w:rsidRPr="00A82B4A">
          <w:rPr>
            <w:rPrChange w:id="340" w:author="Michael Rütsche" w:date="2013-11-06T08:52:00Z">
              <w:rPr>
                <w:color w:val="FF0000"/>
              </w:rPr>
            </w:rPrChange>
          </w:rPr>
          <w:t>(</w:t>
        </w:r>
        <w:proofErr w:type="spellStart"/>
        <w:proofErr w:type="gramEnd"/>
        <w:r w:rsidRPr="00A82B4A">
          <w:rPr>
            <w:rPrChange w:id="341" w:author="Michael Rütsche" w:date="2013-11-06T08:52:00Z">
              <w:rPr>
                <w:color w:val="FF0000"/>
              </w:rPr>
            </w:rPrChange>
          </w:rPr>
          <w:t>CIf.Job.bolIoForce</w:t>
        </w:r>
        <w:proofErr w:type="spellEnd"/>
        <w:r w:rsidRPr="00A82B4A">
          <w:rPr>
            <w:rPrChange w:id="342" w:author="Michael Rütsche" w:date="2013-11-06T08:52:00Z">
              <w:rPr>
                <w:color w:val="FF0000"/>
              </w:rPr>
            </w:rPrChange>
          </w:rPr>
          <w:t xml:space="preserve"> ,ADR(SIf.Out.bolSpeed_2));</w:t>
        </w:r>
      </w:ins>
    </w:p>
    <w:p w:rsidR="00A82B4A" w:rsidRPr="00A82B4A" w:rsidRDefault="00A82B4A">
      <w:pPr>
        <w:ind w:left="709"/>
        <w:rPr>
          <w:ins w:id="343" w:author="Michael Rütsche" w:date="2013-11-06T08:48:00Z"/>
          <w:rPrChange w:id="344" w:author="Michael Rütsche" w:date="2013-11-06T08:52:00Z">
            <w:rPr>
              <w:ins w:id="345" w:author="Michael Rütsche" w:date="2013-11-06T08:48:00Z"/>
              <w:color w:val="FF0000"/>
            </w:rPr>
          </w:rPrChange>
        </w:rPr>
        <w:pPrChange w:id="346" w:author="Michael Rütsche" w:date="2013-11-06T08:49:00Z">
          <w:pPr/>
        </w:pPrChange>
      </w:pPr>
    </w:p>
    <w:p w:rsidR="00A82B4A" w:rsidRPr="00A82B4A" w:rsidRDefault="00A82B4A">
      <w:pPr>
        <w:ind w:left="709"/>
        <w:rPr>
          <w:ins w:id="347" w:author="Michael Rütsche" w:date="2013-11-06T08:48:00Z"/>
          <w:rPrChange w:id="348" w:author="Michael Rütsche" w:date="2013-11-06T08:52:00Z">
            <w:rPr>
              <w:ins w:id="349" w:author="Michael Rütsche" w:date="2013-11-06T08:48:00Z"/>
              <w:color w:val="FF0000"/>
            </w:rPr>
          </w:rPrChange>
        </w:rPr>
        <w:pPrChange w:id="350" w:author="Michael Rütsche" w:date="2013-11-06T08:49:00Z">
          <w:pPr/>
        </w:pPrChange>
      </w:pPr>
      <w:ins w:id="351" w:author="Michael Rütsche" w:date="2013-11-06T08:48:00Z">
        <w:r w:rsidRPr="00A82B4A">
          <w:rPr>
            <w:rPrChange w:id="352" w:author="Michael Rütsche" w:date="2013-11-06T08:52:00Z">
              <w:rPr>
                <w:color w:val="FF0000"/>
              </w:rPr>
            </w:rPrChange>
          </w:rPr>
          <w:tab/>
          <w:t>THIS^.Out_bolSpeed_</w:t>
        </w:r>
        <w:proofErr w:type="gramStart"/>
        <w:r w:rsidRPr="00A82B4A">
          <w:rPr>
            <w:rPrChange w:id="353" w:author="Michael Rütsche" w:date="2013-11-06T08:52:00Z">
              <w:rPr>
                <w:color w:val="FF0000"/>
              </w:rPr>
            </w:rPrChange>
          </w:rPr>
          <w:t>1 :</w:t>
        </w:r>
        <w:proofErr w:type="gramEnd"/>
        <w:r w:rsidRPr="00A82B4A">
          <w:rPr>
            <w:rPrChange w:id="354" w:author="Michael Rütsche" w:date="2013-11-06T08:52:00Z">
              <w:rPr>
                <w:color w:val="FF0000"/>
              </w:rPr>
            </w:rPrChange>
          </w:rPr>
          <w:t>= SIf.Out.bolSpeed_1.map;</w:t>
        </w:r>
      </w:ins>
    </w:p>
    <w:p w:rsidR="00A82B4A" w:rsidRPr="00A82B4A" w:rsidRDefault="00A82B4A">
      <w:pPr>
        <w:ind w:left="709"/>
        <w:rPr>
          <w:ins w:id="355" w:author="Michael Rütsche" w:date="2013-11-06T08:48:00Z"/>
          <w:rPrChange w:id="356" w:author="Michael Rütsche" w:date="2013-11-06T08:52:00Z">
            <w:rPr>
              <w:ins w:id="357" w:author="Michael Rütsche" w:date="2013-11-06T08:48:00Z"/>
              <w:color w:val="FF0000"/>
            </w:rPr>
          </w:rPrChange>
        </w:rPr>
        <w:pPrChange w:id="358" w:author="Michael Rütsche" w:date="2013-11-06T08:49:00Z">
          <w:pPr/>
        </w:pPrChange>
      </w:pPr>
      <w:ins w:id="359" w:author="Michael Rütsche" w:date="2013-11-06T08:48:00Z">
        <w:r w:rsidRPr="00A82B4A">
          <w:rPr>
            <w:rPrChange w:id="360" w:author="Michael Rütsche" w:date="2013-11-06T08:52:00Z">
              <w:rPr>
                <w:color w:val="FF0000"/>
              </w:rPr>
            </w:rPrChange>
          </w:rPr>
          <w:tab/>
          <w:t>THIS^.Out_bolSpeed_</w:t>
        </w:r>
        <w:proofErr w:type="gramStart"/>
        <w:r w:rsidRPr="00A82B4A">
          <w:rPr>
            <w:rPrChange w:id="361" w:author="Michael Rütsche" w:date="2013-11-06T08:52:00Z">
              <w:rPr>
                <w:color w:val="FF0000"/>
              </w:rPr>
            </w:rPrChange>
          </w:rPr>
          <w:t>2 :</w:t>
        </w:r>
        <w:proofErr w:type="gramEnd"/>
        <w:r w:rsidRPr="00A82B4A">
          <w:rPr>
            <w:rPrChange w:id="362" w:author="Michael Rütsche" w:date="2013-11-06T08:52:00Z">
              <w:rPr>
                <w:color w:val="FF0000"/>
              </w:rPr>
            </w:rPrChange>
          </w:rPr>
          <w:t>= SIf.Out.bolSpeed_2.map;</w:t>
        </w:r>
      </w:ins>
    </w:p>
    <w:p w:rsidR="00A82B4A" w:rsidRPr="00A82B4A" w:rsidRDefault="00A82B4A">
      <w:pPr>
        <w:ind w:left="709"/>
        <w:rPr>
          <w:rPrChange w:id="363" w:author="Michael Rütsche" w:date="2013-11-06T08:52:00Z">
            <w:rPr>
              <w:color w:val="FF0000"/>
            </w:rPr>
          </w:rPrChange>
        </w:rPr>
        <w:pPrChange w:id="364" w:author="Michael Rütsche" w:date="2013-11-06T08:49:00Z">
          <w:pPr/>
        </w:pPrChange>
      </w:pPr>
      <w:ins w:id="365" w:author="Michael Rütsche" w:date="2013-11-06T08:48:00Z">
        <w:r w:rsidRPr="00A82B4A">
          <w:rPr>
            <w:rPrChange w:id="366" w:author="Michael Rütsche" w:date="2013-11-06T08:52:00Z">
              <w:rPr>
                <w:color w:val="FF0000"/>
              </w:rPr>
            </w:rPrChange>
          </w:rPr>
          <w:t>END_IF</w:t>
        </w:r>
      </w:ins>
    </w:p>
    <w:p w:rsidR="00BC711F" w:rsidRPr="00A82B4A" w:rsidRDefault="00BC711F">
      <w:pPr>
        <w:tabs>
          <w:tab w:val="left" w:pos="773"/>
          <w:tab w:val="left" w:pos="2293"/>
        </w:tabs>
        <w:rPr>
          <w:ins w:id="367" w:author="Michael Rütsche" w:date="2013-11-06T08:52:00Z"/>
          <w:rPrChange w:id="368" w:author="Michael Rütsche" w:date="2013-11-06T08:52:00Z">
            <w:rPr>
              <w:ins w:id="369" w:author="Michael Rütsche" w:date="2013-11-06T08:52:00Z"/>
              <w:color w:val="FF0000"/>
            </w:rPr>
          </w:rPrChange>
        </w:rPr>
        <w:pPrChange w:id="370" w:author="Michael Rütsche" w:date="2013-11-06T08:51:00Z">
          <w:pPr/>
        </w:pPrChange>
      </w:pPr>
    </w:p>
    <w:p w:rsidR="00A82B4A" w:rsidRPr="00A82B4A" w:rsidRDefault="00A82B4A">
      <w:pPr>
        <w:rPr>
          <w:ins w:id="371" w:author="Michael Rütsche" w:date="2013-11-06T08:51:00Z"/>
          <w:rPrChange w:id="372" w:author="Michael Rütsche" w:date="2013-11-06T08:52:00Z">
            <w:rPr>
              <w:ins w:id="373" w:author="Michael Rütsche" w:date="2013-11-06T08:51:00Z"/>
              <w:color w:val="FF0000"/>
            </w:rPr>
          </w:rPrChange>
        </w:rPr>
      </w:pPr>
      <w:ins w:id="374" w:author="Michael Rütsche" w:date="2013-11-06T08:52:00Z">
        <w:r w:rsidRPr="00A82B4A">
          <w:t xml:space="preserve">Global function </w:t>
        </w:r>
        <w:proofErr w:type="spellStart"/>
        <w:r w:rsidRPr="00A82B4A">
          <w:t>setOutBol</w:t>
        </w:r>
        <w:proofErr w:type="spellEnd"/>
        <w:r w:rsidRPr="00A82B4A">
          <w:t>:</w:t>
        </w:r>
      </w:ins>
    </w:p>
    <w:p w:rsidR="00A82B4A" w:rsidRPr="00A82B4A" w:rsidRDefault="00A82B4A">
      <w:pPr>
        <w:tabs>
          <w:tab w:val="left" w:pos="2293"/>
        </w:tabs>
        <w:ind w:left="709"/>
        <w:rPr>
          <w:ins w:id="375" w:author="Michael Rütsche" w:date="2013-11-06T08:51:00Z"/>
          <w:rPrChange w:id="376" w:author="Michael Rütsche" w:date="2013-11-06T08:52:00Z">
            <w:rPr>
              <w:ins w:id="377" w:author="Michael Rütsche" w:date="2013-11-06T08:51:00Z"/>
              <w:color w:val="FF0000"/>
            </w:rPr>
          </w:rPrChange>
        </w:rPr>
        <w:pPrChange w:id="378" w:author="Michael Rütsche" w:date="2013-11-06T08:52:00Z">
          <w:pPr>
            <w:tabs>
              <w:tab w:val="left" w:pos="2293"/>
            </w:tabs>
          </w:pPr>
        </w:pPrChange>
      </w:pPr>
      <w:ins w:id="379" w:author="Michael Rütsche" w:date="2013-11-06T08:51:00Z">
        <w:r w:rsidRPr="00A82B4A">
          <w:rPr>
            <w:rPrChange w:id="380" w:author="Michael Rütsche" w:date="2013-11-06T08:52:00Z">
              <w:rPr>
                <w:color w:val="FF0000"/>
              </w:rPr>
            </w:rPrChange>
          </w:rPr>
          <w:t>// Copy real values</w:t>
        </w:r>
      </w:ins>
    </w:p>
    <w:p w:rsidR="00A82B4A" w:rsidRPr="00A82B4A" w:rsidRDefault="00A82B4A">
      <w:pPr>
        <w:tabs>
          <w:tab w:val="left" w:pos="2293"/>
        </w:tabs>
        <w:ind w:left="709"/>
        <w:rPr>
          <w:ins w:id="381" w:author="Michael Rütsche" w:date="2013-11-06T08:51:00Z"/>
          <w:rPrChange w:id="382" w:author="Michael Rütsche" w:date="2013-11-06T08:52:00Z">
            <w:rPr>
              <w:ins w:id="383" w:author="Michael Rütsche" w:date="2013-11-06T08:51:00Z"/>
              <w:color w:val="FF0000"/>
            </w:rPr>
          </w:rPrChange>
        </w:rPr>
        <w:pPrChange w:id="384" w:author="Michael Rütsche" w:date="2013-11-06T08:52:00Z">
          <w:pPr>
            <w:tabs>
              <w:tab w:val="left" w:pos="2293"/>
            </w:tabs>
          </w:pPr>
        </w:pPrChange>
      </w:pPr>
      <w:proofErr w:type="spellStart"/>
      <w:ins w:id="385" w:author="Michael Rütsche" w:date="2013-11-06T08:51:00Z">
        <w:r w:rsidRPr="00A82B4A">
          <w:rPr>
            <w:rPrChange w:id="386" w:author="Michael Rütsche" w:date="2013-11-06T08:52:00Z">
              <w:rPr>
                <w:color w:val="FF0000"/>
              </w:rPr>
            </w:rPrChange>
          </w:rPr>
          <w:t>p_Output^.</w:t>
        </w:r>
        <w:proofErr w:type="gramStart"/>
        <w:r w:rsidRPr="00A82B4A">
          <w:rPr>
            <w:rPrChange w:id="387" w:author="Michael Rütsche" w:date="2013-11-06T08:52:00Z">
              <w:rPr>
                <w:color w:val="FF0000"/>
              </w:rPr>
            </w:rPrChange>
          </w:rPr>
          <w:t>state</w:t>
        </w:r>
        <w:proofErr w:type="spellEnd"/>
        <w:r w:rsidRPr="00A82B4A">
          <w:rPr>
            <w:rPrChange w:id="388" w:author="Michael Rütsche" w:date="2013-11-06T08:52:00Z">
              <w:rPr>
                <w:color w:val="FF0000"/>
              </w:rPr>
            </w:rPrChange>
          </w:rPr>
          <w:t xml:space="preserve"> :</w:t>
        </w:r>
        <w:proofErr w:type="gramEnd"/>
        <w:r w:rsidRPr="00A82B4A">
          <w:rPr>
            <w:rPrChange w:id="389" w:author="Michael Rütsche" w:date="2013-11-06T08:52:00Z">
              <w:rPr>
                <w:color w:val="FF0000"/>
              </w:rPr>
            </w:rPrChange>
          </w:rPr>
          <w:t xml:space="preserve">= </w:t>
        </w:r>
        <w:proofErr w:type="spellStart"/>
        <w:r w:rsidRPr="00A82B4A">
          <w:rPr>
            <w:rPrChange w:id="390" w:author="Michael Rütsche" w:date="2013-11-06T08:52:00Z">
              <w:rPr>
                <w:color w:val="FF0000"/>
              </w:rPr>
            </w:rPrChange>
          </w:rPr>
          <w:t>p_Output^.intern</w:t>
        </w:r>
        <w:proofErr w:type="spellEnd"/>
        <w:r w:rsidRPr="00A82B4A">
          <w:rPr>
            <w:rPrChange w:id="391" w:author="Michael Rütsche" w:date="2013-11-06T08:52:00Z">
              <w:rPr>
                <w:color w:val="FF0000"/>
              </w:rPr>
            </w:rPrChange>
          </w:rPr>
          <w:t>;</w:t>
        </w:r>
      </w:ins>
    </w:p>
    <w:p w:rsidR="00A82B4A" w:rsidRPr="00A82B4A" w:rsidRDefault="00A82B4A">
      <w:pPr>
        <w:tabs>
          <w:tab w:val="left" w:pos="2293"/>
        </w:tabs>
        <w:ind w:left="709"/>
        <w:rPr>
          <w:ins w:id="392" w:author="Michael Rütsche" w:date="2013-11-06T08:51:00Z"/>
          <w:rPrChange w:id="393" w:author="Michael Rütsche" w:date="2013-11-06T08:52:00Z">
            <w:rPr>
              <w:ins w:id="394" w:author="Michael Rütsche" w:date="2013-11-06T08:51:00Z"/>
              <w:color w:val="FF0000"/>
            </w:rPr>
          </w:rPrChange>
        </w:rPr>
        <w:pPrChange w:id="395" w:author="Michael Rütsche" w:date="2013-11-06T08:52:00Z">
          <w:pPr>
            <w:tabs>
              <w:tab w:val="left" w:pos="2293"/>
            </w:tabs>
          </w:pPr>
        </w:pPrChange>
      </w:pPr>
    </w:p>
    <w:p w:rsidR="00A82B4A" w:rsidRPr="00A82B4A" w:rsidRDefault="00A82B4A">
      <w:pPr>
        <w:tabs>
          <w:tab w:val="left" w:pos="2293"/>
        </w:tabs>
        <w:ind w:left="709"/>
        <w:rPr>
          <w:ins w:id="396" w:author="Michael Rütsche" w:date="2013-11-06T08:51:00Z"/>
          <w:rPrChange w:id="397" w:author="Michael Rütsche" w:date="2013-11-06T08:52:00Z">
            <w:rPr>
              <w:ins w:id="398" w:author="Michael Rütsche" w:date="2013-11-06T08:51:00Z"/>
              <w:color w:val="FF0000"/>
            </w:rPr>
          </w:rPrChange>
        </w:rPr>
        <w:pPrChange w:id="399" w:author="Michael Rütsche" w:date="2013-11-06T08:52:00Z">
          <w:pPr>
            <w:tabs>
              <w:tab w:val="left" w:pos="2293"/>
            </w:tabs>
          </w:pPr>
        </w:pPrChange>
      </w:pPr>
      <w:ins w:id="400" w:author="Michael Rütsche" w:date="2013-11-06T08:51:00Z">
        <w:r w:rsidRPr="00A82B4A">
          <w:rPr>
            <w:rPrChange w:id="401" w:author="Michael Rütsche" w:date="2013-11-06T08:52:00Z">
              <w:rPr>
                <w:color w:val="FF0000"/>
              </w:rPr>
            </w:rPrChange>
          </w:rPr>
          <w:t>IF (p_Output^.</w:t>
        </w:r>
        <w:proofErr w:type="spellStart"/>
        <w:r w:rsidRPr="00A82B4A">
          <w:rPr>
            <w:rPrChange w:id="402" w:author="Michael Rütsche" w:date="2013-11-06T08:52:00Z">
              <w:rPr>
                <w:color w:val="FF0000"/>
              </w:rPr>
            </w:rPrChange>
          </w:rPr>
          <w:t>EnForce</w:t>
        </w:r>
        <w:proofErr w:type="spellEnd"/>
        <w:r w:rsidRPr="00A82B4A">
          <w:rPr>
            <w:rPrChange w:id="403" w:author="Michael Rütsche" w:date="2013-11-06T08:52:00Z">
              <w:rPr>
                <w:color w:val="FF0000"/>
              </w:rPr>
            </w:rPrChange>
          </w:rPr>
          <w:t xml:space="preserve"> AND </w:t>
        </w:r>
        <w:proofErr w:type="spellStart"/>
        <w:r w:rsidRPr="00A82B4A">
          <w:rPr>
            <w:rPrChange w:id="404" w:author="Michael Rütsche" w:date="2013-11-06T08:52:00Z">
              <w:rPr>
                <w:color w:val="FF0000"/>
              </w:rPr>
            </w:rPrChange>
          </w:rPr>
          <w:t>bol_GlobalEnableForce</w:t>
        </w:r>
        <w:proofErr w:type="spellEnd"/>
        <w:r w:rsidRPr="00A82B4A">
          <w:rPr>
            <w:rPrChange w:id="405" w:author="Michael Rütsche" w:date="2013-11-06T08:52:00Z">
              <w:rPr>
                <w:color w:val="FF0000"/>
              </w:rPr>
            </w:rPrChange>
          </w:rPr>
          <w:t>) THEN</w:t>
        </w:r>
      </w:ins>
    </w:p>
    <w:p w:rsidR="00A82B4A" w:rsidRPr="00A82B4A" w:rsidRDefault="00A82B4A">
      <w:pPr>
        <w:tabs>
          <w:tab w:val="left" w:pos="2293"/>
        </w:tabs>
        <w:ind w:left="709"/>
        <w:rPr>
          <w:ins w:id="406" w:author="Michael Rütsche" w:date="2013-11-06T08:51:00Z"/>
          <w:rPrChange w:id="407" w:author="Michael Rütsche" w:date="2013-11-06T08:52:00Z">
            <w:rPr>
              <w:ins w:id="408" w:author="Michael Rütsche" w:date="2013-11-06T08:51:00Z"/>
              <w:color w:val="FF0000"/>
            </w:rPr>
          </w:rPrChange>
        </w:rPr>
        <w:pPrChange w:id="409" w:author="Michael Rütsche" w:date="2013-11-06T08:52:00Z">
          <w:pPr>
            <w:tabs>
              <w:tab w:val="left" w:pos="2293"/>
            </w:tabs>
          </w:pPr>
        </w:pPrChange>
      </w:pPr>
      <w:ins w:id="410" w:author="Michael Rütsche" w:date="2013-11-06T08:51:00Z">
        <w:r w:rsidRPr="00A82B4A">
          <w:rPr>
            <w:rPrChange w:id="411" w:author="Michael Rütsche" w:date="2013-11-06T08:52:00Z">
              <w:rPr>
                <w:color w:val="FF0000"/>
              </w:rPr>
            </w:rPrChange>
          </w:rPr>
          <w:tab/>
        </w:r>
        <w:proofErr w:type="spellStart"/>
        <w:r w:rsidRPr="00A82B4A">
          <w:rPr>
            <w:rPrChange w:id="412" w:author="Michael Rütsche" w:date="2013-11-06T08:52:00Z">
              <w:rPr>
                <w:color w:val="FF0000"/>
              </w:rPr>
            </w:rPrChange>
          </w:rPr>
          <w:t>p_Output^.</w:t>
        </w:r>
        <w:proofErr w:type="gramStart"/>
        <w:r w:rsidRPr="00A82B4A">
          <w:rPr>
            <w:rPrChange w:id="413" w:author="Michael Rütsche" w:date="2013-11-06T08:52:00Z">
              <w:rPr>
                <w:color w:val="FF0000"/>
              </w:rPr>
            </w:rPrChange>
          </w:rPr>
          <w:t>map</w:t>
        </w:r>
        <w:proofErr w:type="spellEnd"/>
        <w:r w:rsidRPr="00A82B4A">
          <w:rPr>
            <w:rPrChange w:id="414" w:author="Michael Rütsche" w:date="2013-11-06T08:52:00Z">
              <w:rPr>
                <w:color w:val="FF0000"/>
              </w:rPr>
            </w:rPrChange>
          </w:rPr>
          <w:t xml:space="preserve"> :</w:t>
        </w:r>
        <w:proofErr w:type="gramEnd"/>
        <w:r w:rsidRPr="00A82B4A">
          <w:rPr>
            <w:rPrChange w:id="415" w:author="Michael Rütsche" w:date="2013-11-06T08:52:00Z">
              <w:rPr>
                <w:color w:val="FF0000"/>
              </w:rPr>
            </w:rPrChange>
          </w:rPr>
          <w:t xml:space="preserve">= </w:t>
        </w:r>
        <w:proofErr w:type="spellStart"/>
        <w:r w:rsidRPr="00A82B4A">
          <w:rPr>
            <w:rPrChange w:id="416" w:author="Michael Rütsche" w:date="2013-11-06T08:52:00Z">
              <w:rPr>
                <w:color w:val="FF0000"/>
              </w:rPr>
            </w:rPrChange>
          </w:rPr>
          <w:t>p_Output^.force</w:t>
        </w:r>
        <w:proofErr w:type="spellEnd"/>
        <w:r w:rsidRPr="00A82B4A">
          <w:rPr>
            <w:rPrChange w:id="417" w:author="Michael Rütsche" w:date="2013-11-06T08:52:00Z">
              <w:rPr>
                <w:color w:val="FF0000"/>
              </w:rPr>
            </w:rPrChange>
          </w:rPr>
          <w:t>;</w:t>
        </w:r>
      </w:ins>
    </w:p>
    <w:p w:rsidR="00A82B4A" w:rsidRPr="00A82B4A" w:rsidRDefault="00A82B4A">
      <w:pPr>
        <w:tabs>
          <w:tab w:val="left" w:pos="2293"/>
        </w:tabs>
        <w:ind w:left="709"/>
        <w:rPr>
          <w:ins w:id="418" w:author="Michael Rütsche" w:date="2013-11-06T08:51:00Z"/>
          <w:rPrChange w:id="419" w:author="Michael Rütsche" w:date="2013-11-06T08:52:00Z">
            <w:rPr>
              <w:ins w:id="420" w:author="Michael Rütsche" w:date="2013-11-06T08:51:00Z"/>
              <w:color w:val="FF0000"/>
            </w:rPr>
          </w:rPrChange>
        </w:rPr>
        <w:pPrChange w:id="421" w:author="Michael Rütsche" w:date="2013-11-06T08:52:00Z">
          <w:pPr>
            <w:tabs>
              <w:tab w:val="left" w:pos="2293"/>
            </w:tabs>
          </w:pPr>
        </w:pPrChange>
      </w:pPr>
      <w:ins w:id="422" w:author="Michael Rütsche" w:date="2013-11-06T08:51:00Z">
        <w:r w:rsidRPr="00A82B4A">
          <w:rPr>
            <w:rPrChange w:id="423" w:author="Michael Rütsche" w:date="2013-11-06T08:52:00Z">
              <w:rPr>
                <w:color w:val="FF0000"/>
              </w:rPr>
            </w:rPrChange>
          </w:rPr>
          <w:t>ELSE</w:t>
        </w:r>
      </w:ins>
    </w:p>
    <w:p w:rsidR="00A82B4A" w:rsidRPr="00A82B4A" w:rsidRDefault="00A82B4A">
      <w:pPr>
        <w:tabs>
          <w:tab w:val="left" w:pos="2293"/>
        </w:tabs>
        <w:ind w:left="709"/>
        <w:rPr>
          <w:ins w:id="424" w:author="Michael Rütsche" w:date="2013-11-06T08:51:00Z"/>
          <w:rPrChange w:id="425" w:author="Michael Rütsche" w:date="2013-11-06T08:52:00Z">
            <w:rPr>
              <w:ins w:id="426" w:author="Michael Rütsche" w:date="2013-11-06T08:51:00Z"/>
              <w:color w:val="FF0000"/>
            </w:rPr>
          </w:rPrChange>
        </w:rPr>
        <w:pPrChange w:id="427" w:author="Michael Rütsche" w:date="2013-11-06T08:52:00Z">
          <w:pPr>
            <w:tabs>
              <w:tab w:val="left" w:pos="2293"/>
            </w:tabs>
          </w:pPr>
        </w:pPrChange>
      </w:pPr>
      <w:ins w:id="428" w:author="Michael Rütsche" w:date="2013-11-06T08:51:00Z">
        <w:r w:rsidRPr="00A82B4A">
          <w:rPr>
            <w:rPrChange w:id="429" w:author="Michael Rütsche" w:date="2013-11-06T08:52:00Z">
              <w:rPr>
                <w:color w:val="FF0000"/>
              </w:rPr>
            </w:rPrChange>
          </w:rPr>
          <w:tab/>
        </w:r>
        <w:proofErr w:type="spellStart"/>
        <w:r w:rsidRPr="00A82B4A">
          <w:rPr>
            <w:rPrChange w:id="430" w:author="Michael Rütsche" w:date="2013-11-06T08:52:00Z">
              <w:rPr>
                <w:color w:val="FF0000"/>
              </w:rPr>
            </w:rPrChange>
          </w:rPr>
          <w:t>p_Output^.</w:t>
        </w:r>
        <w:proofErr w:type="gramStart"/>
        <w:r w:rsidRPr="00A82B4A">
          <w:rPr>
            <w:rPrChange w:id="431" w:author="Michael Rütsche" w:date="2013-11-06T08:52:00Z">
              <w:rPr>
                <w:color w:val="FF0000"/>
              </w:rPr>
            </w:rPrChange>
          </w:rPr>
          <w:t>map</w:t>
        </w:r>
        <w:proofErr w:type="spellEnd"/>
        <w:r w:rsidRPr="00A82B4A">
          <w:rPr>
            <w:rPrChange w:id="432" w:author="Michael Rütsche" w:date="2013-11-06T08:52:00Z">
              <w:rPr>
                <w:color w:val="FF0000"/>
              </w:rPr>
            </w:rPrChange>
          </w:rPr>
          <w:t xml:space="preserve"> :</w:t>
        </w:r>
        <w:proofErr w:type="gramEnd"/>
        <w:r w:rsidRPr="00A82B4A">
          <w:rPr>
            <w:rPrChange w:id="433" w:author="Michael Rütsche" w:date="2013-11-06T08:52:00Z">
              <w:rPr>
                <w:color w:val="FF0000"/>
              </w:rPr>
            </w:rPrChange>
          </w:rPr>
          <w:t xml:space="preserve">= </w:t>
        </w:r>
        <w:proofErr w:type="spellStart"/>
        <w:r w:rsidRPr="00A82B4A">
          <w:rPr>
            <w:rPrChange w:id="434" w:author="Michael Rütsche" w:date="2013-11-06T08:52:00Z">
              <w:rPr>
                <w:color w:val="FF0000"/>
              </w:rPr>
            </w:rPrChange>
          </w:rPr>
          <w:t>p_Output^.intern</w:t>
        </w:r>
        <w:proofErr w:type="spellEnd"/>
        <w:r w:rsidRPr="00A82B4A">
          <w:rPr>
            <w:rPrChange w:id="435" w:author="Michael Rütsche" w:date="2013-11-06T08:52:00Z">
              <w:rPr>
                <w:color w:val="FF0000"/>
              </w:rPr>
            </w:rPrChange>
          </w:rPr>
          <w:t>;</w:t>
        </w:r>
      </w:ins>
    </w:p>
    <w:p w:rsidR="00A82B4A" w:rsidRPr="00A82B4A" w:rsidRDefault="00A82B4A">
      <w:pPr>
        <w:tabs>
          <w:tab w:val="left" w:pos="2293"/>
        </w:tabs>
        <w:ind w:left="709"/>
        <w:rPr>
          <w:ins w:id="436" w:author="Michael Rütsche" w:date="2013-11-06T08:51:00Z"/>
          <w:rPrChange w:id="437" w:author="Michael Rütsche" w:date="2013-11-06T08:52:00Z">
            <w:rPr>
              <w:ins w:id="438" w:author="Michael Rütsche" w:date="2013-11-06T08:51:00Z"/>
              <w:color w:val="FF0000"/>
            </w:rPr>
          </w:rPrChange>
        </w:rPr>
        <w:pPrChange w:id="439" w:author="Michael Rütsche" w:date="2013-11-06T08:52:00Z">
          <w:pPr>
            <w:tabs>
              <w:tab w:val="left" w:pos="2293"/>
            </w:tabs>
          </w:pPr>
        </w:pPrChange>
      </w:pPr>
      <w:ins w:id="440" w:author="Michael Rütsche" w:date="2013-11-06T08:51:00Z">
        <w:r w:rsidRPr="00A82B4A">
          <w:rPr>
            <w:rPrChange w:id="441" w:author="Michael Rütsche" w:date="2013-11-06T08:52:00Z">
              <w:rPr>
                <w:color w:val="FF0000"/>
              </w:rPr>
            </w:rPrChange>
          </w:rPr>
          <w:t>END_IF;</w:t>
        </w:r>
      </w:ins>
    </w:p>
    <w:p w:rsidR="00A82B4A" w:rsidRPr="00A82B4A" w:rsidRDefault="00A82B4A">
      <w:pPr>
        <w:tabs>
          <w:tab w:val="left" w:pos="2293"/>
        </w:tabs>
        <w:ind w:left="709"/>
        <w:rPr>
          <w:ins w:id="442" w:author="Michael Rütsche" w:date="2013-11-06T08:51:00Z"/>
          <w:rPrChange w:id="443" w:author="Michael Rütsche" w:date="2013-11-06T08:52:00Z">
            <w:rPr>
              <w:ins w:id="444" w:author="Michael Rütsche" w:date="2013-11-06T08:51:00Z"/>
              <w:color w:val="FF0000"/>
            </w:rPr>
          </w:rPrChange>
        </w:rPr>
        <w:pPrChange w:id="445" w:author="Michael Rütsche" w:date="2013-11-06T08:52:00Z">
          <w:pPr>
            <w:tabs>
              <w:tab w:val="left" w:pos="2293"/>
            </w:tabs>
          </w:pPr>
        </w:pPrChange>
      </w:pPr>
    </w:p>
    <w:p w:rsidR="00A82B4A" w:rsidRPr="00A82B4A" w:rsidRDefault="00A82B4A">
      <w:pPr>
        <w:tabs>
          <w:tab w:val="left" w:pos="2293"/>
        </w:tabs>
        <w:ind w:left="709"/>
        <w:rPr>
          <w:rPrChange w:id="446" w:author="Michael Rütsche" w:date="2013-11-06T08:52:00Z">
            <w:rPr>
              <w:color w:val="FF0000"/>
            </w:rPr>
          </w:rPrChange>
        </w:rPr>
        <w:pPrChange w:id="447" w:author="Michael Rütsche" w:date="2013-11-06T08:52:00Z">
          <w:pPr/>
        </w:pPrChange>
      </w:pPr>
      <w:proofErr w:type="spellStart"/>
      <w:proofErr w:type="gramStart"/>
      <w:ins w:id="448" w:author="Michael Rütsche" w:date="2013-11-06T08:51:00Z">
        <w:r w:rsidRPr="00A82B4A">
          <w:rPr>
            <w:rPrChange w:id="449" w:author="Michael Rütsche" w:date="2013-11-06T08:52:00Z">
              <w:rPr>
                <w:color w:val="FF0000"/>
              </w:rPr>
            </w:rPrChange>
          </w:rPr>
          <w:t>setOutBol</w:t>
        </w:r>
        <w:proofErr w:type="spellEnd"/>
        <w:proofErr w:type="gramEnd"/>
        <w:r w:rsidRPr="00A82B4A">
          <w:rPr>
            <w:rPrChange w:id="450" w:author="Michael Rütsche" w:date="2013-11-06T08:52:00Z">
              <w:rPr>
                <w:color w:val="FF0000"/>
              </w:rPr>
            </w:rPrChange>
          </w:rPr>
          <w:t xml:space="preserve"> := </w:t>
        </w:r>
        <w:proofErr w:type="spellStart"/>
        <w:r w:rsidRPr="00A82B4A">
          <w:rPr>
            <w:rPrChange w:id="451" w:author="Michael Rütsche" w:date="2013-11-06T08:52:00Z">
              <w:rPr>
                <w:color w:val="FF0000"/>
              </w:rPr>
            </w:rPrChange>
          </w:rPr>
          <w:t>p_Output^.map</w:t>
        </w:r>
        <w:proofErr w:type="spellEnd"/>
        <w:r w:rsidRPr="00A82B4A">
          <w:rPr>
            <w:rPrChange w:id="452" w:author="Michael Rütsche" w:date="2013-11-06T08:52:00Z">
              <w:rPr>
                <w:color w:val="FF0000"/>
              </w:rPr>
            </w:rPrChange>
          </w:rPr>
          <w:t>;</w:t>
        </w:r>
      </w:ins>
    </w:p>
    <w:p w:rsidR="00BC711F" w:rsidRPr="0073500C" w:rsidRDefault="00BC711F" w:rsidP="00BC711F"/>
    <w:p w:rsidR="00AA5902" w:rsidRPr="0073500C" w:rsidRDefault="00C07EA0" w:rsidP="00AA5902">
      <w:pPr>
        <w:pStyle w:val="berschrift3"/>
      </w:pPr>
      <w:bookmarkStart w:id="453" w:name="_Toc374359330"/>
      <w:r w:rsidRPr="0073500C">
        <w:t>Parameter h</w:t>
      </w:r>
      <w:r w:rsidR="00AA5902" w:rsidRPr="0073500C">
        <w:t>andling</w:t>
      </w:r>
      <w:bookmarkEnd w:id="453"/>
    </w:p>
    <w:p w:rsidR="00AA5902" w:rsidRDefault="003D57C2" w:rsidP="00520A10">
      <w:r>
        <w:t xml:space="preserve">In the </w:t>
      </w:r>
      <w:proofErr w:type="spellStart"/>
      <w:r>
        <w:t>FB_Init</w:t>
      </w:r>
      <w:proofErr w:type="spellEnd"/>
      <w:r>
        <w:t xml:space="preserve"> FUB the parameters will be initialized hardcoded in PLC code. So it’s sure that an initial value is every time set. Generally a</w:t>
      </w:r>
      <w:r w:rsidR="00AA5902" w:rsidRPr="0073500C">
        <w:t xml:space="preserve">ll parameters and configurations of the controllers will be written after start up by the UI (C#). </w:t>
      </w:r>
    </w:p>
    <w:p w:rsidR="002B6DAC" w:rsidRDefault="002B6DAC" w:rsidP="00520A10"/>
    <w:p w:rsidR="002B6DAC" w:rsidRDefault="002B6DAC" w:rsidP="00520A10">
      <w:r>
        <w:t>Parameters to be written from the UI at initialisation:</w:t>
      </w:r>
    </w:p>
    <w:p w:rsidR="002B6DAC" w:rsidRDefault="002B6DAC" w:rsidP="002B6DAC">
      <w:r>
        <w:t xml:space="preserve">For every controller: </w:t>
      </w:r>
    </w:p>
    <w:p w:rsidR="002B6DAC" w:rsidRDefault="002B6DAC" w:rsidP="002B6DAC">
      <w:pPr>
        <w:ind w:firstLine="709"/>
      </w:pPr>
      <w:r>
        <w:t xml:space="preserve">Controller </w:t>
      </w:r>
      <w:r w:rsidRPr="00C25A27">
        <w:t>Software Configuration</w:t>
      </w:r>
      <w:r>
        <w:tab/>
      </w:r>
      <w:proofErr w:type="spellStart"/>
      <w:r w:rsidRPr="00C25A27">
        <w:t>SwCfg</w:t>
      </w:r>
      <w:proofErr w:type="spellEnd"/>
      <w:r>
        <w:t>:</w:t>
      </w:r>
      <w:r w:rsidRPr="00C25A27">
        <w:t xml:space="preserve"> </w:t>
      </w:r>
      <w:proofErr w:type="spellStart"/>
      <w:r w:rsidRPr="00C25A27">
        <w:t>T_Ctrl_SwCfg</w:t>
      </w:r>
      <w:proofErr w:type="spellEnd"/>
    </w:p>
    <w:p w:rsidR="002B6DAC" w:rsidRPr="006C3932" w:rsidRDefault="002B6DAC" w:rsidP="002B6DAC">
      <w:pPr>
        <w:ind w:firstLine="709"/>
        <w:rPr>
          <w:lang w:val="fr-CH"/>
          <w:rPrChange w:id="454" w:author="Michael Rütsche" w:date="2013-10-10T11:21:00Z">
            <w:rPr/>
          </w:rPrChange>
        </w:rPr>
      </w:pPr>
      <w:r w:rsidRPr="006C3932">
        <w:rPr>
          <w:lang w:val="fr-CH"/>
          <w:rPrChange w:id="455" w:author="Michael Rütsche" w:date="2013-10-10T11:21:00Z">
            <w:rPr/>
          </w:rPrChange>
        </w:rPr>
        <w:t>Controller configuration</w:t>
      </w:r>
      <w:r w:rsidRPr="006C3932">
        <w:rPr>
          <w:lang w:val="fr-CH"/>
          <w:rPrChange w:id="456" w:author="Michael Rütsche" w:date="2013-10-10T11:21:00Z">
            <w:rPr/>
          </w:rPrChange>
        </w:rPr>
        <w:tab/>
      </w:r>
      <w:r w:rsidRPr="006C3932">
        <w:rPr>
          <w:lang w:val="fr-CH"/>
          <w:rPrChange w:id="457" w:author="Michael Rütsche" w:date="2013-10-10T11:21:00Z">
            <w:rPr/>
          </w:rPrChange>
        </w:rPr>
        <w:tab/>
      </w:r>
      <w:proofErr w:type="spellStart"/>
      <w:r w:rsidRPr="006C3932">
        <w:rPr>
          <w:lang w:val="fr-CH"/>
          <w:rPrChange w:id="458" w:author="Michael Rütsche" w:date="2013-10-10T11:21:00Z">
            <w:rPr/>
          </w:rPrChange>
        </w:rPr>
        <w:t>Cfg</w:t>
      </w:r>
      <w:proofErr w:type="spellEnd"/>
      <w:r w:rsidRPr="006C3932">
        <w:rPr>
          <w:lang w:val="fr-CH"/>
          <w:rPrChange w:id="459" w:author="Michael Rütsche" w:date="2013-10-10T11:21:00Z">
            <w:rPr/>
          </w:rPrChange>
        </w:rPr>
        <w:t xml:space="preserve">: </w:t>
      </w:r>
      <w:proofErr w:type="spellStart"/>
      <w:r w:rsidRPr="006C3932">
        <w:rPr>
          <w:lang w:val="fr-CH"/>
          <w:rPrChange w:id="460" w:author="Michael Rütsche" w:date="2013-10-10T11:21:00Z">
            <w:rPr/>
          </w:rPrChange>
        </w:rPr>
        <w:t>T_Ctrl_SIf_CYL_Cfg</w:t>
      </w:r>
      <w:proofErr w:type="spellEnd"/>
    </w:p>
    <w:p w:rsidR="002B6DAC" w:rsidRPr="006C3932" w:rsidRDefault="002B6DAC" w:rsidP="002B6DAC">
      <w:pPr>
        <w:rPr>
          <w:lang w:val="fr-CH"/>
          <w:rPrChange w:id="461" w:author="Michael Rütsche" w:date="2013-10-10T11:21:00Z">
            <w:rPr/>
          </w:rPrChange>
        </w:rPr>
      </w:pPr>
      <w:r w:rsidRPr="006C3932">
        <w:rPr>
          <w:lang w:val="fr-CH"/>
          <w:rPrChange w:id="462" w:author="Michael Rütsche" w:date="2013-10-10T11:21:00Z">
            <w:rPr/>
          </w:rPrChange>
        </w:rPr>
        <w:tab/>
        <w:t xml:space="preserve">Controller </w:t>
      </w:r>
      <w:proofErr w:type="spellStart"/>
      <w:r w:rsidRPr="006C3932">
        <w:rPr>
          <w:lang w:val="fr-CH"/>
          <w:rPrChange w:id="463" w:author="Michael Rütsche" w:date="2013-10-10T11:21:00Z">
            <w:rPr/>
          </w:rPrChange>
        </w:rPr>
        <w:t>parameter</w:t>
      </w:r>
      <w:proofErr w:type="spellEnd"/>
      <w:r w:rsidRPr="006C3932">
        <w:rPr>
          <w:lang w:val="fr-CH"/>
          <w:rPrChange w:id="464" w:author="Michael Rütsche" w:date="2013-10-10T11:21:00Z">
            <w:rPr/>
          </w:rPrChange>
        </w:rPr>
        <w:tab/>
      </w:r>
      <w:r w:rsidRPr="006C3932">
        <w:rPr>
          <w:lang w:val="fr-CH"/>
          <w:rPrChange w:id="465" w:author="Michael Rütsche" w:date="2013-10-10T11:21:00Z">
            <w:rPr/>
          </w:rPrChange>
        </w:rPr>
        <w:tab/>
        <w:t xml:space="preserve">Par: </w:t>
      </w:r>
      <w:proofErr w:type="spellStart"/>
      <w:r w:rsidRPr="006C3932">
        <w:rPr>
          <w:lang w:val="fr-CH"/>
          <w:rPrChange w:id="466" w:author="Michael Rütsche" w:date="2013-10-10T11:21:00Z">
            <w:rPr/>
          </w:rPrChange>
        </w:rPr>
        <w:t>T_Ctrl_SIf_CYL_Par</w:t>
      </w:r>
      <w:proofErr w:type="spellEnd"/>
    </w:p>
    <w:p w:rsidR="002B6DAC" w:rsidRDefault="002B6DAC" w:rsidP="002B6DAC">
      <w:proofErr w:type="spellStart"/>
      <w:proofErr w:type="gramStart"/>
      <w:r>
        <w:t>p.e</w:t>
      </w:r>
      <w:proofErr w:type="gramEnd"/>
      <w:r>
        <w:t>.</w:t>
      </w:r>
      <w:proofErr w:type="spellEnd"/>
      <w:r>
        <w:t xml:space="preserve"> for the stopper controller 1 (STP_1):</w:t>
      </w:r>
    </w:p>
    <w:p w:rsidR="002B6DAC" w:rsidRDefault="00773D91" w:rsidP="002B6DAC">
      <w:pPr>
        <w:pStyle w:val="Listenabsatz"/>
        <w:numPr>
          <w:ilvl w:val="0"/>
          <w:numId w:val="30"/>
        </w:numPr>
      </w:pPr>
      <w:r>
        <w:t xml:space="preserve">In STP_1 -&gt; </w:t>
      </w:r>
      <w:proofErr w:type="spellStart"/>
      <w:r w:rsidR="002B6DAC">
        <w:t>CIf.SwCfg</w:t>
      </w:r>
      <w:proofErr w:type="spellEnd"/>
    </w:p>
    <w:p w:rsidR="002B6DAC" w:rsidRDefault="00773D91" w:rsidP="002B6DAC">
      <w:pPr>
        <w:pStyle w:val="Listenabsatz"/>
        <w:numPr>
          <w:ilvl w:val="0"/>
          <w:numId w:val="30"/>
        </w:numPr>
      </w:pPr>
      <w:r>
        <w:t xml:space="preserve">In STP_1 -&gt; </w:t>
      </w:r>
      <w:proofErr w:type="spellStart"/>
      <w:r w:rsidR="002B6DAC">
        <w:t>SIf.Cfg</w:t>
      </w:r>
      <w:proofErr w:type="spellEnd"/>
    </w:p>
    <w:p w:rsidR="002B6DAC" w:rsidRPr="0073500C" w:rsidRDefault="00773D91" w:rsidP="00773D91">
      <w:pPr>
        <w:pStyle w:val="Listenabsatz"/>
        <w:numPr>
          <w:ilvl w:val="0"/>
          <w:numId w:val="30"/>
        </w:numPr>
      </w:pPr>
      <w:r>
        <w:t xml:space="preserve">In STP_1 -&gt; </w:t>
      </w:r>
      <w:proofErr w:type="spellStart"/>
      <w:r w:rsidR="002B6DAC">
        <w:t>SIf.Par</w:t>
      </w:r>
      <w:proofErr w:type="spellEnd"/>
    </w:p>
    <w:p w:rsidR="002B6DAC" w:rsidRPr="00C25A27" w:rsidRDefault="002B6DAC" w:rsidP="002B6DAC"/>
    <w:p w:rsidR="002B6DAC" w:rsidRPr="0073500C" w:rsidRDefault="002B6DAC" w:rsidP="00520A10"/>
    <w:p w:rsidR="00C07EA0" w:rsidRPr="0073500C" w:rsidRDefault="00C07EA0" w:rsidP="00C07EA0">
      <w:pPr>
        <w:pStyle w:val="berschrift3"/>
      </w:pPr>
      <w:bookmarkStart w:id="467" w:name="_Toc374359331"/>
      <w:r w:rsidRPr="0073500C">
        <w:t>State machine</w:t>
      </w:r>
      <w:bookmarkEnd w:id="467"/>
    </w:p>
    <w:p w:rsidR="00C07EA0" w:rsidRPr="0073500C" w:rsidRDefault="00C07EA0" w:rsidP="00C07EA0">
      <w:r w:rsidRPr="0073500C">
        <w:t xml:space="preserve">In the base controller the default state machine is defined. Every State is defined as </w:t>
      </w:r>
      <w:r w:rsidR="00E85FFE">
        <w:t xml:space="preserve">a </w:t>
      </w:r>
      <w:r w:rsidRPr="0073500C">
        <w:t xml:space="preserve">method. So in the inherited controllers is it possible to overwrite only one state and the codes overview are easier. </w:t>
      </w:r>
    </w:p>
    <w:p w:rsidR="00C07EA0" w:rsidRPr="0073500C" w:rsidRDefault="00C07EA0" w:rsidP="00C07EA0"/>
    <w:p w:rsidR="00C07EA0" w:rsidRPr="0073500C" w:rsidRDefault="00C07EA0" w:rsidP="00C07EA0">
      <w:r w:rsidRPr="0073500C">
        <w:t>Example implementation of the state method:</w:t>
      </w:r>
    </w:p>
    <w:p w:rsidR="00C07EA0" w:rsidRPr="0073500C" w:rsidRDefault="00C07EA0" w:rsidP="00C07EA0">
      <w:r w:rsidRPr="0073500C">
        <w:t>//--------------------------------------------------------------------------------------</w:t>
      </w:r>
    </w:p>
    <w:p w:rsidR="00C07EA0" w:rsidRPr="0073500C" w:rsidRDefault="00C07EA0" w:rsidP="00C07EA0">
      <w:r w:rsidRPr="0073500C">
        <w:t>// Entry action</w:t>
      </w:r>
    </w:p>
    <w:p w:rsidR="00C07EA0" w:rsidRPr="0073500C" w:rsidRDefault="00C07EA0" w:rsidP="00C07EA0">
      <w:r w:rsidRPr="0073500C">
        <w:tab/>
        <w:t>IF (</w:t>
      </w:r>
      <w:proofErr w:type="spellStart"/>
      <w:r w:rsidRPr="0073500C">
        <w:t>me.StateMachine.eState</w:t>
      </w:r>
      <w:proofErr w:type="spellEnd"/>
      <w:r w:rsidRPr="0073500C">
        <w:t>&lt;&gt;</w:t>
      </w:r>
      <w:proofErr w:type="spellStart"/>
      <w:r w:rsidRPr="0073500C">
        <w:t>me.StateMachine.eStateLastCycle</w:t>
      </w:r>
      <w:proofErr w:type="spellEnd"/>
      <w:r w:rsidRPr="0073500C">
        <w:t>) THEN</w:t>
      </w:r>
    </w:p>
    <w:p w:rsidR="00C07EA0" w:rsidRPr="0073500C" w:rsidRDefault="00C07EA0" w:rsidP="00C07EA0">
      <w:r w:rsidRPr="0073500C">
        <w:tab/>
      </w:r>
      <w:r w:rsidRPr="0073500C">
        <w:tab/>
      </w:r>
      <w:proofErr w:type="spellStart"/>
      <w:proofErr w:type="gramStart"/>
      <w:r w:rsidRPr="0073500C">
        <w:t>me.StateMachine.eStateLastCycle</w:t>
      </w:r>
      <w:proofErr w:type="spellEnd"/>
      <w:r w:rsidRPr="0073500C">
        <w:t xml:space="preserve"> :</w:t>
      </w:r>
      <w:proofErr w:type="gramEnd"/>
      <w:r w:rsidRPr="0073500C">
        <w:t xml:space="preserve">= </w:t>
      </w:r>
      <w:proofErr w:type="spellStart"/>
      <w:r w:rsidRPr="0073500C">
        <w:t>me.StateMachine.eState</w:t>
      </w:r>
      <w:proofErr w:type="spellEnd"/>
      <w:r w:rsidRPr="0073500C">
        <w:t>;</w:t>
      </w:r>
    </w:p>
    <w:p w:rsidR="00C07EA0" w:rsidRPr="0073500C" w:rsidRDefault="00C07EA0" w:rsidP="00C07EA0">
      <w:r w:rsidRPr="0073500C">
        <w:tab/>
      </w:r>
      <w:r w:rsidRPr="0073500C">
        <w:tab/>
      </w:r>
    </w:p>
    <w:p w:rsidR="00C07EA0" w:rsidRPr="0073500C" w:rsidRDefault="00C07EA0" w:rsidP="00C07EA0">
      <w:r w:rsidRPr="0073500C">
        <w:tab/>
      </w:r>
      <w:r w:rsidRPr="0073500C">
        <w:tab/>
      </w:r>
      <w:proofErr w:type="spellStart"/>
      <w:proofErr w:type="gramStart"/>
      <w:r w:rsidRPr="0073500C">
        <w:t>SIf.Out.bolExtend.intern</w:t>
      </w:r>
      <w:proofErr w:type="spellEnd"/>
      <w:r w:rsidRPr="0073500C">
        <w:t xml:space="preserve"> :</w:t>
      </w:r>
      <w:proofErr w:type="gramEnd"/>
      <w:r w:rsidRPr="0073500C">
        <w:t>= TRUE;</w:t>
      </w:r>
    </w:p>
    <w:p w:rsidR="00C07EA0" w:rsidRPr="0073500C" w:rsidRDefault="00C07EA0" w:rsidP="00C07EA0">
      <w:r w:rsidRPr="0073500C">
        <w:tab/>
      </w:r>
      <w:r w:rsidRPr="0073500C">
        <w:tab/>
      </w:r>
      <w:proofErr w:type="spellStart"/>
      <w:proofErr w:type="gramStart"/>
      <w:r w:rsidRPr="0073500C">
        <w:t>SIf.Out.bolRetract.intern</w:t>
      </w:r>
      <w:proofErr w:type="spellEnd"/>
      <w:r w:rsidRPr="0073500C">
        <w:t xml:space="preserve"> :</w:t>
      </w:r>
      <w:proofErr w:type="gramEnd"/>
      <w:r w:rsidRPr="0073500C">
        <w:t>= FALSE;</w:t>
      </w:r>
    </w:p>
    <w:p w:rsidR="00C07EA0" w:rsidRPr="0073500C" w:rsidRDefault="00C07EA0" w:rsidP="00C07EA0">
      <w:r w:rsidRPr="0073500C">
        <w:tab/>
      </w:r>
      <w:r w:rsidRPr="0073500C">
        <w:tab/>
      </w:r>
    </w:p>
    <w:p w:rsidR="00C07EA0" w:rsidRPr="0073500C" w:rsidRDefault="00C07EA0" w:rsidP="00C07EA0">
      <w:r w:rsidRPr="0073500C">
        <w:tab/>
      </w:r>
      <w:r w:rsidRPr="0073500C">
        <w:tab/>
      </w:r>
      <w:proofErr w:type="gramStart"/>
      <w:r w:rsidRPr="0073500C">
        <w:t>fbSimulationTimer.IN :</w:t>
      </w:r>
      <w:proofErr w:type="gramEnd"/>
      <w:r w:rsidRPr="0073500C">
        <w:t>= FALSE;</w:t>
      </w:r>
    </w:p>
    <w:p w:rsidR="00C07EA0" w:rsidRPr="0073500C" w:rsidRDefault="00C07EA0" w:rsidP="00C07EA0">
      <w:r w:rsidRPr="0073500C">
        <w:tab/>
      </w:r>
      <w:r w:rsidRPr="0073500C">
        <w:tab/>
      </w:r>
      <w:proofErr w:type="gramStart"/>
      <w:r w:rsidRPr="0073500C">
        <w:t>fbSimulationTimer.PT :</w:t>
      </w:r>
      <w:proofErr w:type="gramEnd"/>
      <w:r w:rsidRPr="0073500C">
        <w:t>= UDINT_TO_TIME(</w:t>
      </w:r>
      <w:proofErr w:type="spellStart"/>
      <w:r w:rsidRPr="0073500C">
        <w:t>SIf.Par.udiSimExtendTime_ms</w:t>
      </w:r>
      <w:proofErr w:type="spellEnd"/>
      <w:r w:rsidRPr="0073500C">
        <w:t>);</w:t>
      </w:r>
    </w:p>
    <w:p w:rsidR="00C07EA0" w:rsidRPr="0073500C" w:rsidRDefault="00C07EA0" w:rsidP="00C07EA0">
      <w:r w:rsidRPr="0073500C">
        <w:lastRenderedPageBreak/>
        <w:tab/>
      </w:r>
      <w:r w:rsidRPr="0073500C">
        <w:tab/>
      </w:r>
      <w:proofErr w:type="spellStart"/>
      <w:proofErr w:type="gramStart"/>
      <w:r w:rsidRPr="0073500C">
        <w:t>fbSimulationTimer</w:t>
      </w:r>
      <w:proofErr w:type="spellEnd"/>
      <w:r w:rsidRPr="0073500C">
        <w:t>(</w:t>
      </w:r>
      <w:proofErr w:type="gramEnd"/>
      <w:r w:rsidRPr="0073500C">
        <w:t>); // set time/reset timer</w:t>
      </w:r>
    </w:p>
    <w:p w:rsidR="00C07EA0" w:rsidRPr="0073500C" w:rsidRDefault="00C07EA0" w:rsidP="00C07EA0">
      <w:r w:rsidRPr="0073500C">
        <w:tab/>
      </w:r>
      <w:r w:rsidRPr="0073500C">
        <w:tab/>
      </w:r>
      <w:proofErr w:type="gramStart"/>
      <w:r w:rsidRPr="0073500C">
        <w:t>fbSimulationTimer.IN :</w:t>
      </w:r>
      <w:proofErr w:type="gramEnd"/>
      <w:r w:rsidRPr="0073500C">
        <w:t>= TRUE; // start timer</w:t>
      </w:r>
    </w:p>
    <w:p w:rsidR="00C07EA0" w:rsidRPr="0073500C" w:rsidRDefault="00C07EA0" w:rsidP="00C07EA0">
      <w:r w:rsidRPr="0073500C">
        <w:tab/>
        <w:t>END_IF</w:t>
      </w:r>
    </w:p>
    <w:p w:rsidR="00C07EA0" w:rsidRPr="0073500C" w:rsidRDefault="00C07EA0" w:rsidP="00C07EA0"/>
    <w:p w:rsidR="00C07EA0" w:rsidRPr="0073500C" w:rsidRDefault="00C07EA0" w:rsidP="00C07EA0"/>
    <w:p w:rsidR="00C07EA0" w:rsidRPr="0073500C" w:rsidRDefault="00C07EA0" w:rsidP="00C07EA0">
      <w:r w:rsidRPr="0073500C">
        <w:t>//--------------------------------------------------------------------------------------</w:t>
      </w:r>
    </w:p>
    <w:p w:rsidR="00C07EA0" w:rsidRPr="0073500C" w:rsidRDefault="00C07EA0" w:rsidP="00C07EA0">
      <w:r w:rsidRPr="0073500C">
        <w:t>// Cyclic action</w:t>
      </w:r>
    </w:p>
    <w:p w:rsidR="00C07EA0" w:rsidRPr="0073500C" w:rsidRDefault="00C07EA0" w:rsidP="00C07EA0">
      <w:r w:rsidRPr="0073500C">
        <w:tab/>
        <w:t>IF (</w:t>
      </w:r>
      <w:proofErr w:type="spellStart"/>
      <w:r w:rsidRPr="0073500C">
        <w:t>me.StateMachine.eState</w:t>
      </w:r>
      <w:proofErr w:type="spellEnd"/>
      <w:r w:rsidRPr="0073500C">
        <w:t>=</w:t>
      </w:r>
      <w:proofErr w:type="spellStart"/>
      <w:r w:rsidRPr="0073500C">
        <w:t>me.StateMachine.eStateLastCycle</w:t>
      </w:r>
      <w:proofErr w:type="spellEnd"/>
      <w:r w:rsidRPr="0073500C">
        <w:t>) THEN</w:t>
      </w:r>
    </w:p>
    <w:p w:rsidR="00C07EA0" w:rsidRPr="0073500C" w:rsidRDefault="00C07EA0" w:rsidP="00C07EA0"/>
    <w:p w:rsidR="00C07EA0" w:rsidRPr="0073500C" w:rsidRDefault="00C07EA0" w:rsidP="00C07EA0">
      <w:r w:rsidRPr="0073500C">
        <w:tab/>
      </w:r>
      <w:r w:rsidRPr="0073500C">
        <w:tab/>
        <w:t>// Simulation</w:t>
      </w:r>
    </w:p>
    <w:p w:rsidR="00C07EA0" w:rsidRPr="0073500C" w:rsidRDefault="00C07EA0" w:rsidP="00C07EA0">
      <w:r w:rsidRPr="0073500C">
        <w:tab/>
      </w:r>
      <w:r w:rsidRPr="0073500C">
        <w:tab/>
        <w:t>IF (</w:t>
      </w:r>
      <w:proofErr w:type="spellStart"/>
      <w:r w:rsidRPr="0073500C">
        <w:t>CIf.Config.bolSimulation</w:t>
      </w:r>
      <w:proofErr w:type="spellEnd"/>
      <w:r w:rsidRPr="0073500C">
        <w:t>) THEN</w:t>
      </w:r>
    </w:p>
    <w:p w:rsidR="00C07EA0" w:rsidRPr="0073500C" w:rsidRDefault="00C07EA0" w:rsidP="00C07EA0">
      <w:r w:rsidRPr="0073500C">
        <w:tab/>
      </w:r>
      <w:r w:rsidRPr="0073500C">
        <w:tab/>
      </w:r>
      <w:r w:rsidRPr="0073500C">
        <w:tab/>
      </w:r>
      <w:proofErr w:type="spellStart"/>
      <w:proofErr w:type="gramStart"/>
      <w:r w:rsidRPr="0073500C">
        <w:t>fbSimulationTimer</w:t>
      </w:r>
      <w:proofErr w:type="spellEnd"/>
      <w:r w:rsidRPr="0073500C">
        <w:t>(</w:t>
      </w:r>
      <w:proofErr w:type="gramEnd"/>
      <w:r w:rsidRPr="0073500C">
        <w:t>); // simulation time</w:t>
      </w:r>
    </w:p>
    <w:p w:rsidR="00C07EA0" w:rsidRPr="0073500C" w:rsidRDefault="00C07EA0" w:rsidP="00C07EA0">
      <w:r w:rsidRPr="0073500C">
        <w:tab/>
      </w:r>
      <w:r w:rsidRPr="0073500C">
        <w:tab/>
      </w:r>
      <w:r w:rsidRPr="0073500C">
        <w:tab/>
        <w:t>IF (</w:t>
      </w:r>
      <w:proofErr w:type="spellStart"/>
      <w:r w:rsidRPr="0073500C">
        <w:t>fbSimulationTimer.Q</w:t>
      </w:r>
      <w:proofErr w:type="spellEnd"/>
      <w:r w:rsidRPr="0073500C">
        <w:t>) THEN</w:t>
      </w:r>
    </w:p>
    <w:p w:rsidR="00C07EA0" w:rsidRPr="0073500C" w:rsidRDefault="00C07EA0" w:rsidP="00C07EA0">
      <w:r w:rsidRPr="0073500C">
        <w:tab/>
      </w:r>
      <w:r w:rsidRPr="0073500C">
        <w:tab/>
      </w:r>
      <w:r w:rsidRPr="0073500C">
        <w:tab/>
      </w:r>
      <w:r w:rsidRPr="0073500C">
        <w:tab/>
      </w:r>
      <w:proofErr w:type="spellStart"/>
      <w:proofErr w:type="gramStart"/>
      <w:r w:rsidRPr="0073500C">
        <w:t>SIf.In.bolExtended.intern</w:t>
      </w:r>
      <w:proofErr w:type="spellEnd"/>
      <w:r w:rsidRPr="0073500C">
        <w:t xml:space="preserve"> :</w:t>
      </w:r>
      <w:proofErr w:type="gramEnd"/>
      <w:r w:rsidRPr="0073500C">
        <w:t>= TRUE;</w:t>
      </w:r>
    </w:p>
    <w:p w:rsidR="00C07EA0" w:rsidRPr="0073500C" w:rsidRDefault="00C07EA0" w:rsidP="00C07EA0">
      <w:r w:rsidRPr="0073500C">
        <w:tab/>
      </w:r>
      <w:r w:rsidRPr="0073500C">
        <w:tab/>
      </w:r>
      <w:r w:rsidRPr="0073500C">
        <w:tab/>
      </w:r>
      <w:r w:rsidRPr="0073500C">
        <w:tab/>
      </w:r>
      <w:proofErr w:type="spellStart"/>
      <w:proofErr w:type="gramStart"/>
      <w:r w:rsidRPr="0073500C">
        <w:t>SIf.In.bolRetracted.intern</w:t>
      </w:r>
      <w:proofErr w:type="spellEnd"/>
      <w:r w:rsidRPr="0073500C">
        <w:t xml:space="preserve"> :</w:t>
      </w:r>
      <w:proofErr w:type="gramEnd"/>
      <w:r w:rsidRPr="0073500C">
        <w:t>= FALSE;</w:t>
      </w:r>
    </w:p>
    <w:p w:rsidR="00C07EA0" w:rsidRPr="0073500C" w:rsidRDefault="00C07EA0" w:rsidP="00C07EA0">
      <w:r w:rsidRPr="0073500C">
        <w:tab/>
      </w:r>
      <w:r w:rsidRPr="0073500C">
        <w:tab/>
      </w:r>
      <w:r w:rsidRPr="0073500C">
        <w:tab/>
        <w:t>END_IF</w:t>
      </w:r>
    </w:p>
    <w:p w:rsidR="00C07EA0" w:rsidRPr="0073500C" w:rsidRDefault="00C07EA0" w:rsidP="00C07EA0">
      <w:r w:rsidRPr="0073500C">
        <w:tab/>
      </w:r>
      <w:r w:rsidRPr="0073500C">
        <w:tab/>
        <w:t>END_IF</w:t>
      </w:r>
    </w:p>
    <w:p w:rsidR="00C07EA0" w:rsidRPr="0073500C" w:rsidRDefault="00C07EA0" w:rsidP="00C07EA0">
      <w:r w:rsidRPr="0073500C">
        <w:tab/>
      </w:r>
      <w:r w:rsidRPr="0073500C">
        <w:tab/>
      </w:r>
    </w:p>
    <w:p w:rsidR="00C07EA0" w:rsidRPr="0073500C" w:rsidRDefault="00C07EA0" w:rsidP="00C07EA0">
      <w:r w:rsidRPr="0073500C">
        <w:tab/>
      </w:r>
      <w:r w:rsidRPr="0073500C">
        <w:tab/>
        <w:t>// State Change Condition</w:t>
      </w:r>
    </w:p>
    <w:p w:rsidR="00C07EA0" w:rsidRPr="0073500C" w:rsidRDefault="00C07EA0" w:rsidP="00C07EA0">
      <w:r w:rsidRPr="0073500C">
        <w:tab/>
      </w:r>
      <w:r w:rsidRPr="0073500C">
        <w:tab/>
        <w:t>IF (</w:t>
      </w:r>
      <w:proofErr w:type="spellStart"/>
      <w:r w:rsidRPr="0073500C">
        <w:t>me.StateMachine.udiTimeInState_ms</w:t>
      </w:r>
      <w:proofErr w:type="spellEnd"/>
      <w:r w:rsidRPr="0073500C">
        <w:t>&gt;</w:t>
      </w:r>
      <w:proofErr w:type="spellStart"/>
      <w:r w:rsidRPr="0073500C">
        <w:t>SIf.Par.udiExtendTime_ms</w:t>
      </w:r>
      <w:proofErr w:type="spellEnd"/>
      <w:r w:rsidRPr="0073500C">
        <w:t>) THEN</w:t>
      </w:r>
    </w:p>
    <w:p w:rsidR="00C07EA0" w:rsidRPr="0073500C" w:rsidRDefault="00C07EA0" w:rsidP="00C07EA0">
      <w:r w:rsidRPr="0073500C">
        <w:tab/>
      </w:r>
      <w:r w:rsidRPr="0073500C">
        <w:tab/>
      </w:r>
      <w:r w:rsidRPr="0073500C">
        <w:tab/>
        <w:t>IF (</w:t>
      </w:r>
      <w:proofErr w:type="spellStart"/>
      <w:r w:rsidRPr="0073500C">
        <w:t>SIf.In.bolRetracted.intern</w:t>
      </w:r>
      <w:proofErr w:type="spellEnd"/>
      <w:r w:rsidRPr="0073500C">
        <w:t>) THEN</w:t>
      </w:r>
    </w:p>
    <w:p w:rsidR="00C07EA0" w:rsidRPr="0073500C" w:rsidRDefault="00C07EA0" w:rsidP="00C07EA0">
      <w:r w:rsidRPr="0073500C">
        <w:tab/>
      </w:r>
      <w:r w:rsidRPr="0073500C">
        <w:tab/>
      </w:r>
      <w:r w:rsidRPr="0073500C">
        <w:tab/>
      </w:r>
      <w:r w:rsidRPr="0073500C">
        <w:tab/>
        <w:t>// sensor retract always on cylinder</w:t>
      </w:r>
    </w:p>
    <w:p w:rsidR="00C07EA0" w:rsidRPr="0073500C" w:rsidRDefault="00C07EA0" w:rsidP="00C07EA0">
      <w:r w:rsidRPr="0073500C">
        <w:tab/>
      </w:r>
      <w:r w:rsidRPr="0073500C">
        <w:tab/>
      </w:r>
      <w:r w:rsidRPr="0073500C">
        <w:tab/>
        <w:t>ELSE</w:t>
      </w:r>
    </w:p>
    <w:p w:rsidR="00C07EA0" w:rsidRPr="0073500C" w:rsidRDefault="00C07EA0" w:rsidP="00C07EA0">
      <w:r w:rsidRPr="0073500C">
        <w:tab/>
      </w:r>
      <w:r w:rsidRPr="0073500C">
        <w:tab/>
      </w:r>
      <w:r w:rsidRPr="0073500C">
        <w:tab/>
      </w:r>
      <w:r w:rsidRPr="0073500C">
        <w:tab/>
        <w:t>// timeout extend cylinder</w:t>
      </w:r>
      <w:r w:rsidRPr="0073500C">
        <w:tab/>
      </w:r>
      <w:r w:rsidRPr="0073500C">
        <w:tab/>
      </w:r>
      <w:r w:rsidRPr="0073500C">
        <w:tab/>
      </w:r>
      <w:r w:rsidRPr="0073500C">
        <w:tab/>
      </w:r>
      <w:r w:rsidRPr="0073500C">
        <w:tab/>
      </w:r>
      <w:r w:rsidRPr="0073500C">
        <w:tab/>
      </w:r>
      <w:r w:rsidRPr="0073500C">
        <w:tab/>
      </w:r>
    </w:p>
    <w:p w:rsidR="00C07EA0" w:rsidRPr="0073500C" w:rsidRDefault="00C07EA0" w:rsidP="00C07EA0">
      <w:r w:rsidRPr="0073500C">
        <w:tab/>
      </w:r>
      <w:r w:rsidRPr="0073500C">
        <w:tab/>
      </w:r>
      <w:r w:rsidRPr="0073500C">
        <w:tab/>
        <w:t>END_IF</w:t>
      </w:r>
    </w:p>
    <w:p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E_State.ERROR</w:t>
      </w:r>
      <w:proofErr w:type="spellEnd"/>
      <w:r w:rsidRPr="0073500C">
        <w:t>;</w:t>
      </w:r>
    </w:p>
    <w:p w:rsidR="00C07EA0" w:rsidRPr="0073500C" w:rsidRDefault="00C07EA0" w:rsidP="00C07EA0">
      <w:r w:rsidRPr="0073500C">
        <w:tab/>
      </w:r>
      <w:r w:rsidRPr="0073500C">
        <w:tab/>
        <w:t>ELSIF (</w:t>
      </w:r>
      <w:proofErr w:type="spellStart"/>
      <w:r w:rsidRPr="0073500C">
        <w:t>SIf.In.bolExtended.intern</w:t>
      </w:r>
      <w:proofErr w:type="spellEnd"/>
      <w:r w:rsidRPr="0073500C">
        <w:t>) AND (</w:t>
      </w:r>
      <w:proofErr w:type="spellStart"/>
      <w:r w:rsidRPr="0073500C">
        <w:t>SIf.In.bolRetracted.intern</w:t>
      </w:r>
      <w:proofErr w:type="spellEnd"/>
      <w:r w:rsidRPr="0073500C">
        <w:t>=FALSE) THEN</w:t>
      </w:r>
    </w:p>
    <w:p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E_State.EXTEND</w:t>
      </w:r>
      <w:proofErr w:type="spellEnd"/>
      <w:r w:rsidRPr="0073500C">
        <w:t>;</w:t>
      </w:r>
    </w:p>
    <w:p w:rsidR="00C07EA0" w:rsidRPr="0073500C" w:rsidRDefault="00C07EA0" w:rsidP="00C07EA0">
      <w:r w:rsidRPr="0073500C">
        <w:tab/>
      </w:r>
      <w:r w:rsidRPr="0073500C">
        <w:tab/>
        <w:t>ELSIF (</w:t>
      </w:r>
      <w:proofErr w:type="spellStart"/>
      <w:r w:rsidRPr="0073500C">
        <w:t>me.eCmd</w:t>
      </w:r>
      <w:proofErr w:type="spellEnd"/>
      <w:r w:rsidRPr="0073500C">
        <w:t>=</w:t>
      </w:r>
      <w:proofErr w:type="spellStart"/>
      <w:r w:rsidRPr="0073500C">
        <w:t>E_Cmd.RETRACT</w:t>
      </w:r>
      <w:proofErr w:type="spellEnd"/>
      <w:r w:rsidRPr="0073500C">
        <w:t>) THEN</w:t>
      </w:r>
    </w:p>
    <w:p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E_State.RETRACTBusy</w:t>
      </w:r>
      <w:proofErr w:type="spellEnd"/>
      <w:r w:rsidRPr="0073500C">
        <w:t>;</w:t>
      </w:r>
    </w:p>
    <w:p w:rsidR="00C07EA0" w:rsidRPr="0073500C" w:rsidRDefault="00C07EA0" w:rsidP="00C07EA0">
      <w:r w:rsidRPr="0073500C">
        <w:tab/>
      </w:r>
      <w:r w:rsidRPr="0073500C">
        <w:tab/>
        <w:t>END_IF</w:t>
      </w:r>
    </w:p>
    <w:p w:rsidR="00C07EA0" w:rsidRPr="0073500C" w:rsidRDefault="00C07EA0" w:rsidP="00C07EA0">
      <w:r w:rsidRPr="0073500C">
        <w:tab/>
        <w:t>END_IF</w:t>
      </w:r>
    </w:p>
    <w:p w:rsidR="00C07EA0" w:rsidRPr="0073500C" w:rsidRDefault="00C07EA0" w:rsidP="00C07EA0"/>
    <w:p w:rsidR="00C07EA0" w:rsidRPr="0073500C" w:rsidRDefault="00C07EA0" w:rsidP="00C07EA0"/>
    <w:p w:rsidR="00C07EA0" w:rsidRPr="0073500C" w:rsidRDefault="00C07EA0" w:rsidP="00C07EA0"/>
    <w:p w:rsidR="00C07EA0" w:rsidRPr="0073500C" w:rsidRDefault="00C07EA0" w:rsidP="00C07EA0"/>
    <w:p w:rsidR="00C07EA0" w:rsidRPr="0073500C" w:rsidRDefault="00C07EA0" w:rsidP="00C07EA0">
      <w:r w:rsidRPr="0073500C">
        <w:t>//--------------------------------------------------------------------------------------</w:t>
      </w:r>
    </w:p>
    <w:p w:rsidR="00C07EA0" w:rsidRPr="0073500C" w:rsidRDefault="00C07EA0" w:rsidP="00C07EA0">
      <w:r w:rsidRPr="0073500C">
        <w:t>// Exit action</w:t>
      </w:r>
    </w:p>
    <w:p w:rsidR="00C07EA0" w:rsidRPr="0073500C" w:rsidRDefault="00C07EA0" w:rsidP="00C07EA0">
      <w:r w:rsidRPr="0073500C">
        <w:tab/>
        <w:t>IF (</w:t>
      </w:r>
      <w:proofErr w:type="spellStart"/>
      <w:r w:rsidRPr="0073500C">
        <w:t>me.StateMachine.eState</w:t>
      </w:r>
      <w:proofErr w:type="spellEnd"/>
      <w:r w:rsidRPr="0073500C">
        <w:t>&lt;&gt;</w:t>
      </w:r>
      <w:proofErr w:type="spellStart"/>
      <w:r w:rsidRPr="0073500C">
        <w:t>me.StateMachine.eStateNext</w:t>
      </w:r>
      <w:proofErr w:type="spellEnd"/>
      <w:r w:rsidRPr="0073500C">
        <w:t>) THEN</w:t>
      </w:r>
    </w:p>
    <w:p w:rsidR="00C07EA0" w:rsidRPr="0073500C" w:rsidRDefault="00C07EA0" w:rsidP="00C07EA0">
      <w:r w:rsidRPr="0073500C">
        <w:tab/>
      </w:r>
      <w:r w:rsidRPr="0073500C">
        <w:tab/>
      </w:r>
      <w:proofErr w:type="spellStart"/>
      <w:proofErr w:type="gramStart"/>
      <w:r w:rsidRPr="0073500C">
        <w:t>SIf.Cur.udiMoveTimeExtend</w:t>
      </w:r>
      <w:proofErr w:type="spellEnd"/>
      <w:r w:rsidRPr="0073500C">
        <w:t xml:space="preserve"> :</w:t>
      </w:r>
      <w:proofErr w:type="gramEnd"/>
      <w:r w:rsidRPr="0073500C">
        <w:t xml:space="preserve">= </w:t>
      </w:r>
      <w:proofErr w:type="spellStart"/>
      <w:r w:rsidRPr="0073500C">
        <w:t>me.StateMachine.udiTimeInState_ms</w:t>
      </w:r>
      <w:proofErr w:type="spellEnd"/>
      <w:r w:rsidRPr="0073500C">
        <w:t>;</w:t>
      </w:r>
    </w:p>
    <w:p w:rsidR="00C07EA0" w:rsidRDefault="00C07EA0" w:rsidP="00C07EA0">
      <w:pPr>
        <w:rPr>
          <w:ins w:id="468" w:author="Michael Rütsche" w:date="2013-10-07T14:20:00Z"/>
        </w:rPr>
      </w:pPr>
      <w:r w:rsidRPr="0073500C">
        <w:tab/>
        <w:t xml:space="preserve">END_IF </w:t>
      </w:r>
    </w:p>
    <w:p w:rsidR="00D5513E" w:rsidRDefault="00D5513E" w:rsidP="00C07EA0">
      <w:pPr>
        <w:rPr>
          <w:ins w:id="469" w:author="Michael Rütsche" w:date="2013-10-07T14:20:00Z"/>
        </w:rPr>
      </w:pPr>
    </w:p>
    <w:p w:rsidR="00D5513E" w:rsidRDefault="00D5513E" w:rsidP="00C07EA0">
      <w:pPr>
        <w:rPr>
          <w:ins w:id="470" w:author="Michael Rütsche" w:date="2013-10-07T14:20:00Z"/>
        </w:rPr>
      </w:pPr>
      <w:proofErr w:type="spellStart"/>
      <w:ins w:id="471" w:author="Michael Rütsche" w:date="2013-10-07T14:20:00Z">
        <w:r>
          <w:t>Substates</w:t>
        </w:r>
        <w:proofErr w:type="spellEnd"/>
      </w:ins>
    </w:p>
    <w:p w:rsidR="00414875" w:rsidRDefault="00D5513E" w:rsidP="00C07EA0">
      <w:pPr>
        <w:rPr>
          <w:ins w:id="472" w:author="Michael Rütsche" w:date="2013-11-06T09:35:00Z"/>
        </w:rPr>
      </w:pPr>
      <w:ins w:id="473" w:author="Michael Rütsche" w:date="2013-10-07T14:20:00Z">
        <w:r>
          <w:t xml:space="preserve">Every controller could have </w:t>
        </w:r>
        <w:proofErr w:type="spellStart"/>
        <w:r>
          <w:t>substates</w:t>
        </w:r>
        <w:proofErr w:type="spellEnd"/>
        <w:r>
          <w:t xml:space="preserve">. </w:t>
        </w:r>
      </w:ins>
      <w:ins w:id="474" w:author="Michael Rütsche" w:date="2013-10-07T14:25:00Z">
        <w:r w:rsidR="00704D29">
          <w:t>T</w:t>
        </w:r>
      </w:ins>
      <w:ins w:id="475" w:author="Michael Rütsche" w:date="2013-10-07T14:26:00Z">
        <w:r w:rsidR="00704D29">
          <w:t xml:space="preserve">ypically, </w:t>
        </w:r>
      </w:ins>
      <w:ins w:id="476" w:author="Michael Rütsche" w:date="2013-10-07T14:31:00Z">
        <w:r w:rsidR="00704D29">
          <w:t xml:space="preserve">these </w:t>
        </w:r>
        <w:proofErr w:type="spellStart"/>
        <w:r w:rsidR="00704D29">
          <w:t>substates</w:t>
        </w:r>
      </w:ins>
      <w:proofErr w:type="spellEnd"/>
      <w:ins w:id="477" w:author="Michael Rütsche" w:date="2013-10-07T14:25:00Z">
        <w:r w:rsidR="00704D29">
          <w:t xml:space="preserve"> are used in </w:t>
        </w:r>
      </w:ins>
      <w:ins w:id="478" w:author="Michael Rütsche" w:date="2013-10-07T14:26:00Z">
        <w:r w:rsidR="00704D29">
          <w:t>s</w:t>
        </w:r>
      </w:ins>
      <w:ins w:id="479" w:author="Michael Rütsche" w:date="2013-10-07T14:25:00Z">
        <w:r w:rsidR="00704D29">
          <w:t>tates like Run</w:t>
        </w:r>
      </w:ins>
      <w:ins w:id="480" w:author="Michael Rütsche" w:date="2013-10-07T14:26:00Z">
        <w:r w:rsidR="00704D29">
          <w:t xml:space="preserve">. </w:t>
        </w:r>
      </w:ins>
    </w:p>
    <w:p w:rsidR="00414875" w:rsidRDefault="00414875">
      <w:pPr>
        <w:tabs>
          <w:tab w:val="left" w:pos="2107"/>
        </w:tabs>
        <w:rPr>
          <w:ins w:id="481" w:author="Michael Rütsche" w:date="2013-11-06T09:36:00Z"/>
        </w:rPr>
        <w:pPrChange w:id="482" w:author="Michael Rütsche" w:date="2013-11-06T09:35:00Z">
          <w:pPr/>
        </w:pPrChange>
      </w:pPr>
      <w:ins w:id="483" w:author="Michael Rütsche" w:date="2013-11-06T09:35:00Z">
        <w:r>
          <w:tab/>
        </w:r>
      </w:ins>
    </w:p>
    <w:p w:rsidR="0050081F" w:rsidRDefault="00414875">
      <w:pPr>
        <w:tabs>
          <w:tab w:val="left" w:pos="2107"/>
        </w:tabs>
        <w:rPr>
          <w:ins w:id="484" w:author="Michael Rütsche" w:date="2013-11-06T10:31:00Z"/>
        </w:rPr>
        <w:pPrChange w:id="485" w:author="Michael Rütsche" w:date="2013-11-06T09:35:00Z">
          <w:pPr/>
        </w:pPrChange>
      </w:pPr>
      <w:ins w:id="486" w:author="Michael Rütsche" w:date="2013-11-06T09:36:00Z">
        <w:r>
          <w:t>Example d</w:t>
        </w:r>
        <w:r w:rsidR="0050081F">
          <w:t>eclar</w:t>
        </w:r>
      </w:ins>
      <w:ins w:id="487" w:author="Michael Rütsche" w:date="2013-11-06T10:26:00Z">
        <w:r w:rsidR="0050081F">
          <w:t>ation</w:t>
        </w:r>
      </w:ins>
      <w:ins w:id="488" w:author="Michael Rütsche" w:date="2013-11-06T09:36:00Z">
        <w:r w:rsidR="0050081F">
          <w:t xml:space="preserve"> of the </w:t>
        </w:r>
        <w:proofErr w:type="spellStart"/>
        <w:r w:rsidR="0050081F">
          <w:t>su</w:t>
        </w:r>
      </w:ins>
      <w:ins w:id="489" w:author="Michael Rütsche" w:date="2013-11-06T10:26:00Z">
        <w:r w:rsidR="0050081F">
          <w:t>b</w:t>
        </w:r>
      </w:ins>
      <w:ins w:id="490" w:author="Michael Rütsche" w:date="2013-11-06T09:36:00Z">
        <w:r>
          <w:t>states</w:t>
        </w:r>
      </w:ins>
      <w:proofErr w:type="spellEnd"/>
      <w:ins w:id="491" w:author="Michael Rütsche" w:date="2013-11-06T10:32:00Z">
        <w:r w:rsidR="0050081F">
          <w:t>:</w:t>
        </w:r>
      </w:ins>
    </w:p>
    <w:tbl>
      <w:tblPr>
        <w:tblW w:w="4440" w:type="dxa"/>
        <w:tblInd w:w="65" w:type="dxa"/>
        <w:tblCellMar>
          <w:left w:w="70" w:type="dxa"/>
          <w:right w:w="70" w:type="dxa"/>
        </w:tblCellMar>
        <w:tblLook w:val="04A0" w:firstRow="1" w:lastRow="0" w:firstColumn="1" w:lastColumn="0" w:noHBand="0" w:noVBand="1"/>
      </w:tblPr>
      <w:tblGrid>
        <w:gridCol w:w="3560"/>
        <w:gridCol w:w="880"/>
      </w:tblGrid>
      <w:tr w:rsidR="0050081F" w:rsidRPr="0050081F" w:rsidTr="0050081F">
        <w:trPr>
          <w:trHeight w:val="465"/>
          <w:ins w:id="492" w:author="Michael Rütsche" w:date="2013-11-06T10:31:00Z"/>
        </w:trPr>
        <w:tc>
          <w:tcPr>
            <w:tcW w:w="3560" w:type="dxa"/>
            <w:tcBorders>
              <w:top w:val="single" w:sz="4" w:space="0" w:color="auto"/>
              <w:left w:val="single" w:sz="4" w:space="0" w:color="auto"/>
              <w:bottom w:val="single" w:sz="8" w:space="0" w:color="auto"/>
              <w:right w:val="single" w:sz="4" w:space="0" w:color="auto"/>
            </w:tcBorders>
            <w:shd w:val="clear" w:color="auto" w:fill="auto"/>
            <w:hideMark/>
          </w:tcPr>
          <w:p w:rsidR="0050081F" w:rsidRPr="0050081F" w:rsidRDefault="0050081F" w:rsidP="0050081F">
            <w:pPr>
              <w:rPr>
                <w:ins w:id="493" w:author="Michael Rütsche" w:date="2013-11-06T10:31:00Z"/>
                <w:i/>
                <w:iCs/>
                <w:color w:val="000000"/>
                <w:szCs w:val="18"/>
                <w:lang w:val="de-CH" w:eastAsia="de-CH"/>
              </w:rPr>
            </w:pPr>
            <w:ins w:id="494" w:author="Michael Rütsche" w:date="2013-11-06T10:31:00Z">
              <w:r w:rsidRPr="0050081F">
                <w:rPr>
                  <w:i/>
                  <w:iCs/>
                  <w:color w:val="000000"/>
                  <w:szCs w:val="18"/>
                  <w:lang w:val="de-CH" w:eastAsia="de-CH"/>
                </w:rPr>
                <w:t>Variable</w:t>
              </w:r>
            </w:ins>
          </w:p>
        </w:tc>
        <w:tc>
          <w:tcPr>
            <w:tcW w:w="880" w:type="dxa"/>
            <w:tcBorders>
              <w:top w:val="single" w:sz="4" w:space="0" w:color="auto"/>
              <w:left w:val="nil"/>
              <w:bottom w:val="single" w:sz="8" w:space="0" w:color="auto"/>
              <w:right w:val="single" w:sz="4" w:space="0" w:color="auto"/>
            </w:tcBorders>
            <w:shd w:val="clear" w:color="auto" w:fill="auto"/>
            <w:hideMark/>
          </w:tcPr>
          <w:p w:rsidR="0050081F" w:rsidRPr="0050081F" w:rsidRDefault="0050081F" w:rsidP="0050081F">
            <w:pPr>
              <w:rPr>
                <w:ins w:id="495" w:author="Michael Rütsche" w:date="2013-11-06T10:31:00Z"/>
                <w:i/>
                <w:iCs/>
                <w:color w:val="000000"/>
                <w:szCs w:val="18"/>
                <w:lang w:val="de-CH" w:eastAsia="de-CH"/>
              </w:rPr>
            </w:pPr>
            <w:proofErr w:type="spellStart"/>
            <w:ins w:id="496" w:author="Michael Rütsche" w:date="2013-11-06T10:31:00Z">
              <w:r w:rsidRPr="0050081F">
                <w:rPr>
                  <w:i/>
                  <w:iCs/>
                  <w:color w:val="000000"/>
                  <w:szCs w:val="18"/>
                  <w:lang w:val="de-CH" w:eastAsia="de-CH"/>
                </w:rPr>
                <w:t>Datatype</w:t>
              </w:r>
              <w:proofErr w:type="spellEnd"/>
            </w:ins>
          </w:p>
        </w:tc>
      </w:tr>
      <w:tr w:rsidR="0050081F" w:rsidRPr="0050081F" w:rsidTr="0050081F">
        <w:trPr>
          <w:trHeight w:val="288"/>
          <w:ins w:id="497"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498" w:author="Michael Rütsche" w:date="2013-11-06T10:31:00Z"/>
                <w:color w:val="000000"/>
                <w:szCs w:val="18"/>
                <w:lang w:val="de-CH" w:eastAsia="de-CH"/>
              </w:rPr>
            </w:pPr>
            <w:proofErr w:type="spellStart"/>
            <w:ins w:id="499" w:author="Michael Rütsche" w:date="2013-11-06T10:31:00Z">
              <w:r w:rsidRPr="0050081F">
                <w:rPr>
                  <w:color w:val="000000"/>
                  <w:szCs w:val="18"/>
                  <w:lang w:val="de-CH" w:eastAsia="de-CH"/>
                </w:rPr>
                <w:t>cSUB_INITIALIZED</w:t>
              </w:r>
              <w:proofErr w:type="spellEnd"/>
            </w:ins>
          </w:p>
        </w:tc>
        <w:tc>
          <w:tcPr>
            <w:tcW w:w="880" w:type="dxa"/>
            <w:tcBorders>
              <w:top w:val="single" w:sz="4" w:space="0" w:color="auto"/>
              <w:left w:val="nil"/>
              <w:bottom w:val="single" w:sz="4" w:space="0" w:color="auto"/>
              <w:right w:val="single" w:sz="4" w:space="0" w:color="auto"/>
            </w:tcBorders>
            <w:shd w:val="clear" w:color="auto" w:fill="auto"/>
            <w:hideMark/>
          </w:tcPr>
          <w:p w:rsidR="0050081F" w:rsidRPr="0050081F" w:rsidRDefault="0050081F" w:rsidP="0050081F">
            <w:pPr>
              <w:rPr>
                <w:ins w:id="500" w:author="Michael Rütsche" w:date="2013-11-06T10:31:00Z"/>
                <w:color w:val="1F497D"/>
                <w:szCs w:val="18"/>
                <w:lang w:val="de-CH" w:eastAsia="de-CH"/>
              </w:rPr>
            </w:pPr>
            <w:ins w:id="501" w:author="Michael Rütsche" w:date="2013-11-06T10:31:00Z">
              <w:r w:rsidRPr="0050081F">
                <w:rPr>
                  <w:color w:val="1F497D"/>
                  <w:szCs w:val="18"/>
                  <w:lang w:val="de-CH" w:eastAsia="de-CH"/>
                </w:rPr>
                <w:t>INT:=301</w:t>
              </w:r>
            </w:ins>
          </w:p>
        </w:tc>
      </w:tr>
      <w:tr w:rsidR="0050081F" w:rsidRPr="0050081F" w:rsidTr="0050081F">
        <w:trPr>
          <w:trHeight w:val="288"/>
          <w:ins w:id="502"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503" w:author="Michael Rütsche" w:date="2013-11-06T10:31:00Z"/>
                <w:color w:val="000000"/>
                <w:szCs w:val="18"/>
                <w:lang w:val="de-CH" w:eastAsia="de-CH"/>
              </w:rPr>
            </w:pPr>
            <w:proofErr w:type="spellStart"/>
            <w:ins w:id="504" w:author="Michael Rütsche" w:date="2013-11-06T10:31:00Z">
              <w:r w:rsidRPr="0050081F">
                <w:rPr>
                  <w:color w:val="000000"/>
                  <w:szCs w:val="18"/>
                  <w:lang w:val="de-CH" w:eastAsia="de-CH"/>
                </w:rPr>
                <w:t>cSUB_VER_Up</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505" w:author="Michael Rütsche" w:date="2013-11-06T10:31:00Z"/>
                <w:color w:val="1F497D"/>
                <w:szCs w:val="18"/>
                <w:lang w:val="de-CH" w:eastAsia="de-CH"/>
              </w:rPr>
            </w:pPr>
            <w:ins w:id="506" w:author="Michael Rütsche" w:date="2013-11-06T10:31:00Z">
              <w:r w:rsidRPr="0050081F">
                <w:rPr>
                  <w:color w:val="1F497D"/>
                  <w:szCs w:val="18"/>
                  <w:lang w:val="de-CH" w:eastAsia="de-CH"/>
                </w:rPr>
                <w:t>INT:=302</w:t>
              </w:r>
            </w:ins>
          </w:p>
        </w:tc>
      </w:tr>
      <w:tr w:rsidR="0050081F" w:rsidRPr="0050081F" w:rsidTr="0050081F">
        <w:trPr>
          <w:trHeight w:val="288"/>
          <w:ins w:id="507"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508" w:author="Michael Rütsche" w:date="2013-11-06T10:31:00Z"/>
                <w:color w:val="000000"/>
                <w:szCs w:val="18"/>
                <w:lang w:val="de-CH" w:eastAsia="de-CH"/>
              </w:rPr>
            </w:pPr>
            <w:proofErr w:type="spellStart"/>
            <w:ins w:id="509" w:author="Michael Rütsche" w:date="2013-11-06T10:31:00Z">
              <w:r w:rsidRPr="0050081F">
                <w:rPr>
                  <w:color w:val="000000"/>
                  <w:szCs w:val="18"/>
                  <w:lang w:val="de-CH" w:eastAsia="de-CH"/>
                </w:rPr>
                <w:t>cSUB_VER_Down</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510" w:author="Michael Rütsche" w:date="2013-11-06T10:31:00Z"/>
                <w:color w:val="1F497D"/>
                <w:szCs w:val="18"/>
                <w:lang w:val="de-CH" w:eastAsia="de-CH"/>
              </w:rPr>
            </w:pPr>
            <w:ins w:id="511" w:author="Michael Rütsche" w:date="2013-11-06T10:31:00Z">
              <w:r w:rsidRPr="0050081F">
                <w:rPr>
                  <w:color w:val="1F497D"/>
                  <w:szCs w:val="18"/>
                  <w:lang w:val="de-CH" w:eastAsia="de-CH"/>
                </w:rPr>
                <w:t>INT:=303</w:t>
              </w:r>
            </w:ins>
          </w:p>
        </w:tc>
      </w:tr>
      <w:tr w:rsidR="0050081F" w:rsidRPr="0050081F" w:rsidTr="0050081F">
        <w:trPr>
          <w:trHeight w:val="288"/>
          <w:ins w:id="512"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513" w:author="Michael Rütsche" w:date="2013-11-06T10:31:00Z"/>
                <w:color w:val="000000"/>
                <w:szCs w:val="18"/>
                <w:lang w:val="de-CH" w:eastAsia="de-CH"/>
              </w:rPr>
            </w:pPr>
            <w:proofErr w:type="spellStart"/>
            <w:ins w:id="514" w:author="Michael Rütsche" w:date="2013-11-06T10:31:00Z">
              <w:r w:rsidRPr="0050081F">
                <w:rPr>
                  <w:color w:val="000000"/>
                  <w:szCs w:val="18"/>
                  <w:lang w:val="de-CH" w:eastAsia="de-CH"/>
                </w:rPr>
                <w:t>cSUB_WAIT_Pick</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515" w:author="Michael Rütsche" w:date="2013-11-06T10:31:00Z"/>
                <w:color w:val="1F497D"/>
                <w:szCs w:val="18"/>
                <w:lang w:val="de-CH" w:eastAsia="de-CH"/>
              </w:rPr>
            </w:pPr>
            <w:ins w:id="516" w:author="Michael Rütsche" w:date="2013-11-06T10:31:00Z">
              <w:r w:rsidRPr="0050081F">
                <w:rPr>
                  <w:color w:val="1F497D"/>
                  <w:szCs w:val="18"/>
                  <w:lang w:val="de-CH" w:eastAsia="de-CH"/>
                </w:rPr>
                <w:t>INT:=304</w:t>
              </w:r>
            </w:ins>
          </w:p>
        </w:tc>
      </w:tr>
      <w:tr w:rsidR="0050081F" w:rsidRPr="0050081F" w:rsidTr="0050081F">
        <w:trPr>
          <w:trHeight w:val="288"/>
          <w:ins w:id="517"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518" w:author="Michael Rütsche" w:date="2013-11-06T10:31:00Z"/>
                <w:color w:val="000000"/>
                <w:szCs w:val="18"/>
                <w:lang w:val="de-CH" w:eastAsia="de-CH"/>
              </w:rPr>
            </w:pPr>
            <w:proofErr w:type="spellStart"/>
            <w:ins w:id="519" w:author="Michael Rütsche" w:date="2013-11-06T10:31:00Z">
              <w:r w:rsidRPr="0050081F">
                <w:rPr>
                  <w:color w:val="000000"/>
                  <w:szCs w:val="18"/>
                  <w:lang w:val="de-CH" w:eastAsia="de-CH"/>
                </w:rPr>
                <w:t>cSUB_HOR_MoveToPlace</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520" w:author="Michael Rütsche" w:date="2013-11-06T10:31:00Z"/>
                <w:color w:val="1F497D"/>
                <w:szCs w:val="18"/>
                <w:lang w:val="de-CH" w:eastAsia="de-CH"/>
              </w:rPr>
            </w:pPr>
            <w:ins w:id="521" w:author="Michael Rütsche" w:date="2013-11-06T10:31:00Z">
              <w:r w:rsidRPr="0050081F">
                <w:rPr>
                  <w:color w:val="1F497D"/>
                  <w:szCs w:val="18"/>
                  <w:lang w:val="de-CH" w:eastAsia="de-CH"/>
                </w:rPr>
                <w:t>INT:=305</w:t>
              </w:r>
            </w:ins>
          </w:p>
        </w:tc>
      </w:tr>
      <w:tr w:rsidR="0050081F" w:rsidRPr="0050081F" w:rsidTr="0050081F">
        <w:trPr>
          <w:trHeight w:val="288"/>
          <w:ins w:id="522"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523" w:author="Michael Rütsche" w:date="2013-11-06T10:31:00Z"/>
                <w:color w:val="000000"/>
                <w:szCs w:val="18"/>
                <w:lang w:val="de-CH" w:eastAsia="de-CH"/>
              </w:rPr>
            </w:pPr>
            <w:proofErr w:type="spellStart"/>
            <w:ins w:id="524" w:author="Michael Rütsche" w:date="2013-11-06T10:31:00Z">
              <w:r w:rsidRPr="0050081F">
                <w:rPr>
                  <w:color w:val="000000"/>
                  <w:szCs w:val="18"/>
                  <w:lang w:val="de-CH" w:eastAsia="de-CH"/>
                </w:rPr>
                <w:t>cSUB_HOR_MoveToPick</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525" w:author="Michael Rütsche" w:date="2013-11-06T10:31:00Z"/>
                <w:color w:val="1F497D"/>
                <w:szCs w:val="18"/>
                <w:lang w:val="de-CH" w:eastAsia="de-CH"/>
              </w:rPr>
            </w:pPr>
            <w:ins w:id="526" w:author="Michael Rütsche" w:date="2013-11-06T10:31:00Z">
              <w:r w:rsidRPr="0050081F">
                <w:rPr>
                  <w:color w:val="1F497D"/>
                  <w:szCs w:val="18"/>
                  <w:lang w:val="de-CH" w:eastAsia="de-CH"/>
                </w:rPr>
                <w:t>INT:=306</w:t>
              </w:r>
            </w:ins>
          </w:p>
        </w:tc>
      </w:tr>
      <w:tr w:rsidR="0050081F" w:rsidRPr="0050081F" w:rsidTr="0050081F">
        <w:trPr>
          <w:trHeight w:val="288"/>
          <w:ins w:id="527"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528" w:author="Michael Rütsche" w:date="2013-11-06T10:31:00Z"/>
                <w:color w:val="000000"/>
                <w:szCs w:val="18"/>
                <w:lang w:val="de-CH" w:eastAsia="de-CH"/>
              </w:rPr>
            </w:pPr>
            <w:proofErr w:type="spellStart"/>
            <w:ins w:id="529" w:author="Michael Rütsche" w:date="2013-11-06T10:31:00Z">
              <w:r w:rsidRPr="0050081F">
                <w:rPr>
                  <w:color w:val="000000"/>
                  <w:szCs w:val="18"/>
                  <w:lang w:val="de-CH" w:eastAsia="de-CH"/>
                </w:rPr>
                <w:t>cSUB_Finished</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530" w:author="Michael Rütsche" w:date="2013-11-06T10:31:00Z"/>
                <w:color w:val="1F497D"/>
                <w:szCs w:val="18"/>
                <w:lang w:val="de-CH" w:eastAsia="de-CH"/>
              </w:rPr>
            </w:pPr>
            <w:ins w:id="531" w:author="Michael Rütsche" w:date="2013-11-06T10:31:00Z">
              <w:r w:rsidRPr="0050081F">
                <w:rPr>
                  <w:color w:val="1F497D"/>
                  <w:szCs w:val="18"/>
                  <w:lang w:val="de-CH" w:eastAsia="de-CH"/>
                </w:rPr>
                <w:t>INT:=307</w:t>
              </w:r>
            </w:ins>
          </w:p>
        </w:tc>
      </w:tr>
    </w:tbl>
    <w:p w:rsidR="0050081F" w:rsidRDefault="0050081F">
      <w:pPr>
        <w:tabs>
          <w:tab w:val="left" w:pos="2107"/>
        </w:tabs>
        <w:rPr>
          <w:ins w:id="532" w:author="Michael Rütsche" w:date="2013-11-06T09:35:00Z"/>
        </w:rPr>
        <w:pPrChange w:id="533" w:author="Michael Rütsche" w:date="2013-11-06T09:35:00Z">
          <w:pPr/>
        </w:pPrChange>
      </w:pPr>
    </w:p>
    <w:p w:rsidR="00414875" w:rsidRDefault="00414875" w:rsidP="00C07EA0">
      <w:pPr>
        <w:rPr>
          <w:ins w:id="534" w:author="Michael Rütsche" w:date="2013-11-06T09:35:00Z"/>
        </w:rPr>
      </w:pPr>
    </w:p>
    <w:p w:rsidR="00D5513E" w:rsidRDefault="00704D29" w:rsidP="00C07EA0">
      <w:pPr>
        <w:rPr>
          <w:ins w:id="535" w:author="Michael Rütsche" w:date="2013-10-07T14:27:00Z"/>
        </w:rPr>
      </w:pPr>
      <w:ins w:id="536" w:author="Michael Rütsche" w:date="2013-10-07T14:26:00Z">
        <w:r>
          <w:t xml:space="preserve">They has to be </w:t>
        </w:r>
      </w:ins>
      <w:ins w:id="537" w:author="Michael Rütsche" w:date="2013-10-07T14:27:00Z">
        <w:r>
          <w:t>initialized</w:t>
        </w:r>
      </w:ins>
      <w:ins w:id="538" w:author="Michael Rütsche" w:date="2013-10-07T14:26:00Z">
        <w:r>
          <w:t xml:space="preserve"> </w:t>
        </w:r>
      </w:ins>
      <w:ins w:id="539" w:author="Michael Rütsche" w:date="2013-10-07T14:27:00Z">
        <w:r w:rsidR="00F056DD">
          <w:t xml:space="preserve">in the </w:t>
        </w:r>
      </w:ins>
      <w:ins w:id="540" w:author="Michael Rütsche" w:date="2013-11-06T15:06:00Z">
        <w:r w:rsidR="00F056DD">
          <w:t>e</w:t>
        </w:r>
      </w:ins>
      <w:ins w:id="541" w:author="Michael Rütsche" w:date="2013-10-07T14:27:00Z">
        <w:r>
          <w:t xml:space="preserve">ntry action of the calling </w:t>
        </w:r>
      </w:ins>
      <w:ins w:id="542" w:author="Michael Rütsche" w:date="2013-10-07T15:23:00Z">
        <w:r w:rsidR="000171A6">
          <w:t>Method</w:t>
        </w:r>
      </w:ins>
      <w:ins w:id="543" w:author="Michael Rütsche" w:date="2013-10-07T14:27:00Z">
        <w:r>
          <w:t>.</w:t>
        </w:r>
      </w:ins>
    </w:p>
    <w:p w:rsidR="00704D29" w:rsidRDefault="00704D29" w:rsidP="00C07EA0">
      <w:pPr>
        <w:rPr>
          <w:ins w:id="544" w:author="Michael Rütsche" w:date="2013-10-07T14:27:00Z"/>
        </w:rPr>
      </w:pPr>
    </w:p>
    <w:p w:rsidR="00704D29" w:rsidRDefault="00704D29" w:rsidP="00704D29">
      <w:pPr>
        <w:rPr>
          <w:ins w:id="545" w:author="Michael Rütsche" w:date="2013-10-07T14:30:00Z"/>
        </w:rPr>
      </w:pPr>
      <w:ins w:id="546" w:author="Michael Rütsche" w:date="2013-10-07T14:27:00Z">
        <w:r w:rsidRPr="0073500C">
          <w:lastRenderedPageBreak/>
          <w:t xml:space="preserve">Example implementation of the </w:t>
        </w:r>
      </w:ins>
      <w:proofErr w:type="spellStart"/>
      <w:ins w:id="547" w:author="Michael Rütsche" w:date="2013-10-07T14:28:00Z">
        <w:r>
          <w:t>sub</w:t>
        </w:r>
      </w:ins>
      <w:ins w:id="548" w:author="Michael Rütsche" w:date="2013-10-07T14:27:00Z">
        <w:r w:rsidRPr="0073500C">
          <w:t>state</w:t>
        </w:r>
        <w:proofErr w:type="spellEnd"/>
        <w:r w:rsidRPr="0073500C">
          <w:t xml:space="preserve"> </w:t>
        </w:r>
      </w:ins>
      <w:ins w:id="549" w:author="Michael Rütsche" w:date="2013-10-07T14:30:00Z">
        <w:r>
          <w:t>initialisation</w:t>
        </w:r>
      </w:ins>
      <w:ins w:id="550" w:author="Michael Rütsche" w:date="2013-11-06T10:33:00Z">
        <w:r w:rsidR="0050081F">
          <w:t>:</w:t>
        </w:r>
      </w:ins>
    </w:p>
    <w:p w:rsidR="00704D29" w:rsidRDefault="00704D29" w:rsidP="00704D29">
      <w:pPr>
        <w:rPr>
          <w:ins w:id="551" w:author="Michael Rütsche" w:date="2013-10-07T14:31:00Z"/>
        </w:rPr>
      </w:pPr>
      <w:ins w:id="552" w:author="Michael Rütsche" w:date="2013-10-07T14:31:00Z">
        <w:r>
          <w:t>//--------------------------------------------------------------------------------------</w:t>
        </w:r>
      </w:ins>
    </w:p>
    <w:p w:rsidR="00704D29" w:rsidRDefault="00704D29" w:rsidP="00704D29">
      <w:pPr>
        <w:rPr>
          <w:ins w:id="553" w:author="Michael Rütsche" w:date="2013-10-07T14:31:00Z"/>
        </w:rPr>
      </w:pPr>
      <w:ins w:id="554" w:author="Michael Rütsche" w:date="2013-10-07T14:31:00Z">
        <w:r>
          <w:t>// Entry action</w:t>
        </w:r>
      </w:ins>
    </w:p>
    <w:p w:rsidR="00704D29" w:rsidRDefault="00704D29" w:rsidP="00704D29">
      <w:pPr>
        <w:rPr>
          <w:ins w:id="555" w:author="Michael Rütsche" w:date="2013-10-07T14:31:00Z"/>
        </w:rPr>
      </w:pPr>
      <w:ins w:id="556" w:author="Michael Rütsche" w:date="2013-10-07T14:31:00Z">
        <w:r>
          <w:tab/>
          <w:t>IF (</w:t>
        </w:r>
        <w:proofErr w:type="spellStart"/>
        <w:r>
          <w:t>me.StateMachine.intState</w:t>
        </w:r>
        <w:proofErr w:type="spellEnd"/>
        <w:r>
          <w:t>&lt;&gt;</w:t>
        </w:r>
        <w:proofErr w:type="spellStart"/>
        <w:r>
          <w:t>me.StateMachine.intStateLastCycle</w:t>
        </w:r>
        <w:proofErr w:type="spellEnd"/>
        <w:r>
          <w:t>) THEN</w:t>
        </w:r>
      </w:ins>
    </w:p>
    <w:p w:rsidR="00704D29" w:rsidRDefault="00704D29" w:rsidP="00704D29">
      <w:pPr>
        <w:rPr>
          <w:ins w:id="557" w:author="Michael Rütsche" w:date="2013-10-07T14:31:00Z"/>
        </w:rPr>
      </w:pPr>
      <w:ins w:id="558" w:author="Michael Rütsche" w:date="2013-10-07T14:31:00Z">
        <w:r>
          <w:tab/>
        </w:r>
        <w:r>
          <w:tab/>
        </w:r>
        <w:proofErr w:type="spellStart"/>
        <w:proofErr w:type="gramStart"/>
        <w:r>
          <w:t>me.StateMachine.intStateLastCycle</w:t>
        </w:r>
        <w:proofErr w:type="spellEnd"/>
        <w:r>
          <w:t xml:space="preserve"> :</w:t>
        </w:r>
        <w:proofErr w:type="gramEnd"/>
        <w:r>
          <w:t xml:space="preserve">= </w:t>
        </w:r>
        <w:proofErr w:type="spellStart"/>
        <w:r>
          <w:t>me.StateMachine.intState</w:t>
        </w:r>
        <w:proofErr w:type="spellEnd"/>
        <w:r>
          <w:t>;</w:t>
        </w:r>
      </w:ins>
    </w:p>
    <w:p w:rsidR="00704D29" w:rsidRDefault="00704D29" w:rsidP="00704D29">
      <w:pPr>
        <w:rPr>
          <w:ins w:id="559" w:author="Michael Rütsche" w:date="2013-10-07T14:31:00Z"/>
        </w:rPr>
      </w:pPr>
      <w:ins w:id="560" w:author="Michael Rütsche" w:date="2013-10-07T14:31:00Z">
        <w:r>
          <w:tab/>
        </w:r>
      </w:ins>
    </w:p>
    <w:p w:rsidR="00704D29" w:rsidRDefault="00704D29" w:rsidP="00704D29">
      <w:pPr>
        <w:rPr>
          <w:ins w:id="561" w:author="Michael Rütsche" w:date="2013-10-07T14:31:00Z"/>
        </w:rPr>
      </w:pPr>
      <w:ins w:id="562" w:author="Michael Rütsche" w:date="2013-10-07T14:31:00Z">
        <w:r>
          <w:tab/>
        </w:r>
        <w:r>
          <w:tab/>
        </w:r>
        <w:proofErr w:type="spellStart"/>
        <w:proofErr w:type="gramStart"/>
        <w:r>
          <w:t>me.SubStateMachine.intState</w:t>
        </w:r>
        <w:proofErr w:type="spellEnd"/>
        <w:r>
          <w:t xml:space="preserve"> :</w:t>
        </w:r>
        <w:proofErr w:type="gramEnd"/>
        <w:r>
          <w:t xml:space="preserve">= </w:t>
        </w:r>
        <w:proofErr w:type="spellStart"/>
        <w:r>
          <w:t>cSTA_SUB_START_CYCLE</w:t>
        </w:r>
        <w:proofErr w:type="spellEnd"/>
        <w:r>
          <w:t xml:space="preserve">; // </w:t>
        </w:r>
        <w:proofErr w:type="spellStart"/>
        <w:r>
          <w:t>init</w:t>
        </w:r>
        <w:proofErr w:type="spellEnd"/>
        <w:r>
          <w:t xml:space="preserve"> sub state machine</w:t>
        </w:r>
      </w:ins>
    </w:p>
    <w:p w:rsidR="00704D29" w:rsidRDefault="00704D29" w:rsidP="00704D29">
      <w:pPr>
        <w:rPr>
          <w:ins w:id="563" w:author="Michael Rütsche" w:date="2013-10-07T14:31:00Z"/>
        </w:rPr>
      </w:pPr>
      <w:ins w:id="564" w:author="Michael Rütsche" w:date="2013-10-07T14:31:00Z">
        <w:r>
          <w:tab/>
        </w:r>
        <w:r>
          <w:tab/>
        </w:r>
        <w:proofErr w:type="spellStart"/>
        <w:proofErr w:type="gramStart"/>
        <w:r>
          <w:t>me.SubStateMachine.intStateNext</w:t>
        </w:r>
        <w:proofErr w:type="spellEnd"/>
        <w:r>
          <w:t xml:space="preserve"> :</w:t>
        </w:r>
        <w:proofErr w:type="gramEnd"/>
        <w:r>
          <w:t xml:space="preserve">= </w:t>
        </w:r>
        <w:proofErr w:type="spellStart"/>
        <w:r>
          <w:t>cSTA_SUB_START_CYCLE</w:t>
        </w:r>
        <w:proofErr w:type="spellEnd"/>
        <w:r>
          <w:t xml:space="preserve">; // </w:t>
        </w:r>
        <w:proofErr w:type="spellStart"/>
        <w:r>
          <w:t>init</w:t>
        </w:r>
        <w:proofErr w:type="spellEnd"/>
        <w:r>
          <w:t xml:space="preserve"> sub state machine</w:t>
        </w:r>
        <w:r>
          <w:tab/>
        </w:r>
        <w:r>
          <w:tab/>
        </w:r>
      </w:ins>
    </w:p>
    <w:p w:rsidR="00704D29" w:rsidRDefault="00704D29" w:rsidP="00704D29">
      <w:pPr>
        <w:rPr>
          <w:ins w:id="565" w:author="Michael Rütsche" w:date="2013-10-07T14:31:00Z"/>
        </w:rPr>
      </w:pPr>
      <w:ins w:id="566" w:author="Michael Rütsche" w:date="2013-10-07T14:31:00Z">
        <w:r>
          <w:tab/>
          <w:t>END_IF</w:t>
        </w:r>
      </w:ins>
    </w:p>
    <w:p w:rsidR="00704D29" w:rsidRDefault="00704D29" w:rsidP="00704D29">
      <w:pPr>
        <w:rPr>
          <w:ins w:id="567" w:author="Michael Rütsche" w:date="2013-10-07T14:31:00Z"/>
        </w:rPr>
      </w:pPr>
    </w:p>
    <w:p w:rsidR="00704D29" w:rsidRPr="0073500C" w:rsidRDefault="00704D29" w:rsidP="00704D29">
      <w:ins w:id="568" w:author="Michael Rütsche" w:date="2013-10-07T14:31:00Z">
        <w:r>
          <w:t>//--------------------------------------------------------------------------------------</w:t>
        </w:r>
      </w:ins>
    </w:p>
    <w:p w:rsidR="00C07EA0" w:rsidRDefault="00C07EA0" w:rsidP="00520A10">
      <w:pPr>
        <w:rPr>
          <w:ins w:id="569" w:author="Michael Rütsche" w:date="2013-11-06T10:37:00Z"/>
        </w:rPr>
      </w:pPr>
    </w:p>
    <w:p w:rsidR="0064697B" w:rsidRPr="0073500C" w:rsidRDefault="0064697B" w:rsidP="00520A10">
      <w:ins w:id="570" w:author="Michael Rütsche" w:date="2013-11-06T10:37:00Z">
        <w:r>
          <w:t xml:space="preserve">States and </w:t>
        </w:r>
        <w:proofErr w:type="spellStart"/>
        <w:r>
          <w:t>substates</w:t>
        </w:r>
      </w:ins>
      <w:proofErr w:type="spellEnd"/>
      <w:ins w:id="571" w:author="Michael Rütsche" w:date="2013-11-06T10:38:00Z">
        <w:r>
          <w:t xml:space="preserve"> </w:t>
        </w:r>
      </w:ins>
      <w:ins w:id="572" w:author="Michael Rütsche" w:date="2013-11-06T10:37:00Z">
        <w:r>
          <w:t>have to</w:t>
        </w:r>
      </w:ins>
      <w:ins w:id="573" w:author="Michael Rütsche" w:date="2013-11-06T10:38:00Z">
        <w:r>
          <w:t xml:space="preserve"> be</w:t>
        </w:r>
      </w:ins>
      <w:ins w:id="574" w:author="Michael Rütsche" w:date="2013-11-06T10:37:00Z">
        <w:r>
          <w:t xml:space="preserve"> </w:t>
        </w:r>
      </w:ins>
      <w:proofErr w:type="gramStart"/>
      <w:ins w:id="575" w:author="Michael Rütsche" w:date="2013-11-06T10:56:00Z">
        <w:r w:rsidR="000856F8">
          <w:t>wri</w:t>
        </w:r>
      </w:ins>
      <w:ins w:id="576" w:author="Michael Rütsche" w:date="2013-11-06T10:57:00Z">
        <w:r w:rsidR="000856F8">
          <w:t>te</w:t>
        </w:r>
      </w:ins>
      <w:proofErr w:type="gramEnd"/>
      <w:ins w:id="577" w:author="Michael Rütsche" w:date="2013-11-06T10:56:00Z">
        <w:r w:rsidR="000856F8">
          <w:t xml:space="preserve"> on in the method </w:t>
        </w:r>
        <w:proofErr w:type="spellStart"/>
        <w:r w:rsidR="000856F8">
          <w:t>getCmdState</w:t>
        </w:r>
      </w:ins>
      <w:proofErr w:type="spellEnd"/>
      <w:ins w:id="578" w:author="Michael Rütsche" w:date="2013-11-06T10:58:00Z">
        <w:r w:rsidR="000856F8">
          <w:t>, like the commands</w:t>
        </w:r>
      </w:ins>
      <w:ins w:id="579" w:author="Michael Rütsche" w:date="2013-11-06T15:06:00Z">
        <w:r w:rsidR="00F056DD">
          <w:t xml:space="preserve"> do</w:t>
        </w:r>
      </w:ins>
      <w:ins w:id="580" w:author="Michael Rütsche" w:date="2013-11-06T10:58:00Z">
        <w:r w:rsidR="000856F8">
          <w:t>.</w:t>
        </w:r>
      </w:ins>
    </w:p>
    <w:p w:rsidR="00C673DE" w:rsidRDefault="00C673DE" w:rsidP="00C673DE">
      <w:pPr>
        <w:pStyle w:val="berschrift2"/>
      </w:pPr>
      <w:bookmarkStart w:id="581" w:name="_Toc374359332"/>
      <w:r>
        <w:t>Example Level1</w:t>
      </w:r>
      <w:r w:rsidRPr="00C673DE">
        <w:t xml:space="preserve"> </w:t>
      </w:r>
      <w:r>
        <w:t>Cylinders</w:t>
      </w:r>
      <w:r w:rsidRPr="00463E13">
        <w:t xml:space="preserve"> (Class </w:t>
      </w:r>
      <w:r>
        <w:t>CYL</w:t>
      </w:r>
      <w:r w:rsidRPr="00463E13">
        <w:t>)</w:t>
      </w:r>
      <w:bookmarkEnd w:id="581"/>
    </w:p>
    <w:p w:rsidR="003F5000" w:rsidRDefault="003F5000" w:rsidP="003F5000">
      <w:r>
        <w:t>Different pneumatic cylinders use this class. So this is a real common class.</w:t>
      </w:r>
    </w:p>
    <w:p w:rsidR="003F5000" w:rsidRPr="0011784F" w:rsidRDefault="003F5000" w:rsidP="003F5000"/>
    <w:p w:rsidR="003F5000" w:rsidRDefault="003F5000" w:rsidP="003F5000">
      <w:r w:rsidRPr="0086655A">
        <w:rPr>
          <w:b/>
        </w:rPr>
        <w:t>Functionality:</w:t>
      </w:r>
      <w:r>
        <w:rPr>
          <w:b/>
        </w:rPr>
        <w:t xml:space="preserve"> </w:t>
      </w:r>
    </w:p>
    <w:p w:rsidR="003F5000" w:rsidRDefault="003F5000" w:rsidP="003F5000">
      <w:pPr>
        <w:pStyle w:val="Listenabsatz"/>
        <w:numPr>
          <w:ilvl w:val="1"/>
          <w:numId w:val="25"/>
        </w:numPr>
      </w:pPr>
      <w:r>
        <w:t>Position switch one or two valves</w:t>
      </w:r>
    </w:p>
    <w:p w:rsidR="003F5000" w:rsidRDefault="003F5000" w:rsidP="003F5000">
      <w:pPr>
        <w:pStyle w:val="Listenabsatz"/>
        <w:numPr>
          <w:ilvl w:val="1"/>
          <w:numId w:val="25"/>
        </w:numPr>
      </w:pPr>
      <w:r>
        <w:t>Supervision of non, on or two sensor feedbacks</w:t>
      </w:r>
    </w:p>
    <w:p w:rsidR="003F5000" w:rsidRPr="00463E13" w:rsidRDefault="003F5000" w:rsidP="003F5000"/>
    <w:p w:rsidR="003F5000" w:rsidRPr="002B29B4" w:rsidRDefault="003F5000" w:rsidP="003F5000">
      <w:pPr>
        <w:rPr>
          <w:b/>
        </w:rPr>
      </w:pPr>
      <w:r w:rsidRPr="002B29B4">
        <w:rPr>
          <w:b/>
        </w:rPr>
        <w:t xml:space="preserve">Commands: </w:t>
      </w:r>
    </w:p>
    <w:p w:rsidR="003F5000" w:rsidRDefault="003F5000" w:rsidP="003F5000">
      <w:pPr>
        <w:pStyle w:val="Listenabsatz"/>
        <w:numPr>
          <w:ilvl w:val="0"/>
          <w:numId w:val="23"/>
        </w:numPr>
      </w:pPr>
      <w:r>
        <w:t>OFF</w:t>
      </w:r>
      <w:r>
        <w:tab/>
        <w:t>(no air supply -&gt; no errors from position switches)</w:t>
      </w:r>
    </w:p>
    <w:p w:rsidR="003F5000" w:rsidRDefault="003F5000" w:rsidP="003F5000">
      <w:pPr>
        <w:pStyle w:val="Listenabsatz"/>
        <w:numPr>
          <w:ilvl w:val="0"/>
          <w:numId w:val="23"/>
        </w:numPr>
      </w:pPr>
      <w:r>
        <w:t>STOP</w:t>
      </w:r>
      <w:r>
        <w:tab/>
        <w:t xml:space="preserve"> (no movement, </w:t>
      </w:r>
      <w:proofErr w:type="spellStart"/>
      <w:r>
        <w:t>bistabil</w:t>
      </w:r>
      <w:proofErr w:type="spellEnd"/>
      <w:r>
        <w:t xml:space="preserve"> both do = 0, </w:t>
      </w:r>
      <w:proofErr w:type="spellStart"/>
      <w:r>
        <w:t>monostabil</w:t>
      </w:r>
      <w:proofErr w:type="spellEnd"/>
      <w:r>
        <w:t xml:space="preserve"> do nothing)</w:t>
      </w:r>
    </w:p>
    <w:p w:rsidR="003F5000" w:rsidRPr="00EE3B9A" w:rsidRDefault="003F5000" w:rsidP="003F5000">
      <w:pPr>
        <w:pStyle w:val="Listenabsatz"/>
        <w:numPr>
          <w:ilvl w:val="0"/>
          <w:numId w:val="23"/>
        </w:numPr>
      </w:pPr>
      <w:r>
        <w:t>RETRACT (cylinder move to retracted position)</w:t>
      </w:r>
    </w:p>
    <w:p w:rsidR="003F5000" w:rsidRPr="00EE3B9A" w:rsidRDefault="003F5000" w:rsidP="003F5000">
      <w:pPr>
        <w:pStyle w:val="Listenabsatz"/>
        <w:numPr>
          <w:ilvl w:val="0"/>
          <w:numId w:val="23"/>
        </w:numPr>
      </w:pPr>
      <w:r>
        <w:t>EXTEND (cylinder move to extended position)</w:t>
      </w:r>
    </w:p>
    <w:p w:rsidR="003F5000" w:rsidRPr="0011784F" w:rsidRDefault="003F5000" w:rsidP="003F5000">
      <w:pPr>
        <w:pStyle w:val="Listenabsatz"/>
        <w:numPr>
          <w:ilvl w:val="0"/>
          <w:numId w:val="23"/>
        </w:numPr>
      </w:pPr>
    </w:p>
    <w:p w:rsidR="003F5000" w:rsidRDefault="003F5000" w:rsidP="003F5000"/>
    <w:p w:rsidR="003F5000" w:rsidRPr="00463E13" w:rsidRDefault="003F5000" w:rsidP="003F5000"/>
    <w:p w:rsidR="003F5000" w:rsidRPr="002B29B4" w:rsidRDefault="003F5000" w:rsidP="003F5000">
      <w:pPr>
        <w:rPr>
          <w:b/>
        </w:rPr>
      </w:pPr>
      <w:proofErr w:type="spellStart"/>
      <w:r>
        <w:rPr>
          <w:b/>
        </w:rPr>
        <w:t>Config</w:t>
      </w:r>
      <w:proofErr w:type="spellEnd"/>
      <w:r w:rsidRPr="002B29B4">
        <w:rPr>
          <w:b/>
        </w:rPr>
        <w:t xml:space="preserve">: </w:t>
      </w:r>
    </w:p>
    <w:p w:rsidR="003F5000" w:rsidRPr="0011784F" w:rsidRDefault="003F5000" w:rsidP="003F5000">
      <w:pPr>
        <w:pStyle w:val="Listenabsatz"/>
        <w:numPr>
          <w:ilvl w:val="0"/>
          <w:numId w:val="23"/>
        </w:numPr>
      </w:pPr>
      <w:r>
        <w:t>Type (1-2 outputs, 0-2 inputs)</w:t>
      </w:r>
    </w:p>
    <w:p w:rsidR="003F5000" w:rsidRDefault="003F5000" w:rsidP="003F5000"/>
    <w:p w:rsidR="003F5000" w:rsidRPr="00463E13" w:rsidRDefault="003F5000" w:rsidP="003F5000"/>
    <w:p w:rsidR="003F5000" w:rsidRPr="002B29B4" w:rsidRDefault="003F5000" w:rsidP="003F5000">
      <w:pPr>
        <w:rPr>
          <w:b/>
        </w:rPr>
      </w:pPr>
      <w:r w:rsidRPr="002B29B4">
        <w:rPr>
          <w:b/>
        </w:rPr>
        <w:t xml:space="preserve">Parameter: </w:t>
      </w:r>
    </w:p>
    <w:p w:rsidR="003F5000" w:rsidRDefault="003F5000" w:rsidP="003F5000">
      <w:pPr>
        <w:pStyle w:val="Listenabsatz"/>
        <w:numPr>
          <w:ilvl w:val="0"/>
          <w:numId w:val="23"/>
        </w:numPr>
      </w:pPr>
      <w:r w:rsidRPr="0011784F">
        <w:t xml:space="preserve">Timeout </w:t>
      </w:r>
      <w:r>
        <w:t>move to retract position [s]</w:t>
      </w:r>
    </w:p>
    <w:p w:rsidR="003F5000" w:rsidRDefault="003F5000" w:rsidP="003F5000">
      <w:pPr>
        <w:pStyle w:val="Listenabsatz"/>
        <w:numPr>
          <w:ilvl w:val="0"/>
          <w:numId w:val="23"/>
        </w:numPr>
      </w:pPr>
      <w:r w:rsidRPr="0011784F">
        <w:t xml:space="preserve">Timeout </w:t>
      </w:r>
      <w:r>
        <w:t>move to extend position [s]</w:t>
      </w:r>
    </w:p>
    <w:p w:rsidR="003F5000" w:rsidRDefault="003F5000" w:rsidP="003F5000">
      <w:pPr>
        <w:pStyle w:val="Listenabsatz"/>
        <w:numPr>
          <w:ilvl w:val="0"/>
          <w:numId w:val="23"/>
        </w:numPr>
      </w:pPr>
      <w:r>
        <w:t xml:space="preserve">Simulation time until retracted [s] (for simulation / </w:t>
      </w:r>
      <w:proofErr w:type="spellStart"/>
      <w:r>
        <w:t>typ</w:t>
      </w:r>
      <w:proofErr w:type="spellEnd"/>
      <w:r>
        <w:t xml:space="preserve"> without sensor for this position)</w:t>
      </w:r>
    </w:p>
    <w:p w:rsidR="003F5000" w:rsidRDefault="003F5000" w:rsidP="003F5000">
      <w:pPr>
        <w:pStyle w:val="Listenabsatz"/>
        <w:numPr>
          <w:ilvl w:val="0"/>
          <w:numId w:val="23"/>
        </w:numPr>
      </w:pPr>
      <w:r>
        <w:t>Simulation time until extended [s]</w:t>
      </w:r>
      <w:r w:rsidRPr="00C10FDD">
        <w:t xml:space="preserve"> </w:t>
      </w:r>
      <w:r>
        <w:t xml:space="preserve">(for simulation / </w:t>
      </w:r>
      <w:proofErr w:type="spellStart"/>
      <w:r>
        <w:t>typ</w:t>
      </w:r>
      <w:proofErr w:type="spellEnd"/>
      <w:r>
        <w:t xml:space="preserve"> without sensor for this position)</w:t>
      </w:r>
    </w:p>
    <w:p w:rsidR="003F5000" w:rsidRDefault="003F5000" w:rsidP="003F5000"/>
    <w:p w:rsidR="003F5000" w:rsidRPr="00386CEB" w:rsidRDefault="003F5000" w:rsidP="003F5000"/>
    <w:p w:rsidR="003F5000" w:rsidRPr="002B29B4" w:rsidRDefault="003F5000" w:rsidP="003F5000">
      <w:pPr>
        <w:rPr>
          <w:b/>
        </w:rPr>
      </w:pPr>
      <w:r>
        <w:rPr>
          <w:b/>
        </w:rPr>
        <w:t>Interlock</w:t>
      </w:r>
      <w:r w:rsidRPr="002B29B4">
        <w:rPr>
          <w:b/>
        </w:rPr>
        <w:t xml:space="preserve">: </w:t>
      </w:r>
    </w:p>
    <w:p w:rsidR="003F5000" w:rsidRDefault="003F5000" w:rsidP="003F5000">
      <w:pPr>
        <w:pStyle w:val="Listenabsatz"/>
        <w:numPr>
          <w:ilvl w:val="0"/>
          <w:numId w:val="23"/>
        </w:numPr>
      </w:pPr>
      <w:r>
        <w:t xml:space="preserve">Retract </w:t>
      </w:r>
      <w:r>
        <w:tab/>
        <w:t>(-&gt; STOP)</w:t>
      </w:r>
    </w:p>
    <w:p w:rsidR="003F5000" w:rsidRDefault="003F5000" w:rsidP="003F5000">
      <w:pPr>
        <w:pStyle w:val="Listenabsatz"/>
        <w:numPr>
          <w:ilvl w:val="0"/>
          <w:numId w:val="23"/>
        </w:numPr>
      </w:pPr>
      <w:r>
        <w:t xml:space="preserve">Extend </w:t>
      </w:r>
      <w:r>
        <w:tab/>
        <w:t>(-&gt; STOP)</w:t>
      </w:r>
    </w:p>
    <w:p w:rsidR="003F5000" w:rsidRPr="00463E13" w:rsidRDefault="003F5000" w:rsidP="003F5000"/>
    <w:p w:rsidR="003F5000" w:rsidRDefault="003F5000" w:rsidP="003F5000">
      <w:pPr>
        <w:rPr>
          <w:b/>
        </w:rPr>
      </w:pPr>
      <w:r w:rsidRPr="0011784F">
        <w:rPr>
          <w:b/>
        </w:rPr>
        <w:t xml:space="preserve">Errors: </w:t>
      </w:r>
    </w:p>
    <w:p w:rsidR="003F5000" w:rsidRPr="006C43AA" w:rsidRDefault="003F5000" w:rsidP="003F5000">
      <w:pPr>
        <w:pStyle w:val="Listenabsatz"/>
        <w:numPr>
          <w:ilvl w:val="0"/>
          <w:numId w:val="24"/>
        </w:numPr>
      </w:pPr>
      <w:r w:rsidRPr="0011784F">
        <w:t>Timeout</w:t>
      </w:r>
      <w:r>
        <w:t xml:space="preserve"> sensor</w:t>
      </w:r>
      <w:r w:rsidRPr="0011784F">
        <w:t xml:space="preserve"> </w:t>
      </w:r>
      <w:r>
        <w:t>position retracted not activated</w:t>
      </w:r>
      <w:r>
        <w:tab/>
      </w:r>
      <w:r>
        <w:tab/>
      </w:r>
      <w:r w:rsidRPr="006C43AA">
        <w:t>category: STOP</w:t>
      </w:r>
    </w:p>
    <w:p w:rsidR="003F5000" w:rsidRDefault="003F5000" w:rsidP="003F5000">
      <w:pPr>
        <w:pStyle w:val="Listenabsatz"/>
        <w:numPr>
          <w:ilvl w:val="0"/>
          <w:numId w:val="24"/>
        </w:numPr>
      </w:pPr>
      <w:r w:rsidRPr="0011784F">
        <w:t xml:space="preserve">Timeout </w:t>
      </w:r>
      <w:r>
        <w:t>sensor</w:t>
      </w:r>
      <w:r w:rsidRPr="0011784F">
        <w:t xml:space="preserve"> </w:t>
      </w:r>
      <w:r>
        <w:t xml:space="preserve">position extended not activated </w:t>
      </w:r>
      <w:r>
        <w:tab/>
      </w:r>
      <w:r>
        <w:tab/>
      </w:r>
      <w:r w:rsidRPr="006C43AA">
        <w:t>category: STOP</w:t>
      </w:r>
    </w:p>
    <w:p w:rsidR="003F5000" w:rsidRPr="006C43AA" w:rsidRDefault="003F5000" w:rsidP="003F5000">
      <w:pPr>
        <w:pStyle w:val="Listenabsatz"/>
        <w:numPr>
          <w:ilvl w:val="0"/>
          <w:numId w:val="24"/>
        </w:numPr>
      </w:pPr>
      <w:r>
        <w:t>Timeout sensor retracted still activated</w:t>
      </w:r>
      <w:r>
        <w:tab/>
      </w:r>
      <w:r>
        <w:tab/>
      </w:r>
      <w:r>
        <w:tab/>
      </w:r>
      <w:r w:rsidRPr="006C43AA">
        <w:t>category: STOP</w:t>
      </w:r>
    </w:p>
    <w:p w:rsidR="003F5000" w:rsidRPr="006C43AA" w:rsidRDefault="003F5000" w:rsidP="003F5000">
      <w:pPr>
        <w:pStyle w:val="Listenabsatz"/>
        <w:numPr>
          <w:ilvl w:val="0"/>
          <w:numId w:val="24"/>
        </w:numPr>
      </w:pPr>
      <w:r>
        <w:t>Timeout sensor extended still activated</w:t>
      </w:r>
      <w:r>
        <w:tab/>
      </w:r>
      <w:r>
        <w:tab/>
      </w:r>
      <w:r>
        <w:tab/>
      </w:r>
      <w:r w:rsidRPr="006C43AA">
        <w:t>category: STOP</w:t>
      </w:r>
    </w:p>
    <w:p w:rsidR="003F5000" w:rsidRPr="006C43AA" w:rsidRDefault="003F5000" w:rsidP="003F5000">
      <w:pPr>
        <w:pStyle w:val="Listenabsatz"/>
        <w:numPr>
          <w:ilvl w:val="0"/>
          <w:numId w:val="24"/>
        </w:numPr>
      </w:pPr>
      <w:r>
        <w:t>sensor retracted still deactivated</w:t>
      </w:r>
      <w:r>
        <w:tab/>
      </w:r>
      <w:r>
        <w:tab/>
      </w:r>
      <w:r>
        <w:tab/>
      </w:r>
      <w:r>
        <w:tab/>
      </w:r>
      <w:r w:rsidRPr="006C43AA">
        <w:t>category: STOP</w:t>
      </w:r>
    </w:p>
    <w:p w:rsidR="003F5000" w:rsidRDefault="003F5000" w:rsidP="003F5000">
      <w:pPr>
        <w:pStyle w:val="Listenabsatz"/>
        <w:numPr>
          <w:ilvl w:val="0"/>
          <w:numId w:val="24"/>
        </w:numPr>
      </w:pPr>
      <w:r>
        <w:t>sensor extended still deactivated</w:t>
      </w:r>
      <w:r>
        <w:tab/>
      </w:r>
      <w:r>
        <w:tab/>
      </w:r>
      <w:r>
        <w:tab/>
      </w:r>
      <w:r w:rsidR="006F34EE">
        <w:tab/>
      </w:r>
      <w:r w:rsidRPr="006C43AA">
        <w:t>category: STOP</w:t>
      </w:r>
    </w:p>
    <w:p w:rsidR="003F5000" w:rsidRPr="006C43AA" w:rsidRDefault="003F5000" w:rsidP="003F5000">
      <w:pPr>
        <w:pStyle w:val="Listenabsatz"/>
        <w:numPr>
          <w:ilvl w:val="0"/>
          <w:numId w:val="24"/>
        </w:numPr>
      </w:pPr>
      <w:r>
        <w:t>Interlock retract active</w:t>
      </w:r>
      <w:r>
        <w:tab/>
      </w:r>
      <w:r>
        <w:tab/>
      </w:r>
      <w:r>
        <w:tab/>
      </w:r>
      <w:r>
        <w:tab/>
      </w:r>
      <w:r>
        <w:tab/>
      </w:r>
      <w:r w:rsidRPr="006C43AA">
        <w:t xml:space="preserve">category: </w:t>
      </w:r>
      <w:r>
        <w:t>WARNING</w:t>
      </w:r>
    </w:p>
    <w:p w:rsidR="003F5000" w:rsidRPr="006C43AA" w:rsidRDefault="003F5000" w:rsidP="003F5000">
      <w:pPr>
        <w:pStyle w:val="Listenabsatz"/>
        <w:numPr>
          <w:ilvl w:val="0"/>
          <w:numId w:val="24"/>
        </w:numPr>
      </w:pPr>
      <w:r>
        <w:t>Interlock extend active</w:t>
      </w:r>
      <w:r>
        <w:tab/>
      </w:r>
      <w:r>
        <w:tab/>
      </w:r>
      <w:r>
        <w:tab/>
      </w:r>
      <w:r>
        <w:tab/>
      </w:r>
      <w:r>
        <w:tab/>
      </w:r>
      <w:r w:rsidRPr="006C43AA">
        <w:t xml:space="preserve">category: </w:t>
      </w:r>
      <w:r>
        <w:t>WARNING</w:t>
      </w:r>
    </w:p>
    <w:p w:rsidR="003F5000" w:rsidRPr="006C43AA" w:rsidRDefault="003F5000" w:rsidP="003F5000">
      <w:pPr>
        <w:pStyle w:val="Listenabsatz"/>
        <w:numPr>
          <w:ilvl w:val="0"/>
          <w:numId w:val="24"/>
        </w:numPr>
      </w:pPr>
    </w:p>
    <w:p w:rsidR="003F5000" w:rsidRDefault="003F5000" w:rsidP="003F5000"/>
    <w:p w:rsidR="003F5000" w:rsidRDefault="003F5000" w:rsidP="003F5000">
      <w:r w:rsidRPr="006C43AA">
        <w:rPr>
          <w:b/>
        </w:rPr>
        <w:t>IO:</w:t>
      </w:r>
      <w:r>
        <w:rPr>
          <w:b/>
        </w:rPr>
        <w:tab/>
      </w:r>
      <w:r w:rsidRPr="006C43AA">
        <w:t>DI:</w:t>
      </w:r>
      <w:r>
        <w:t xml:space="preserve"> </w:t>
      </w:r>
      <w:r>
        <w:tab/>
        <w:t>Position switch retracted</w:t>
      </w:r>
    </w:p>
    <w:p w:rsidR="003F5000" w:rsidRDefault="003F5000" w:rsidP="003F5000">
      <w:pPr>
        <w:rPr>
          <w:b/>
        </w:rPr>
      </w:pPr>
      <w:r>
        <w:tab/>
      </w:r>
      <w:r>
        <w:tab/>
        <w:t>Position switch extended</w:t>
      </w:r>
    </w:p>
    <w:p w:rsidR="003F5000" w:rsidRDefault="003F5000" w:rsidP="003F5000">
      <w:pPr>
        <w:ind w:firstLine="709"/>
      </w:pPr>
      <w:r w:rsidRPr="006C43AA">
        <w:t>DO:</w:t>
      </w:r>
      <w:r>
        <w:t xml:space="preserve"> </w:t>
      </w:r>
      <w:r>
        <w:tab/>
        <w:t>Pneumatic valve retract</w:t>
      </w:r>
    </w:p>
    <w:p w:rsidR="003F5000" w:rsidRDefault="003F5000" w:rsidP="003F5000">
      <w:pPr>
        <w:ind w:firstLine="709"/>
      </w:pPr>
      <w:r>
        <w:tab/>
        <w:t>Pneumatic valve extend</w:t>
      </w:r>
    </w:p>
    <w:p w:rsidR="003F5000" w:rsidRPr="006C43AA" w:rsidRDefault="003F5000" w:rsidP="003F5000">
      <w:pPr>
        <w:rPr>
          <w:b/>
        </w:rPr>
      </w:pPr>
      <w:r>
        <w:tab/>
      </w:r>
    </w:p>
    <w:p w:rsidR="00C673DE" w:rsidRPr="003F5000" w:rsidRDefault="003F5000" w:rsidP="00C673DE">
      <w:pPr>
        <w:rPr>
          <w:b/>
          <w:color w:val="FF0000"/>
        </w:rPr>
      </w:pPr>
      <w:r>
        <w:rPr>
          <w:color w:val="FF0000"/>
        </w:rPr>
        <w:t>Supervision</w:t>
      </w:r>
      <w:r w:rsidRPr="003F5000">
        <w:rPr>
          <w:color w:val="FF0000"/>
        </w:rPr>
        <w:t xml:space="preserve"> of interlock where? </w:t>
      </w:r>
      <w:proofErr w:type="gramStart"/>
      <w:r w:rsidRPr="003F5000">
        <w:rPr>
          <w:color w:val="FF0000"/>
        </w:rPr>
        <w:t>And only warning or failure?</w:t>
      </w:r>
      <w:proofErr w:type="gramEnd"/>
      <w:r w:rsidRPr="003F5000">
        <w:rPr>
          <w:color w:val="FF0000"/>
        </w:rPr>
        <w:t xml:space="preserve"> What is an Interlock?</w:t>
      </w:r>
      <w:r w:rsidR="00C673DE" w:rsidRPr="003F5000">
        <w:rPr>
          <w:color w:val="FF0000"/>
        </w:rPr>
        <w:tab/>
      </w:r>
    </w:p>
    <w:p w:rsidR="00A36358" w:rsidRPr="0073500C" w:rsidRDefault="00A36358" w:rsidP="00C673DE">
      <w:pPr>
        <w:pStyle w:val="berschrift2"/>
        <w:numPr>
          <w:ilvl w:val="0"/>
          <w:numId w:val="0"/>
        </w:numPr>
      </w:pPr>
    </w:p>
    <w:p w:rsidR="00015034" w:rsidRPr="0073500C" w:rsidRDefault="00187A76" w:rsidP="00015034">
      <w:pPr>
        <w:pStyle w:val="berschrift2"/>
      </w:pPr>
      <w:bookmarkStart w:id="582" w:name="_Toc374359333"/>
      <w:r w:rsidRPr="0073500C">
        <w:t>Alarm handling</w:t>
      </w:r>
      <w:bookmarkEnd w:id="582"/>
    </w:p>
    <w:p w:rsidR="006B3DAF" w:rsidRPr="0073500C" w:rsidRDefault="006B3DAF" w:rsidP="006B3DAF">
      <w:pPr>
        <w:autoSpaceDE w:val="0"/>
        <w:autoSpaceDN w:val="0"/>
        <w:adjustRightInd w:val="0"/>
        <w:spacing w:line="288" w:lineRule="auto"/>
      </w:pPr>
      <w:r w:rsidRPr="0073500C">
        <w:t>In the controller class the reaction of an alarm is defined. Over a method call (</w:t>
      </w:r>
      <w:proofErr w:type="spellStart"/>
      <w:r w:rsidRPr="0073500C">
        <w:t>g_fbAlm_Man.setAlarm</w:t>
      </w:r>
      <w:proofErr w:type="spellEnd"/>
      <w:r w:rsidRPr="0073500C">
        <w:t xml:space="preserve">) the controller entries the alarm in the, from UI accessible, alarm active array. The method set the concerning alarm reaction class in the </w:t>
      </w:r>
      <w:proofErr w:type="spellStart"/>
      <w:r w:rsidRPr="0073500C">
        <w:t>Job.eMe_ActivAlmClass</w:t>
      </w:r>
      <w:proofErr w:type="spellEnd"/>
      <w:r w:rsidRPr="0073500C">
        <w:t xml:space="preserve">, if priority is higher than the already registered alarm class. Over this channel the parent controller could receive the highest alarm class and can decide if this alarm is also important for his parent or the other child controller. The other way is to write the highest active alarm class over the </w:t>
      </w:r>
      <w:proofErr w:type="spellStart"/>
      <w:r w:rsidRPr="0073500C">
        <w:t>Job.eParent_ActivAlmClass</w:t>
      </w:r>
      <w:proofErr w:type="spellEnd"/>
      <w:r w:rsidRPr="0073500C">
        <w:t xml:space="preserve"> channel to the child controller. With this mechanism the controller react on the alarm class without regarding on modes or commands. The rules for the spreading of the reaction in the controller tree could be implemented in the concerning parent controllers.</w:t>
      </w:r>
    </w:p>
    <w:p w:rsidR="006B3DAF" w:rsidRPr="0073500C" w:rsidRDefault="006B3DAF" w:rsidP="006B3DAF"/>
    <w:p w:rsidR="006B3DAF" w:rsidRPr="0073500C" w:rsidRDefault="006B3DAF" w:rsidP="006B3DAF">
      <w:r w:rsidRPr="0073500C">
        <w:rPr>
          <w:noProof/>
          <w:lang w:val="de-CH" w:eastAsia="de-CH"/>
        </w:rPr>
        <w:drawing>
          <wp:inline distT="0" distB="0" distL="0" distR="0" wp14:anchorId="567D07D7" wp14:editId="15A2A99C">
            <wp:extent cx="6278644" cy="3741420"/>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78644" cy="3741420"/>
                    </a:xfrm>
                    <a:prstGeom prst="rect">
                      <a:avLst/>
                    </a:prstGeom>
                  </pic:spPr>
                </pic:pic>
              </a:graphicData>
            </a:graphic>
          </wp:inline>
        </w:drawing>
      </w:r>
    </w:p>
    <w:p w:rsidR="006B3DAF" w:rsidRPr="0073500C" w:rsidRDefault="006B3DAF" w:rsidP="006B3DAF"/>
    <w:p w:rsidR="006B3DAF" w:rsidRPr="0073500C" w:rsidRDefault="006B3DAF" w:rsidP="006B3DAF">
      <w:r w:rsidRPr="0073500C">
        <w:t xml:space="preserve">In the </w:t>
      </w:r>
      <w:proofErr w:type="spellStart"/>
      <w:r w:rsidRPr="0073500C">
        <w:t>FB_Alm_Man</w:t>
      </w:r>
      <w:proofErr w:type="spellEnd"/>
      <w:r w:rsidRPr="0073500C">
        <w:t xml:space="preserve"> is the active alarm array defined:</w:t>
      </w:r>
    </w:p>
    <w:p w:rsidR="006B3DAF" w:rsidRPr="0073500C" w:rsidRDefault="006B3DAF" w:rsidP="006B3DAF">
      <w:proofErr w:type="spellStart"/>
      <w:proofErr w:type="gramStart"/>
      <w:r w:rsidRPr="0073500C">
        <w:t>aAlm</w:t>
      </w:r>
      <w:proofErr w:type="spellEnd"/>
      <w:r w:rsidRPr="0073500C">
        <w:t>(</w:t>
      </w:r>
      <w:proofErr w:type="gramEnd"/>
      <w:r w:rsidRPr="0073500C">
        <w:t xml:space="preserve">Array of </w:t>
      </w:r>
      <w:proofErr w:type="spellStart"/>
      <w:r w:rsidRPr="0073500C">
        <w:t>T</w:t>
      </w:r>
      <w:r w:rsidRPr="0073500C">
        <w:rPr>
          <w:rFonts w:cs="Microsoft Sans Serif"/>
          <w:b/>
          <w:bCs/>
          <w:sz w:val="17"/>
          <w:szCs w:val="17"/>
          <w:lang w:eastAsia="ko-KR" w:bidi="or"/>
        </w:rPr>
        <w:t>_</w:t>
      </w:r>
      <w:r w:rsidRPr="0073500C">
        <w:t>AlmElement</w:t>
      </w:r>
      <w:proofErr w:type="spellEnd"/>
      <w:r w:rsidRPr="0073500C">
        <w:t>):</w:t>
      </w:r>
    </w:p>
    <w:p w:rsidR="006B3DAF" w:rsidRPr="0073500C" w:rsidRDefault="006B3DAF" w:rsidP="006B3DAF">
      <w:r w:rsidRPr="0073500C">
        <w:t>The array size is limited with a constant of 100 elements (</w:t>
      </w:r>
      <w:proofErr w:type="spellStart"/>
      <w:r w:rsidRPr="0073500C">
        <w:t>c_uinMaxAlmElements</w:t>
      </w:r>
      <w:proofErr w:type="spellEnd"/>
      <w:r w:rsidRPr="0073500C">
        <w:t xml:space="preserve">: </w:t>
      </w:r>
      <w:proofErr w:type="gramStart"/>
      <w:r w:rsidRPr="0073500C">
        <w:t>UINT :=</w:t>
      </w:r>
      <w:proofErr w:type="gramEnd"/>
      <w:r w:rsidRPr="0073500C">
        <w:t xml:space="preserve"> 99;). Every new activated alarm will be registered at the next free place in array. When the operator press the reset button all resettable alarms will be removed from the array and in the controller interface the reset bit will be set. This is resolved over a command channel (</w:t>
      </w:r>
      <w:proofErr w:type="spellStart"/>
      <w:r w:rsidRPr="0073500C">
        <w:t>eAlmCmd</w:t>
      </w:r>
      <w:proofErr w:type="spellEnd"/>
      <w:r w:rsidRPr="0073500C">
        <w:t xml:space="preserve">) to </w:t>
      </w:r>
      <w:hyperlink r:id="rId24" w:anchor="/search=distinguish&amp;searchLoc=0&amp;resultOrder=basic&amp;multiwordShowSingle=on" w:history="1">
        <w:r w:rsidRPr="0073500C">
          <w:t>distinguish</w:t>
        </w:r>
      </w:hyperlink>
      <w:r w:rsidRPr="0073500C">
        <w:t xml:space="preserve"> the service jobs from UI to alarm handler. The clear command calls the concerning method in the cyclic part of the alarm function block.</w:t>
      </w:r>
    </w:p>
    <w:p w:rsidR="006B3DAF" w:rsidRPr="0073500C" w:rsidRDefault="006B3DAF" w:rsidP="006B3DAF"/>
    <w:p w:rsidR="006B3DAF" w:rsidRPr="0073500C" w:rsidRDefault="006B3DAF" w:rsidP="006B3DAF">
      <w:proofErr w:type="spellStart"/>
      <w:proofErr w:type="gramStart"/>
      <w:r w:rsidRPr="0073500C">
        <w:t>aAlmt</w:t>
      </w:r>
      <w:proofErr w:type="spellEnd"/>
      <w:proofErr w:type="gramEnd"/>
      <w:r w:rsidRPr="0073500C">
        <w:t xml:space="preserve"> [0.. </w:t>
      </w:r>
      <w:proofErr w:type="spellStart"/>
      <w:r w:rsidRPr="0073500C">
        <w:t>c_uinMaxAlmElements</w:t>
      </w:r>
      <w:proofErr w:type="spellEnd"/>
      <w:r w:rsidRPr="0073500C">
        <w:t>].</w:t>
      </w:r>
    </w:p>
    <w:p w:rsidR="006B3DAF" w:rsidRPr="0073500C" w:rsidRDefault="006B3DAF" w:rsidP="006B3DAF">
      <w:pPr>
        <w:ind w:left="705"/>
      </w:pPr>
      <w:proofErr w:type="spellStart"/>
      <w:proofErr w:type="gramStart"/>
      <w:r w:rsidRPr="0073500C">
        <w:t>udiNr</w:t>
      </w:r>
      <w:proofErr w:type="spellEnd"/>
      <w:proofErr w:type="gramEnd"/>
      <w:r w:rsidRPr="0073500C">
        <w:t xml:space="preserve">: UDINT; </w:t>
      </w:r>
      <w:r w:rsidRPr="0073500C">
        <w:tab/>
      </w:r>
      <w:r w:rsidRPr="0073500C">
        <w:tab/>
        <w:t>// unique alarm number := 100000*</w:t>
      </w:r>
      <w:proofErr w:type="spellStart"/>
      <w:r w:rsidRPr="0073500C">
        <w:t>udiMachineNr</w:t>
      </w:r>
      <w:proofErr w:type="spellEnd"/>
      <w:r w:rsidRPr="0073500C">
        <w:t xml:space="preserve"> + </w:t>
      </w:r>
      <w:proofErr w:type="spellStart"/>
      <w:r w:rsidRPr="0073500C">
        <w:t>eCtrlId</w:t>
      </w:r>
      <w:proofErr w:type="spellEnd"/>
      <w:r w:rsidRPr="0073500C">
        <w:t xml:space="preserve"> *100 + </w:t>
      </w:r>
      <w:proofErr w:type="spellStart"/>
      <w:r w:rsidRPr="0073500C">
        <w:t>udiAlarmNr</w:t>
      </w:r>
      <w:proofErr w:type="spellEnd"/>
    </w:p>
    <w:p w:rsidR="006B3DAF" w:rsidRPr="0073500C" w:rsidRDefault="006B3DAF" w:rsidP="006B3DAF">
      <w:r w:rsidRPr="0073500C">
        <w:tab/>
      </w:r>
      <w:proofErr w:type="spellStart"/>
      <w:proofErr w:type="gramStart"/>
      <w:r w:rsidRPr="0073500C">
        <w:t>dinInfo</w:t>
      </w:r>
      <w:proofErr w:type="spellEnd"/>
      <w:proofErr w:type="gramEnd"/>
      <w:r w:rsidRPr="0073500C">
        <w:t xml:space="preserve">: DINT; </w:t>
      </w:r>
      <w:r w:rsidRPr="0073500C">
        <w:tab/>
      </w:r>
      <w:r w:rsidRPr="0073500C">
        <w:tab/>
        <w:t xml:space="preserve">// additional information - </w:t>
      </w:r>
      <w:r w:rsidRPr="0073500C">
        <w:rPr>
          <w:color w:val="FF0000"/>
        </w:rPr>
        <w:t>better string???</w:t>
      </w:r>
    </w:p>
    <w:p w:rsidR="006B3DAF" w:rsidRPr="0073500C" w:rsidRDefault="006B3DAF" w:rsidP="006B3DAF">
      <w:r w:rsidRPr="0073500C">
        <w:tab/>
      </w:r>
      <w:proofErr w:type="spellStart"/>
      <w:proofErr w:type="gramStart"/>
      <w:r w:rsidRPr="0073500C">
        <w:t>eClass</w:t>
      </w:r>
      <w:proofErr w:type="spellEnd"/>
      <w:proofErr w:type="gramEnd"/>
      <w:r w:rsidRPr="0073500C">
        <w:t xml:space="preserve">: </w:t>
      </w:r>
      <w:proofErr w:type="spellStart"/>
      <w:r w:rsidRPr="0073500C">
        <w:t>E_AlmClass</w:t>
      </w:r>
      <w:proofErr w:type="spellEnd"/>
      <w:r w:rsidRPr="0073500C">
        <w:t xml:space="preserve">; </w:t>
      </w:r>
      <w:r w:rsidRPr="0073500C">
        <w:tab/>
        <w:t>// corresponding alarm class</w:t>
      </w:r>
    </w:p>
    <w:p w:rsidR="006B3DAF" w:rsidRPr="0073500C" w:rsidRDefault="006B3DAF" w:rsidP="006B3DAF">
      <w:r w:rsidRPr="0073500C">
        <w:tab/>
      </w:r>
      <w:proofErr w:type="spellStart"/>
      <w:proofErr w:type="gramStart"/>
      <w:r w:rsidRPr="0073500C">
        <w:t>eState</w:t>
      </w:r>
      <w:proofErr w:type="spellEnd"/>
      <w:proofErr w:type="gramEnd"/>
      <w:r w:rsidRPr="0073500C">
        <w:t xml:space="preserve">: </w:t>
      </w:r>
      <w:proofErr w:type="spellStart"/>
      <w:r w:rsidRPr="0073500C">
        <w:t>E_AlmState</w:t>
      </w:r>
      <w:proofErr w:type="spellEnd"/>
      <w:r w:rsidRPr="0073500C">
        <w:t xml:space="preserve">; </w:t>
      </w:r>
      <w:r w:rsidRPr="0073500C">
        <w:tab/>
        <w:t xml:space="preserve">// clear, </w:t>
      </w:r>
      <w:proofErr w:type="spellStart"/>
      <w:r w:rsidRPr="0073500C">
        <w:t>resetable</w:t>
      </w:r>
      <w:proofErr w:type="spellEnd"/>
    </w:p>
    <w:p w:rsidR="006B3DAF" w:rsidRPr="0073500C" w:rsidRDefault="006B3DAF" w:rsidP="006B3DAF">
      <w:r w:rsidRPr="0073500C">
        <w:tab/>
      </w:r>
      <w:proofErr w:type="spellStart"/>
      <w:proofErr w:type="gramStart"/>
      <w:r w:rsidRPr="0073500C">
        <w:t>strDTEntry</w:t>
      </w:r>
      <w:proofErr w:type="spellEnd"/>
      <w:proofErr w:type="gramEnd"/>
      <w:r w:rsidRPr="0073500C">
        <w:t xml:space="preserve">: STRING; </w:t>
      </w:r>
      <w:r w:rsidRPr="0073500C">
        <w:tab/>
        <w:t>// entry time</w:t>
      </w:r>
    </w:p>
    <w:p w:rsidR="006B3DAF" w:rsidRPr="0073500C" w:rsidRDefault="006B3DAF" w:rsidP="006B3DAF">
      <w:r w:rsidRPr="0073500C">
        <w:tab/>
      </w:r>
      <w:proofErr w:type="spellStart"/>
      <w:proofErr w:type="gramStart"/>
      <w:r w:rsidRPr="0073500C">
        <w:t>udiMachineNr</w:t>
      </w:r>
      <w:proofErr w:type="spellEnd"/>
      <w:proofErr w:type="gramEnd"/>
      <w:r w:rsidRPr="0073500C">
        <w:t xml:space="preserve">: UDINT; </w:t>
      </w:r>
      <w:r w:rsidRPr="0073500C">
        <w:tab/>
        <w:t>// from machine (standard = 1)</w:t>
      </w:r>
    </w:p>
    <w:p w:rsidR="006B3DAF" w:rsidRPr="0073500C" w:rsidRDefault="006B3DAF" w:rsidP="006B3DAF">
      <w:r w:rsidRPr="0073500C">
        <w:tab/>
      </w:r>
      <w:proofErr w:type="spellStart"/>
      <w:proofErr w:type="gramStart"/>
      <w:r w:rsidRPr="0073500C">
        <w:t>eCtrlId</w:t>
      </w:r>
      <w:proofErr w:type="spellEnd"/>
      <w:proofErr w:type="gramEnd"/>
      <w:r w:rsidRPr="0073500C">
        <w:t xml:space="preserve">: </w:t>
      </w:r>
      <w:proofErr w:type="spellStart"/>
      <w:r w:rsidRPr="0073500C">
        <w:t>E_CtrlId</w:t>
      </w:r>
      <w:proofErr w:type="spellEnd"/>
      <w:r w:rsidRPr="0073500C">
        <w:t xml:space="preserve">; </w:t>
      </w:r>
      <w:r w:rsidRPr="0073500C">
        <w:tab/>
      </w:r>
      <w:r w:rsidRPr="0073500C">
        <w:tab/>
        <w:t>// from controller</w:t>
      </w:r>
    </w:p>
    <w:p w:rsidR="006B3DAF" w:rsidRPr="0073500C" w:rsidRDefault="006B3DAF" w:rsidP="006B3DAF">
      <w:r w:rsidRPr="0073500C">
        <w:tab/>
      </w:r>
      <w:proofErr w:type="spellStart"/>
      <w:proofErr w:type="gramStart"/>
      <w:r w:rsidRPr="0073500C">
        <w:t>udiAlarmNr</w:t>
      </w:r>
      <w:proofErr w:type="spellEnd"/>
      <w:proofErr w:type="gramEnd"/>
      <w:r w:rsidRPr="0073500C">
        <w:t xml:space="preserve">: UDINT; </w:t>
      </w:r>
      <w:r w:rsidRPr="0073500C">
        <w:tab/>
        <w:t xml:space="preserve">// local alarm number </w:t>
      </w:r>
    </w:p>
    <w:p w:rsidR="006B3DAF" w:rsidRPr="0073500C" w:rsidRDefault="006B3DAF" w:rsidP="006B3DAF"/>
    <w:p w:rsidR="006B3DAF" w:rsidRPr="0073500C" w:rsidRDefault="006B3DAF" w:rsidP="006B3DAF">
      <w:proofErr w:type="spellStart"/>
      <w:r w:rsidRPr="0073500C">
        <w:t>E_AlmState</w:t>
      </w:r>
      <w:proofErr w:type="spellEnd"/>
      <w:r w:rsidRPr="0073500C">
        <w:t>:</w:t>
      </w:r>
    </w:p>
    <w:p w:rsidR="006B3DAF" w:rsidRPr="0073500C" w:rsidRDefault="006B3DAF" w:rsidP="006B3DAF">
      <w:r w:rsidRPr="0073500C">
        <w:tab/>
        <w:t>// no alarm active</w:t>
      </w:r>
    </w:p>
    <w:p w:rsidR="006B3DAF" w:rsidRPr="0073500C" w:rsidRDefault="006B3DAF" w:rsidP="006B3DAF">
      <w:r w:rsidRPr="0073500C">
        <w:tab/>
      </w:r>
      <w:proofErr w:type="gramStart"/>
      <w:r w:rsidRPr="0073500C">
        <w:t>NONE :=</w:t>
      </w:r>
      <w:proofErr w:type="gramEnd"/>
      <w:r w:rsidRPr="0073500C">
        <w:t xml:space="preserve"> 0,</w:t>
      </w:r>
    </w:p>
    <w:p w:rsidR="006B3DAF" w:rsidRPr="0073500C" w:rsidRDefault="006B3DAF" w:rsidP="006B3DAF">
      <w:r w:rsidRPr="0073500C">
        <w:lastRenderedPageBreak/>
        <w:tab/>
        <w:t>// alarm clear entry -&gt; set bit1</w:t>
      </w:r>
    </w:p>
    <w:p w:rsidR="006B3DAF" w:rsidRPr="0073500C" w:rsidRDefault="006B3DAF" w:rsidP="006B3DAF">
      <w:r w:rsidRPr="0073500C">
        <w:tab/>
      </w:r>
      <w:proofErr w:type="gramStart"/>
      <w:r w:rsidRPr="0073500C">
        <w:t>CLR :=</w:t>
      </w:r>
      <w:proofErr w:type="gramEnd"/>
      <w:r w:rsidRPr="0073500C">
        <w:t xml:space="preserve"> 1,</w:t>
      </w:r>
    </w:p>
    <w:p w:rsidR="006B3DAF" w:rsidRPr="0073500C" w:rsidRDefault="006B3DAF" w:rsidP="006B3DAF">
      <w:r w:rsidRPr="0073500C">
        <w:tab/>
        <w:t>// entry resettable alarm -</w:t>
      </w:r>
      <w:proofErr w:type="gramStart"/>
      <w:r w:rsidRPr="0073500C">
        <w:t>&gt;  set</w:t>
      </w:r>
      <w:proofErr w:type="gramEnd"/>
      <w:r w:rsidRPr="0073500C">
        <w:t xml:space="preserve"> bit2</w:t>
      </w:r>
    </w:p>
    <w:p w:rsidR="006B3DAF" w:rsidRPr="0073500C" w:rsidRDefault="006B3DAF" w:rsidP="006B3DAF">
      <w:r w:rsidRPr="0073500C">
        <w:tab/>
      </w:r>
      <w:proofErr w:type="gramStart"/>
      <w:r w:rsidRPr="0073500C">
        <w:t>RST :=</w:t>
      </w:r>
      <w:proofErr w:type="gramEnd"/>
      <w:r w:rsidRPr="0073500C">
        <w:t xml:space="preserve"> 2,</w:t>
      </w:r>
    </w:p>
    <w:p w:rsidR="006B3DAF" w:rsidRPr="0073500C" w:rsidRDefault="006B3DAF" w:rsidP="006B3DAF">
      <w:r w:rsidRPr="0073500C">
        <w:tab/>
        <w:t>// entry non resettable alarm -</w:t>
      </w:r>
      <w:proofErr w:type="gramStart"/>
      <w:r w:rsidRPr="0073500C">
        <w:t>&gt;  set</w:t>
      </w:r>
      <w:proofErr w:type="gramEnd"/>
      <w:r w:rsidRPr="0073500C">
        <w:t xml:space="preserve"> bit2 + bit3</w:t>
      </w:r>
    </w:p>
    <w:p w:rsidR="006B3DAF" w:rsidRPr="0073500C" w:rsidRDefault="006B3DAF" w:rsidP="006B3DAF">
      <w:r w:rsidRPr="0073500C">
        <w:tab/>
      </w:r>
      <w:proofErr w:type="gramStart"/>
      <w:r w:rsidRPr="0073500C">
        <w:t>SET :=</w:t>
      </w:r>
      <w:proofErr w:type="gramEnd"/>
      <w:r w:rsidRPr="0073500C">
        <w:t xml:space="preserve"> 3</w:t>
      </w:r>
    </w:p>
    <w:p w:rsidR="006B3DAF" w:rsidRPr="0073500C" w:rsidRDefault="006B3DAF" w:rsidP="006B3DAF"/>
    <w:p w:rsidR="006B3DAF" w:rsidRPr="0073500C" w:rsidRDefault="006B3DAF" w:rsidP="006B3DAF">
      <w:proofErr w:type="spellStart"/>
      <w:r w:rsidRPr="0073500C">
        <w:t>E_ALMClass</w:t>
      </w:r>
      <w:proofErr w:type="spellEnd"/>
      <w:r w:rsidRPr="0073500C">
        <w:t>:</w:t>
      </w:r>
    </w:p>
    <w:p w:rsidR="006B3DAF" w:rsidRPr="0073500C" w:rsidRDefault="006B3DAF" w:rsidP="006B3DAF">
      <w:pPr>
        <w:ind w:firstLine="709"/>
      </w:pPr>
      <w:r w:rsidRPr="0073500C">
        <w:t>// no alarm active</w:t>
      </w:r>
    </w:p>
    <w:p w:rsidR="006B3DAF" w:rsidRPr="0073500C" w:rsidRDefault="006B3DAF" w:rsidP="006B3DAF">
      <w:r w:rsidRPr="0073500C">
        <w:tab/>
      </w:r>
      <w:proofErr w:type="gramStart"/>
      <w:r w:rsidRPr="0073500C">
        <w:t>NONE :=</w:t>
      </w:r>
      <w:proofErr w:type="gramEnd"/>
      <w:r w:rsidRPr="0073500C">
        <w:t xml:space="preserve"> 0,</w:t>
      </w:r>
    </w:p>
    <w:p w:rsidR="006B3DAF" w:rsidRPr="0073500C" w:rsidRDefault="006B3DAF" w:rsidP="006B3DAF">
      <w:r w:rsidRPr="0073500C">
        <w:tab/>
        <w:t>// info</w:t>
      </w:r>
    </w:p>
    <w:p w:rsidR="006B3DAF" w:rsidRPr="0073500C" w:rsidRDefault="006B3DAF" w:rsidP="006B3DAF">
      <w:r w:rsidRPr="0073500C">
        <w:tab/>
        <w:t>INFO,</w:t>
      </w:r>
    </w:p>
    <w:p w:rsidR="006B3DAF" w:rsidRPr="0073500C" w:rsidRDefault="006B3DAF" w:rsidP="006B3DAF">
      <w:r w:rsidRPr="0073500C">
        <w:tab/>
        <w:t>// warning</w:t>
      </w:r>
    </w:p>
    <w:p w:rsidR="006B3DAF" w:rsidRPr="0073500C" w:rsidRDefault="006B3DAF" w:rsidP="006B3DAF">
      <w:r w:rsidRPr="0073500C">
        <w:tab/>
        <w:t>WARNING,</w:t>
      </w:r>
    </w:p>
    <w:p w:rsidR="006B3DAF" w:rsidRPr="0073500C" w:rsidRDefault="006B3DAF" w:rsidP="006B3DAF">
      <w:r w:rsidRPr="0073500C">
        <w:tab/>
        <w:t>// tact stop</w:t>
      </w:r>
    </w:p>
    <w:p w:rsidR="006B3DAF" w:rsidRPr="0073500C" w:rsidRDefault="006B3DAF" w:rsidP="006B3DAF">
      <w:r w:rsidRPr="0073500C">
        <w:tab/>
        <w:t>TSTOP,</w:t>
      </w:r>
    </w:p>
    <w:p w:rsidR="006B3DAF" w:rsidRPr="0073500C" w:rsidRDefault="006B3DAF" w:rsidP="006B3DAF">
      <w:r w:rsidRPr="0073500C">
        <w:tab/>
        <w:t>// stop</w:t>
      </w:r>
    </w:p>
    <w:p w:rsidR="006B3DAF" w:rsidRPr="0073500C" w:rsidRDefault="006B3DAF" w:rsidP="006B3DAF">
      <w:r w:rsidRPr="0073500C">
        <w:tab/>
        <w:t>STOP,</w:t>
      </w:r>
    </w:p>
    <w:p w:rsidR="006B3DAF" w:rsidRPr="0073500C" w:rsidRDefault="006B3DAF" w:rsidP="006B3DAF">
      <w:r w:rsidRPr="0073500C">
        <w:tab/>
        <w:t>// off</w:t>
      </w:r>
    </w:p>
    <w:p w:rsidR="006B3DAF" w:rsidRPr="0073500C" w:rsidRDefault="006B3DAF" w:rsidP="006B3DAF">
      <w:r w:rsidRPr="0073500C">
        <w:tab/>
        <w:t>OFF,</w:t>
      </w:r>
    </w:p>
    <w:p w:rsidR="006B3DAF" w:rsidRPr="0073500C" w:rsidRDefault="006B3DAF" w:rsidP="006B3DAF">
      <w:r w:rsidRPr="0073500C">
        <w:tab/>
        <w:t>// Emergency off</w:t>
      </w:r>
    </w:p>
    <w:p w:rsidR="006B3DAF" w:rsidRPr="0073500C" w:rsidRDefault="006B3DAF" w:rsidP="006B3DAF">
      <w:r w:rsidRPr="0073500C">
        <w:tab/>
        <w:t>EOFF</w:t>
      </w:r>
    </w:p>
    <w:p w:rsidR="006B3DAF" w:rsidRPr="0073500C" w:rsidRDefault="006B3DAF" w:rsidP="006B3DAF"/>
    <w:p w:rsidR="006B3DAF" w:rsidRPr="0073500C" w:rsidRDefault="006B3DAF" w:rsidP="006B3DAF">
      <w:r w:rsidRPr="0073500C">
        <w:t>With this different type all possible cases for resetting or perhaps in further time to implement an alarm history on PLC can implemented. Normally an alarm with a stop reaction should not be cleared from alarm array (.CLR) without interaction of the UI with a reset. This is to prevent machine stops without a message to user. So only the information and warning alarms should use the clear in the controller! If the alarm cause in PLC is no more active the state has to be changed from non-resettable (.SET) to resettable (.RST)!</w:t>
      </w:r>
    </w:p>
    <w:p w:rsidR="006B3DAF" w:rsidRPr="0073500C" w:rsidRDefault="006B3DAF" w:rsidP="006B3DAF"/>
    <w:p w:rsidR="006B3DAF" w:rsidRPr="0073500C" w:rsidRDefault="006B3DAF" w:rsidP="006B3DAF">
      <w:r w:rsidRPr="0073500C">
        <w:t>Examples:</w:t>
      </w:r>
    </w:p>
    <w:p w:rsidR="006B3DAF" w:rsidRPr="0073500C" w:rsidRDefault="006B3DAF" w:rsidP="006B3DAF">
      <w:r w:rsidRPr="0073500C">
        <w:t xml:space="preserve">Warning -&gt; set alarm4: </w:t>
      </w:r>
    </w:p>
    <w:p w:rsidR="006B3DAF" w:rsidRPr="0073500C" w:rsidRDefault="00CC0509" w:rsidP="006B3DAF">
      <w:r>
        <w:t xml:space="preserve">IF </w:t>
      </w:r>
      <w:r w:rsidR="006B3DAF" w:rsidRPr="0073500C">
        <w:t>(</w:t>
      </w:r>
      <w:proofErr w:type="spellStart"/>
      <w:r>
        <w:t>In_</w:t>
      </w:r>
      <w:r w:rsidR="006B3DAF" w:rsidRPr="0073500C">
        <w:t>bolEmpty</w:t>
      </w:r>
      <w:proofErr w:type="spellEnd"/>
      <w:r w:rsidR="006B3DAF" w:rsidRPr="0073500C">
        <w:t>) THEN</w:t>
      </w:r>
    </w:p>
    <w:p w:rsidR="006B3DAF" w:rsidRPr="0073500C" w:rsidRDefault="006B3DAF" w:rsidP="006B3DAF">
      <w:r w:rsidRPr="0073500C">
        <w:t xml:space="preserve">      IF   (</w:t>
      </w:r>
      <w:proofErr w:type="spellStart"/>
      <w:proofErr w:type="gramStart"/>
      <w:r w:rsidR="007825ED">
        <w:t>SIf.Alm</w:t>
      </w:r>
      <w:proofErr w:type="spellEnd"/>
      <w:r w:rsidR="007825ED">
        <w:t>[</w:t>
      </w:r>
      <w:proofErr w:type="gramEnd"/>
      <w:r w:rsidR="007825ED">
        <w:t>4</w:t>
      </w:r>
      <w:r w:rsidR="007825ED" w:rsidRPr="007825ED">
        <w:t xml:space="preserve">]. </w:t>
      </w:r>
      <w:proofErr w:type="spellStart"/>
      <w:r w:rsidR="007825ED">
        <w:t>bol</w:t>
      </w:r>
      <w:proofErr w:type="spellEnd"/>
      <w:r w:rsidRPr="0073500C">
        <w:t>=FALSE) THEN</w:t>
      </w:r>
    </w:p>
    <w:p w:rsidR="006B3DAF" w:rsidRPr="0073500C" w:rsidRDefault="006B3DAF" w:rsidP="006B3DAF">
      <w:r w:rsidRPr="0073500C">
        <w:tab/>
        <w:t>// set warning 4: conveyor is empty</w:t>
      </w:r>
    </w:p>
    <w:p w:rsidR="006B3DAF" w:rsidRPr="0073500C" w:rsidRDefault="006B3DAF" w:rsidP="006B3DAF">
      <w:pPr>
        <w:ind w:firstLine="709"/>
      </w:pPr>
      <w:proofErr w:type="spellStart"/>
      <w:r w:rsidRPr="0073500C">
        <w:t>g_fbAlm_</w:t>
      </w:r>
      <w:proofErr w:type="gramStart"/>
      <w:r w:rsidRPr="0073500C">
        <w:t>Man.setAlarm</w:t>
      </w:r>
      <w:proofErr w:type="spellEnd"/>
      <w:r w:rsidRPr="0073500C">
        <w:t>(</w:t>
      </w:r>
      <w:proofErr w:type="gramEnd"/>
      <w:r w:rsidRPr="0073500C">
        <w:t xml:space="preserve">CIf.Info.eCtrlId,4,0, </w:t>
      </w:r>
      <w:r w:rsidR="007825ED">
        <w:t>ADR(</w:t>
      </w:r>
      <w:proofErr w:type="spellStart"/>
      <w:r w:rsidR="007825ED">
        <w:t>SIf.Alm</w:t>
      </w:r>
      <w:proofErr w:type="spellEnd"/>
      <w:r w:rsidR="007825ED">
        <w:t>)</w:t>
      </w:r>
      <w:r w:rsidRPr="0073500C">
        <w:t xml:space="preserve">, </w:t>
      </w:r>
      <w:proofErr w:type="spellStart"/>
      <w:r w:rsidRPr="0073500C">
        <w:t>E_AlmState.SET,CIf.Job.eMe_ActivAlmClass</w:t>
      </w:r>
      <w:proofErr w:type="spellEnd"/>
      <w:r w:rsidRPr="0073500C">
        <w:t>);</w:t>
      </w:r>
    </w:p>
    <w:p w:rsidR="006B3DAF" w:rsidRPr="0073500C" w:rsidRDefault="006B3DAF" w:rsidP="006B3DAF">
      <w:r w:rsidRPr="0073500C">
        <w:t xml:space="preserve">             </w:t>
      </w:r>
      <w:r w:rsidRPr="0073500C">
        <w:tab/>
      </w:r>
      <w:proofErr w:type="spellStart"/>
      <w:proofErr w:type="gramStart"/>
      <w:r w:rsidR="007825ED">
        <w:t>SIf.Alm</w:t>
      </w:r>
      <w:proofErr w:type="spellEnd"/>
      <w:r w:rsidR="007825ED">
        <w:t>[</w:t>
      </w:r>
      <w:proofErr w:type="gramEnd"/>
      <w:r w:rsidR="007825ED">
        <w:t>4</w:t>
      </w:r>
      <w:r w:rsidR="007825ED" w:rsidRPr="007825ED">
        <w:t xml:space="preserve">]. </w:t>
      </w:r>
      <w:proofErr w:type="spellStart"/>
      <w:proofErr w:type="gramStart"/>
      <w:r w:rsidR="007825ED">
        <w:t>bol</w:t>
      </w:r>
      <w:proofErr w:type="spellEnd"/>
      <w:proofErr w:type="gramEnd"/>
      <w:r w:rsidRPr="0073500C">
        <w:t>:= TRUE;</w:t>
      </w:r>
    </w:p>
    <w:p w:rsidR="006B3DAF" w:rsidRPr="0073500C" w:rsidRDefault="006B3DAF" w:rsidP="006B3DAF">
      <w:r w:rsidRPr="0073500C">
        <w:t xml:space="preserve">      END_IF:</w:t>
      </w:r>
    </w:p>
    <w:p w:rsidR="006B3DAF" w:rsidRPr="0073500C" w:rsidRDefault="006B3DAF" w:rsidP="006B3DAF">
      <w:r w:rsidRPr="0073500C">
        <w:t>ELSE</w:t>
      </w:r>
    </w:p>
    <w:p w:rsidR="006B3DAF" w:rsidRPr="0073500C" w:rsidRDefault="006B3DAF" w:rsidP="006B3DAF">
      <w:r w:rsidRPr="0073500C">
        <w:t xml:space="preserve">    IF   (</w:t>
      </w:r>
      <w:proofErr w:type="spellStart"/>
      <w:proofErr w:type="gramStart"/>
      <w:r w:rsidR="007825ED">
        <w:t>SIf.Alm</w:t>
      </w:r>
      <w:proofErr w:type="spellEnd"/>
      <w:r w:rsidR="007825ED">
        <w:t>[</w:t>
      </w:r>
      <w:proofErr w:type="gramEnd"/>
      <w:r w:rsidR="007825ED">
        <w:t>4</w:t>
      </w:r>
      <w:r w:rsidR="007825ED" w:rsidRPr="007825ED">
        <w:t xml:space="preserve">]. </w:t>
      </w:r>
      <w:proofErr w:type="spellStart"/>
      <w:r w:rsidR="007825ED">
        <w:t>bol</w:t>
      </w:r>
      <w:proofErr w:type="spellEnd"/>
      <w:r w:rsidR="007825ED" w:rsidRPr="0073500C">
        <w:t xml:space="preserve"> </w:t>
      </w:r>
      <w:r w:rsidRPr="0073500C">
        <w:t>TRUE) THEN</w:t>
      </w:r>
    </w:p>
    <w:p w:rsidR="006B3DAF" w:rsidRPr="0073500C" w:rsidRDefault="006B3DAF" w:rsidP="006B3DAF">
      <w:r w:rsidRPr="0073500C">
        <w:tab/>
        <w:t>// clear warning 4: conveyor is empty</w:t>
      </w:r>
    </w:p>
    <w:p w:rsidR="006B3DAF" w:rsidRPr="0073500C" w:rsidRDefault="006B3DAF" w:rsidP="006B3DAF">
      <w:pPr>
        <w:ind w:firstLine="709"/>
      </w:pPr>
      <w:proofErr w:type="spellStart"/>
      <w:r w:rsidRPr="0073500C">
        <w:t>g_fbAlm_</w:t>
      </w:r>
      <w:proofErr w:type="gramStart"/>
      <w:r w:rsidRPr="0073500C">
        <w:t>Man</w:t>
      </w:r>
      <w:r w:rsidR="007825ED">
        <w:t>.setAlarm</w:t>
      </w:r>
      <w:proofErr w:type="spellEnd"/>
      <w:r w:rsidR="007825ED">
        <w:t>(</w:t>
      </w:r>
      <w:proofErr w:type="gramEnd"/>
      <w:r w:rsidR="007825ED">
        <w:t>CIf.Info.eCtrlId,4,0,ADR(</w:t>
      </w:r>
      <w:proofErr w:type="spellStart"/>
      <w:r w:rsidR="007825ED">
        <w:t>SIf.Alm</w:t>
      </w:r>
      <w:proofErr w:type="spellEnd"/>
      <w:r w:rsidR="007825ED">
        <w:t>)</w:t>
      </w:r>
      <w:r w:rsidRPr="0073500C">
        <w:t xml:space="preserve">, </w:t>
      </w:r>
      <w:proofErr w:type="spellStart"/>
      <w:r w:rsidRPr="0073500C">
        <w:t>E_AlmState.CLR,CIf.Job.eMe_ActivAlmClass</w:t>
      </w:r>
      <w:proofErr w:type="spellEnd"/>
      <w:r w:rsidRPr="0073500C">
        <w:t>);</w:t>
      </w:r>
    </w:p>
    <w:p w:rsidR="006B3DAF" w:rsidRPr="0073500C" w:rsidRDefault="006B3DAF" w:rsidP="006B3DAF">
      <w:r w:rsidRPr="0073500C">
        <w:t xml:space="preserve">             </w:t>
      </w:r>
      <w:r w:rsidRPr="0073500C">
        <w:tab/>
      </w:r>
      <w:proofErr w:type="spellStart"/>
      <w:proofErr w:type="gramStart"/>
      <w:r w:rsidR="007825ED">
        <w:t>SIf.Alm</w:t>
      </w:r>
      <w:proofErr w:type="spellEnd"/>
      <w:r w:rsidR="007825ED">
        <w:t>[</w:t>
      </w:r>
      <w:proofErr w:type="gramEnd"/>
      <w:r w:rsidR="007825ED">
        <w:t>4</w:t>
      </w:r>
      <w:r w:rsidR="007825ED" w:rsidRPr="007825ED">
        <w:t xml:space="preserve">]. </w:t>
      </w:r>
      <w:proofErr w:type="spellStart"/>
      <w:proofErr w:type="gramStart"/>
      <w:r w:rsidR="007825ED">
        <w:t>bol</w:t>
      </w:r>
      <w:proofErr w:type="spellEnd"/>
      <w:proofErr w:type="gramEnd"/>
      <w:r w:rsidRPr="0073500C">
        <w:t>:= FALSE;</w:t>
      </w:r>
    </w:p>
    <w:p w:rsidR="006B3DAF" w:rsidRPr="0073500C" w:rsidRDefault="006B3DAF" w:rsidP="006B3DAF">
      <w:r w:rsidRPr="0073500C">
        <w:t xml:space="preserve">      END_IF:</w:t>
      </w:r>
    </w:p>
    <w:p w:rsidR="006B3DAF" w:rsidRPr="0073500C" w:rsidRDefault="006B3DAF" w:rsidP="006B3DAF">
      <w:r w:rsidRPr="0073500C">
        <w:t>END_IF</w:t>
      </w:r>
    </w:p>
    <w:p w:rsidR="006B3DAF" w:rsidRPr="0073500C" w:rsidRDefault="006B3DAF" w:rsidP="006B3DAF"/>
    <w:p w:rsidR="006B3DAF" w:rsidRPr="0073500C" w:rsidRDefault="006B3DAF" w:rsidP="006B3DAF">
      <w:r w:rsidRPr="0073500C">
        <w:t>Alarm set in entry of error state:</w:t>
      </w:r>
    </w:p>
    <w:p w:rsidR="006B3DAF" w:rsidRPr="0073500C" w:rsidRDefault="006B3DAF" w:rsidP="006B3DAF">
      <w:r w:rsidRPr="0073500C">
        <w:t xml:space="preserve">// </w:t>
      </w:r>
      <w:r w:rsidR="003D57C2" w:rsidRPr="0073500C">
        <w:t>resettable</w:t>
      </w:r>
      <w:r w:rsidRPr="0073500C">
        <w:t xml:space="preserve"> error 5 with additional info 123: conveyor failure frequency inverter error number -&gt; info:</w:t>
      </w:r>
    </w:p>
    <w:p w:rsidR="006B3DAF" w:rsidRPr="0073500C" w:rsidRDefault="006B3DAF" w:rsidP="006B3DAF">
      <w:proofErr w:type="spellStart"/>
      <w:r w:rsidRPr="0073500C">
        <w:t>g_fbAlm_</w:t>
      </w:r>
      <w:proofErr w:type="gramStart"/>
      <w:r w:rsidRPr="0073500C">
        <w:t>Man.setAlarm</w:t>
      </w:r>
      <w:proofErr w:type="spellEnd"/>
      <w:r w:rsidRPr="0073500C">
        <w:t>(</w:t>
      </w:r>
      <w:proofErr w:type="gramEnd"/>
      <w:r w:rsidRPr="0073500C">
        <w:t xml:space="preserve">CIf.Info.eCtrlId,5,123, </w:t>
      </w:r>
      <w:r w:rsidR="007825ED">
        <w:t>ADR(</w:t>
      </w:r>
      <w:proofErr w:type="spellStart"/>
      <w:r w:rsidR="007825ED">
        <w:t>SIf.Alm</w:t>
      </w:r>
      <w:proofErr w:type="spellEnd"/>
      <w:r w:rsidR="007825ED">
        <w:t>)</w:t>
      </w:r>
      <w:r w:rsidRPr="0073500C">
        <w:t xml:space="preserve">, </w:t>
      </w:r>
      <w:proofErr w:type="spellStart"/>
      <w:r w:rsidRPr="0073500C">
        <w:t>E_AlmState.RST,CIf.Job.eMe_ActivAlmClass</w:t>
      </w:r>
      <w:proofErr w:type="spellEnd"/>
      <w:r w:rsidRPr="0073500C">
        <w:t>);</w:t>
      </w:r>
    </w:p>
    <w:p w:rsidR="006B3DAF" w:rsidRPr="0073500C" w:rsidRDefault="006B3DAF" w:rsidP="006B3DAF"/>
    <w:p w:rsidR="006B3DAF" w:rsidRPr="0073500C" w:rsidRDefault="006B3DAF" w:rsidP="006B3DAF">
      <w:r w:rsidRPr="0073500C">
        <w:t>Alarm sequence:</w:t>
      </w:r>
    </w:p>
    <w:p w:rsidR="006B3DAF" w:rsidRDefault="006B3DAF" w:rsidP="006B3DAF">
      <w:r w:rsidRPr="0073500C">
        <w:t xml:space="preserve">Any controller set an alarm over the method </w:t>
      </w:r>
      <w:proofErr w:type="spellStart"/>
      <w:r w:rsidRPr="0073500C">
        <w:t>g_fbAlm_Man.setAlarm</w:t>
      </w:r>
      <w:proofErr w:type="spellEnd"/>
      <w:r w:rsidRPr="0073500C">
        <w:t xml:space="preserve">. The in the parameter of the called method given alarm event is entry in the </w:t>
      </w:r>
      <w:proofErr w:type="spellStart"/>
      <w:r w:rsidRPr="0073500C">
        <w:t>Job.eMe_ActivAlmClass</w:t>
      </w:r>
      <w:proofErr w:type="spellEnd"/>
      <w:r w:rsidRPr="0073500C">
        <w:t xml:space="preserve"> if the priority is higher as the already set alarm class. This entry is read by the parent controller and there is the reaction of this alarm class implemented. So the active highest alarm class is spreading over the whole machine. The concerning controller level could decide if this alarm class goes further up or not and the reaction for the other child controllers. So this solution is flexible and application specific at the same time. </w:t>
      </w:r>
    </w:p>
    <w:p w:rsidR="00CC0509" w:rsidRDefault="00CC0509" w:rsidP="006B3DAF">
      <w:pPr>
        <w:rPr>
          <w:ins w:id="583" w:author="Michael Rütsche" w:date="2013-10-07T13:52:00Z"/>
        </w:rPr>
      </w:pPr>
    </w:p>
    <w:p w:rsidR="000B0BEE" w:rsidRDefault="000B0BEE" w:rsidP="006B3DAF">
      <w:pPr>
        <w:rPr>
          <w:ins w:id="584" w:author="Michael Rütsche" w:date="2013-10-07T13:58:00Z"/>
        </w:rPr>
      </w:pPr>
      <w:ins w:id="585" w:author="Michael Rütsche" w:date="2013-10-07T13:52:00Z">
        <w:r>
          <w:t>Alarm reaction</w:t>
        </w:r>
      </w:ins>
    </w:p>
    <w:p w:rsidR="00DA1561" w:rsidRDefault="000B0BEE" w:rsidP="006B3DAF">
      <w:pPr>
        <w:rPr>
          <w:ins w:id="586" w:author="Michael Rütsche" w:date="2013-11-06T11:14:00Z"/>
        </w:rPr>
      </w:pPr>
      <w:ins w:id="587" w:author="Michael Rütsche" w:date="2013-10-07T13:58:00Z">
        <w:r>
          <w:t xml:space="preserve">In some controllers </w:t>
        </w:r>
      </w:ins>
      <w:ins w:id="588" w:author="Michael Rütsche" w:date="2013-11-06T11:03:00Z">
        <w:r w:rsidR="000856F8">
          <w:t>are</w:t>
        </w:r>
      </w:ins>
      <w:ins w:id="589" w:author="Michael Rütsche" w:date="2013-10-07T13:58:00Z">
        <w:r>
          <w:t xml:space="preserve"> no </w:t>
        </w:r>
      </w:ins>
      <w:ins w:id="590" w:author="Michael Rütsche" w:date="2013-10-07T13:59:00Z">
        <w:r>
          <w:t xml:space="preserve">EOFF-State </w:t>
        </w:r>
      </w:ins>
      <w:ins w:id="591" w:author="Michael Rütsche" w:date="2013-11-06T11:03:00Z">
        <w:r w:rsidR="000856F8">
          <w:t>needed</w:t>
        </w:r>
      </w:ins>
      <w:ins w:id="592" w:author="Michael Rütsche" w:date="2013-10-07T13:59:00Z">
        <w:r>
          <w:t xml:space="preserve">. In this case, </w:t>
        </w:r>
      </w:ins>
      <w:ins w:id="593" w:author="Michael Rütsche" w:date="2013-11-06T11:14:00Z">
        <w:r w:rsidR="00DA1561">
          <w:t xml:space="preserve">the controller has to go to the state </w:t>
        </w:r>
        <w:proofErr w:type="spellStart"/>
        <w:r w:rsidR="00DA1561">
          <w:t>cSTA_OFFBusy</w:t>
        </w:r>
        <w:proofErr w:type="spellEnd"/>
        <w:r w:rsidR="00DA1561">
          <w:t xml:space="preserve"> instead of </w:t>
        </w:r>
        <w:proofErr w:type="spellStart"/>
        <w:r w:rsidR="00DA1561">
          <w:t>cSTA_EOFFBusy</w:t>
        </w:r>
        <w:proofErr w:type="spellEnd"/>
        <w:r w:rsidR="00DA1561">
          <w:t xml:space="preserve">. </w:t>
        </w:r>
      </w:ins>
      <w:ins w:id="594" w:author="Michael Rütsche" w:date="2013-11-06T11:52:00Z">
        <w:r w:rsidR="00476F63">
          <w:t>This behaviour should be solved in the m</w:t>
        </w:r>
      </w:ins>
      <w:ins w:id="595" w:author="Michael Rütsche" w:date="2013-11-06T11:17:00Z">
        <w:r w:rsidR="00DA1561">
          <w:t xml:space="preserve">ethod </w:t>
        </w:r>
        <w:proofErr w:type="gramStart"/>
        <w:r w:rsidR="00DA1561">
          <w:t>Always</w:t>
        </w:r>
      </w:ins>
      <w:proofErr w:type="gramEnd"/>
      <w:ins w:id="596" w:author="Michael Rütsche" w:date="2013-11-06T11:52:00Z">
        <w:r w:rsidR="00476F63">
          <w:t>.</w:t>
        </w:r>
      </w:ins>
    </w:p>
    <w:p w:rsidR="000B0BEE" w:rsidDel="00476F63" w:rsidRDefault="000B0BEE" w:rsidP="006B3DAF">
      <w:pPr>
        <w:rPr>
          <w:del w:id="597" w:author="Michael Rütsche" w:date="2013-11-06T11:53:00Z"/>
        </w:rPr>
      </w:pPr>
    </w:p>
    <w:p w:rsidR="00CC0509" w:rsidRDefault="00CC0509">
      <w:pPr>
        <w:rPr>
          <w:rFonts w:eastAsiaTheme="majorEastAsia" w:cstheme="majorBidi"/>
          <w:b/>
          <w:bCs/>
          <w:sz w:val="24"/>
          <w:szCs w:val="18"/>
        </w:rPr>
      </w:pPr>
      <w:r>
        <w:br w:type="page"/>
      </w:r>
    </w:p>
    <w:p w:rsidR="00C07EA0" w:rsidRPr="0073500C" w:rsidRDefault="00C07EA0" w:rsidP="00C07EA0">
      <w:pPr>
        <w:pStyle w:val="berschrift2"/>
      </w:pPr>
      <w:bookmarkStart w:id="598" w:name="_Toc374359334"/>
      <w:r w:rsidRPr="0073500C">
        <w:lastRenderedPageBreak/>
        <w:t>Software info</w:t>
      </w:r>
      <w:bookmarkEnd w:id="598"/>
    </w:p>
    <w:p w:rsidR="00C07EA0" w:rsidRPr="0073500C" w:rsidRDefault="00C07EA0" w:rsidP="00C07EA0">
      <w:r w:rsidRPr="0073500C">
        <w:t>For every defined controller:</w:t>
      </w:r>
    </w:p>
    <w:p w:rsidR="00C07EA0" w:rsidRPr="0073500C" w:rsidRDefault="00C07EA0" w:rsidP="00C07EA0">
      <w:pPr>
        <w:pStyle w:val="Listenabsatz"/>
        <w:numPr>
          <w:ilvl w:val="0"/>
          <w:numId w:val="21"/>
        </w:numPr>
      </w:pPr>
      <w:r w:rsidRPr="0073500C">
        <w:t xml:space="preserve">Show the common interface </w:t>
      </w:r>
    </w:p>
    <w:p w:rsidR="003740BF" w:rsidRPr="0073500C" w:rsidRDefault="00C07EA0" w:rsidP="00C07EA0">
      <w:pPr>
        <w:pStyle w:val="Listenabsatz"/>
        <w:numPr>
          <w:ilvl w:val="0"/>
          <w:numId w:val="20"/>
        </w:numPr>
      </w:pPr>
      <w:r w:rsidRPr="0073500C">
        <w:t>Possibility to set commands or change modes for administrator</w:t>
      </w:r>
    </w:p>
    <w:p w:rsidR="00C07EA0" w:rsidRPr="0073500C" w:rsidRDefault="00C07EA0" w:rsidP="00C07EA0">
      <w:pPr>
        <w:pStyle w:val="Listenabsatz"/>
        <w:numPr>
          <w:ilvl w:val="0"/>
          <w:numId w:val="20"/>
        </w:numPr>
      </w:pPr>
      <w:r w:rsidRPr="0073500C">
        <w:t>…</w:t>
      </w:r>
    </w:p>
    <w:p w:rsidR="00AF0014" w:rsidRPr="0073500C" w:rsidRDefault="00AF0014" w:rsidP="00C07EA0">
      <w:pPr>
        <w:pStyle w:val="Listenabsatz"/>
        <w:numPr>
          <w:ilvl w:val="0"/>
          <w:numId w:val="20"/>
        </w:numPr>
      </w:pPr>
    </w:p>
    <w:p w:rsidR="00AF0014" w:rsidRPr="0073500C" w:rsidRDefault="00AF0014" w:rsidP="00AF0014">
      <w:r w:rsidRPr="0073500C">
        <w:t>UI examples of software info:</w:t>
      </w:r>
    </w:p>
    <w:p w:rsidR="00C07EA0" w:rsidRPr="0073500C" w:rsidRDefault="00AF0014" w:rsidP="00AF0014">
      <w:r w:rsidRPr="0073500C">
        <w:rPr>
          <w:noProof/>
          <w:lang w:val="de-CH" w:eastAsia="de-CH"/>
        </w:rPr>
        <w:drawing>
          <wp:inline distT="0" distB="0" distL="0" distR="0" wp14:anchorId="1C518BBB" wp14:editId="7F6A5866">
            <wp:extent cx="4978861" cy="27736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78861" cy="2773680"/>
                    </a:xfrm>
                    <a:prstGeom prst="rect">
                      <a:avLst/>
                    </a:prstGeom>
                  </pic:spPr>
                </pic:pic>
              </a:graphicData>
            </a:graphic>
          </wp:inline>
        </w:drawing>
      </w:r>
      <w:r w:rsidRPr="0073500C">
        <w:rPr>
          <w:noProof/>
          <w:lang w:val="de-CH" w:eastAsia="de-CH"/>
        </w:rPr>
        <w:drawing>
          <wp:inline distT="0" distB="0" distL="0" distR="0" wp14:anchorId="2DCE4E98" wp14:editId="5EA9FBB4">
            <wp:extent cx="4973646" cy="3977640"/>
            <wp:effectExtent l="0" t="0" r="0" b="3810"/>
            <wp:docPr id="13" name="Grafik 13" descr="D:\60_Projekte\10116 Vista Print_loc\PLC_Images\ps2012-05-14_7211_SW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60_Projekte\10116 Vista Print_loc\PLC_Images\ps2012-05-14_7211_SW Tre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646" cy="3977640"/>
                    </a:xfrm>
                    <a:prstGeom prst="rect">
                      <a:avLst/>
                    </a:prstGeom>
                    <a:noFill/>
                    <a:ln>
                      <a:noFill/>
                    </a:ln>
                  </pic:spPr>
                </pic:pic>
              </a:graphicData>
            </a:graphic>
          </wp:inline>
        </w:drawing>
      </w:r>
    </w:p>
    <w:p w:rsidR="00AF0014" w:rsidRPr="0073500C" w:rsidRDefault="00AF0014" w:rsidP="00AF0014"/>
    <w:p w:rsidR="003740BF" w:rsidRPr="0073500C" w:rsidRDefault="003740BF" w:rsidP="003740BF">
      <w:pPr>
        <w:pStyle w:val="berschrift2"/>
      </w:pPr>
      <w:bookmarkStart w:id="599" w:name="_Toc374359335"/>
      <w:r w:rsidRPr="0073500C">
        <w:t>Logger</w:t>
      </w:r>
      <w:r w:rsidR="00727B23" w:rsidRPr="0073500C">
        <w:t xml:space="preserve"> on PLC</w:t>
      </w:r>
      <w:bookmarkEnd w:id="599"/>
    </w:p>
    <w:p w:rsidR="003740BF" w:rsidRPr="0073500C" w:rsidRDefault="00580B4C" w:rsidP="003740BF">
      <w:r w:rsidRPr="0073500C">
        <w:t>For debugging and support it’s useful to have a state and command logger. Because of the time table</w:t>
      </w:r>
      <w:r w:rsidR="00AF0014" w:rsidRPr="0073500C">
        <w:t>,</w:t>
      </w:r>
      <w:r w:rsidRPr="0073500C">
        <w:t xml:space="preserve"> at the moment</w:t>
      </w:r>
      <w:r w:rsidR="00AF0014" w:rsidRPr="0073500C">
        <w:t>,</w:t>
      </w:r>
      <w:r w:rsidRPr="0073500C">
        <w:t xml:space="preserve"> </w:t>
      </w:r>
      <w:r w:rsidR="00AF0014" w:rsidRPr="0073500C">
        <w:t>such a</w:t>
      </w:r>
      <w:r w:rsidRPr="0073500C">
        <w:t xml:space="preserve"> logger will not be realized!</w:t>
      </w:r>
    </w:p>
    <w:p w:rsidR="003740BF" w:rsidRPr="0073500C" w:rsidRDefault="003740BF" w:rsidP="00015034"/>
    <w:p w:rsidR="00C07EA0" w:rsidRDefault="006F3551" w:rsidP="006559E6">
      <w:pPr>
        <w:pStyle w:val="berschrift1"/>
        <w:rPr>
          <w:ins w:id="600" w:author="Michael Rütsche" w:date="2013-11-06T13:20:00Z"/>
        </w:rPr>
      </w:pPr>
      <w:bookmarkStart w:id="601" w:name="_Toc374359336"/>
      <w:r>
        <w:lastRenderedPageBreak/>
        <w:t xml:space="preserve">BASE_PLC </w:t>
      </w:r>
      <w:r w:rsidR="00DD5DC8">
        <w:t>Release Management</w:t>
      </w:r>
      <w:bookmarkEnd w:id="601"/>
    </w:p>
    <w:p w:rsidR="00D71D82" w:rsidRDefault="009B4D87">
      <w:pPr>
        <w:pStyle w:val="berschrift2"/>
        <w:rPr>
          <w:ins w:id="602" w:author="Michael Rütsche" w:date="2013-11-06T13:30:00Z"/>
        </w:rPr>
        <w:pPrChange w:id="603" w:author="Michael Rütsche" w:date="2013-11-06T13:20:00Z">
          <w:pPr>
            <w:pStyle w:val="berschrift1"/>
          </w:pPr>
        </w:pPrChange>
      </w:pPr>
      <w:bookmarkStart w:id="604" w:name="_Toc374359337"/>
      <w:ins w:id="605" w:author="Michael Rütsche" w:date="2013-11-06T16:49:00Z">
        <w:r>
          <w:t xml:space="preserve">Version </w:t>
        </w:r>
      </w:ins>
      <w:ins w:id="606" w:author="Michael Rütsche" w:date="2013-11-06T13:20:00Z">
        <w:r w:rsidR="00D71D82">
          <w:t>History</w:t>
        </w:r>
      </w:ins>
      <w:bookmarkEnd w:id="604"/>
    </w:p>
    <w:p w:rsidR="00D71D82" w:rsidRDefault="00C833F6">
      <w:pPr>
        <w:rPr>
          <w:ins w:id="607" w:author="Michael Rütsche" w:date="2013-11-06T13:32:00Z"/>
        </w:rPr>
        <w:pPrChange w:id="608" w:author="Michael Rütsche" w:date="2013-11-06T13:30:00Z">
          <w:pPr>
            <w:pStyle w:val="berschrift1"/>
          </w:pPr>
        </w:pPrChange>
      </w:pPr>
      <w:ins w:id="609" w:author="Michael Rütsche" w:date="2013-11-06T13:31:00Z">
        <w:r>
          <w:t xml:space="preserve">The version number and the </w:t>
        </w:r>
      </w:ins>
      <w:ins w:id="610" w:author="Michael Rütsche" w:date="2013-11-06T13:33:00Z">
        <w:r>
          <w:t>associated</w:t>
        </w:r>
      </w:ins>
      <w:ins w:id="611" w:author="Michael Rütsche" w:date="2013-11-06T13:31:00Z">
        <w:r>
          <w:t xml:space="preserve"> comment </w:t>
        </w:r>
      </w:ins>
      <w:ins w:id="612" w:author="Michael Rütsche" w:date="2013-11-06T13:33:00Z">
        <w:r>
          <w:t>have</w:t>
        </w:r>
      </w:ins>
      <w:ins w:id="613" w:author="Michael Rütsche" w:date="2013-11-06T13:31:00Z">
        <w:r>
          <w:t xml:space="preserve"> to be defined in</w:t>
        </w:r>
      </w:ins>
      <w:ins w:id="614" w:author="Michael Rütsche" w:date="2013-11-06T13:30:00Z">
        <w:r>
          <w:t xml:space="preserve"> the properti</w:t>
        </w:r>
      </w:ins>
      <w:ins w:id="615" w:author="Michael Rütsche" w:date="2013-11-06T13:31:00Z">
        <w:r>
          <w:t xml:space="preserve">es page of </w:t>
        </w:r>
        <w:proofErr w:type="spellStart"/>
        <w:r>
          <w:t>BaseVista</w:t>
        </w:r>
        <w:proofErr w:type="spellEnd"/>
        <w:r>
          <w:t xml:space="preserve"> Project</w:t>
        </w:r>
      </w:ins>
      <w:ins w:id="616" w:author="Michael Rütsche" w:date="2013-11-06T13:32:00Z">
        <w:r>
          <w:t>. An example is shown in the following picture:</w:t>
        </w:r>
      </w:ins>
    </w:p>
    <w:p w:rsidR="00C833F6" w:rsidRDefault="00C833F6">
      <w:pPr>
        <w:rPr>
          <w:ins w:id="617" w:author="Michael Rütsche" w:date="2013-11-06T13:30:00Z"/>
        </w:rPr>
        <w:pPrChange w:id="618" w:author="Michael Rütsche" w:date="2013-11-06T13:30:00Z">
          <w:pPr>
            <w:pStyle w:val="berschrift1"/>
          </w:pPr>
        </w:pPrChange>
      </w:pPr>
    </w:p>
    <w:p w:rsidR="00D71D82" w:rsidRDefault="00D71D82">
      <w:pPr>
        <w:rPr>
          <w:ins w:id="619" w:author="Michael Rütsche" w:date="2013-11-06T13:32:00Z"/>
        </w:rPr>
        <w:pPrChange w:id="620" w:author="Michael Rütsche" w:date="2013-11-06T13:30:00Z">
          <w:pPr>
            <w:pStyle w:val="berschrift1"/>
          </w:pPr>
        </w:pPrChange>
      </w:pPr>
      <w:ins w:id="621" w:author="Michael Rütsche" w:date="2013-11-06T13:30:00Z">
        <w:r w:rsidRPr="00C60A6E">
          <w:rPr>
            <w:noProof/>
            <w:lang w:val="de-CH" w:eastAsia="de-CH"/>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739640" cy="2811780"/>
              <wp:effectExtent l="0" t="0" r="3810" b="762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39640" cy="2811780"/>
                      </a:xfrm>
                      <a:prstGeom prst="rect">
                        <a:avLst/>
                      </a:prstGeom>
                    </pic:spPr>
                  </pic:pic>
                </a:graphicData>
              </a:graphic>
            </wp:anchor>
          </w:drawing>
        </w:r>
      </w:ins>
      <w:ins w:id="622" w:author="Michael Rütsche" w:date="2013-11-06T13:33:00Z">
        <w:r w:rsidR="00C833F6">
          <w:br w:type="textWrapping" w:clear="all"/>
        </w:r>
      </w:ins>
    </w:p>
    <w:p w:rsidR="00C833F6" w:rsidRPr="009B4D87" w:rsidRDefault="0083389D">
      <w:pPr>
        <w:rPr>
          <w:ins w:id="623" w:author="Michael Rütsche" w:date="2013-11-06T13:20:00Z"/>
        </w:rPr>
        <w:pPrChange w:id="624" w:author="Michael Rütsche" w:date="2013-11-06T13:30:00Z">
          <w:pPr>
            <w:pStyle w:val="berschrift1"/>
          </w:pPr>
        </w:pPrChange>
      </w:pPr>
      <w:ins w:id="625" w:author="Michael Rütsche" w:date="2013-11-06T14:01:00Z">
        <w:r>
          <w:t xml:space="preserve">At the commit </w:t>
        </w:r>
      </w:ins>
      <w:ins w:id="626" w:author="Michael Rütsche" w:date="2013-11-06T14:00:00Z">
        <w:r w:rsidR="00066E96" w:rsidRPr="00066E96">
          <w:t xml:space="preserve">into SVN a version description with a version number in the </w:t>
        </w:r>
      </w:ins>
      <w:ins w:id="627" w:author="Michael Rütsche" w:date="2013-11-06T14:01:00Z">
        <w:r w:rsidR="00066E96">
          <w:t>message</w:t>
        </w:r>
      </w:ins>
      <w:ins w:id="628" w:author="Michael Rütsche" w:date="2013-11-06T14:00:00Z">
        <w:r w:rsidR="00066E96" w:rsidRPr="00066E96">
          <w:t xml:space="preserve"> box</w:t>
        </w:r>
        <w:r w:rsidR="00066E96">
          <w:t xml:space="preserve"> </w:t>
        </w:r>
        <w:r w:rsidR="00066E96" w:rsidRPr="00066E96">
          <w:t>must be written</w:t>
        </w:r>
        <w:r w:rsidR="00066E96">
          <w:t>.</w:t>
        </w:r>
      </w:ins>
      <w:ins w:id="629" w:author="Michael Rütsche" w:date="2013-11-06T15:48:00Z">
        <w:r w:rsidR="00521D91">
          <w:t xml:space="preserve"> This is necessary for a later finding of a certain version.</w:t>
        </w:r>
      </w:ins>
    </w:p>
    <w:p w:rsidR="00D71D82" w:rsidRDefault="00D71D82">
      <w:pPr>
        <w:pStyle w:val="berschrift2"/>
        <w:rPr>
          <w:ins w:id="630" w:author="Michael Rütsche" w:date="2013-11-06T14:17:00Z"/>
        </w:rPr>
        <w:pPrChange w:id="631" w:author="Michael Rütsche" w:date="2013-11-06T13:21:00Z">
          <w:pPr>
            <w:pStyle w:val="berschrift1"/>
          </w:pPr>
        </w:pPrChange>
      </w:pPr>
      <w:bookmarkStart w:id="632" w:name="_Toc374359338"/>
      <w:ins w:id="633" w:author="Michael Rütsche" w:date="2013-11-06T13:20:00Z">
        <w:r>
          <w:t xml:space="preserve">Test </w:t>
        </w:r>
        <w:r w:rsidRPr="009B4D87">
          <w:t>before</w:t>
        </w:r>
        <w:r>
          <w:t xml:space="preserve"> release</w:t>
        </w:r>
      </w:ins>
      <w:bookmarkEnd w:id="632"/>
    </w:p>
    <w:p w:rsidR="009F4A81" w:rsidRPr="009B4D87" w:rsidRDefault="009F4A81">
      <w:pPr>
        <w:rPr>
          <w:ins w:id="634" w:author="Michael Rütsche" w:date="2013-11-06T13:23:00Z"/>
        </w:rPr>
        <w:pPrChange w:id="635" w:author="Michael Rütsche" w:date="2013-11-06T14:17:00Z">
          <w:pPr>
            <w:pStyle w:val="berschrift1"/>
          </w:pPr>
        </w:pPrChange>
      </w:pPr>
      <w:ins w:id="636" w:author="Michael Rütsche" w:date="2013-11-06T14:20:00Z">
        <w:r>
          <w:t xml:space="preserve">A new version of the library has to be tested in the </w:t>
        </w:r>
        <w:proofErr w:type="spellStart"/>
        <w:r>
          <w:t>BaseVistaSample</w:t>
        </w:r>
        <w:proofErr w:type="spellEnd"/>
        <w:r>
          <w:t xml:space="preserve"> Project. </w:t>
        </w:r>
      </w:ins>
      <w:ins w:id="637" w:author="Michael Rütsche" w:date="2013-11-06T14:21:00Z">
        <w:r>
          <w:t xml:space="preserve">This is </w:t>
        </w:r>
      </w:ins>
      <w:ins w:id="638" w:author="Michael Rütsche" w:date="2013-11-06T14:26:00Z">
        <w:r w:rsidR="00183536">
          <w:t>necessary</w:t>
        </w:r>
      </w:ins>
      <w:ins w:id="639" w:author="Michael Rütsche" w:date="2013-11-06T14:21:00Z">
        <w:r>
          <w:t xml:space="preserve"> because </w:t>
        </w:r>
      </w:ins>
      <w:ins w:id="640" w:author="Michael Rütsche" w:date="2013-11-06T14:26:00Z">
        <w:r w:rsidR="00183536">
          <w:t>generate</w:t>
        </w:r>
      </w:ins>
      <w:ins w:id="641" w:author="Michael Rütsche" w:date="2013-11-06T14:21:00Z">
        <w:r>
          <w:t xml:space="preserve"> a library doesn’t check for every compiler </w:t>
        </w:r>
      </w:ins>
      <w:ins w:id="642" w:author="Michael Rütsche" w:date="2013-11-06T15:49:00Z">
        <w:r w:rsidR="00521D91">
          <w:t>error</w:t>
        </w:r>
      </w:ins>
      <w:r w:rsidR="00EE08E6">
        <w:t>s</w:t>
      </w:r>
      <w:ins w:id="643" w:author="Michael Rütsche" w:date="2013-11-06T15:49:00Z">
        <w:r w:rsidR="00521D91">
          <w:t xml:space="preserve"> or </w:t>
        </w:r>
      </w:ins>
      <w:ins w:id="644" w:author="Michael Rütsche" w:date="2013-11-06T14:21:00Z">
        <w:r>
          <w:t>warning</w:t>
        </w:r>
      </w:ins>
      <w:r w:rsidR="00EE08E6">
        <w:t>s</w:t>
      </w:r>
      <w:ins w:id="645" w:author="Michael Rütsche" w:date="2013-11-06T14:21:00Z">
        <w:r>
          <w:t xml:space="preserve">. </w:t>
        </w:r>
      </w:ins>
      <w:ins w:id="646" w:author="Michael Rütsche" w:date="2013-11-06T14:23:00Z">
        <w:r w:rsidRPr="009F4A81">
          <w:t xml:space="preserve">Only </w:t>
        </w:r>
      </w:ins>
      <w:ins w:id="647" w:author="Michael Rütsche" w:date="2013-11-06T15:07:00Z">
        <w:r w:rsidR="00F056DD">
          <w:t xml:space="preserve">with </w:t>
        </w:r>
      </w:ins>
      <w:ins w:id="648" w:author="Michael Rütsche" w:date="2013-11-06T14:23:00Z">
        <w:r w:rsidRPr="009F4A81">
          <w:t>the test in the sample project can guaranteed</w:t>
        </w:r>
        <w:r w:rsidR="00183536">
          <w:t xml:space="preserve"> an</w:t>
        </w:r>
        <w:r w:rsidRPr="009F4A81">
          <w:t xml:space="preserve"> error-free </w:t>
        </w:r>
        <w:r w:rsidR="00183536">
          <w:t xml:space="preserve">compilation. The </w:t>
        </w:r>
        <w:proofErr w:type="spellStart"/>
        <w:r w:rsidR="00183536">
          <w:t>BaseVis</w:t>
        </w:r>
      </w:ins>
      <w:ins w:id="649" w:author="Michael Rütsche" w:date="2013-11-06T14:25:00Z">
        <w:r w:rsidR="00183536">
          <w:t>taSample</w:t>
        </w:r>
        <w:proofErr w:type="spellEnd"/>
        <w:r w:rsidR="00183536">
          <w:t xml:space="preserve"> Project act</w:t>
        </w:r>
      </w:ins>
      <w:ins w:id="650" w:author="Michael Rütsche" w:date="2013-11-06T15:49:00Z">
        <w:r w:rsidR="00521D91">
          <w:t>s</w:t>
        </w:r>
      </w:ins>
      <w:ins w:id="651" w:author="Michael Rütsche" w:date="2013-11-06T14:25:00Z">
        <w:r w:rsidR="00183536">
          <w:t xml:space="preserve"> also as test </w:t>
        </w:r>
      </w:ins>
      <w:ins w:id="652" w:author="Michael Rütsche" w:date="2013-11-06T14:27:00Z">
        <w:r w:rsidR="00183536">
          <w:t>environment</w:t>
        </w:r>
      </w:ins>
      <w:ins w:id="653" w:author="Michael Rütsche" w:date="2013-11-06T14:25:00Z">
        <w:r w:rsidR="00183536">
          <w:t xml:space="preserve"> for new functions of the library.</w:t>
        </w:r>
      </w:ins>
    </w:p>
    <w:p w:rsidR="00D71D82" w:rsidRDefault="009B3472">
      <w:pPr>
        <w:pStyle w:val="berschrift2"/>
        <w:rPr>
          <w:ins w:id="654" w:author="Michael Rütsche" w:date="2013-11-06T14:30:00Z"/>
        </w:rPr>
        <w:pPrChange w:id="655" w:author="Michael Rütsche" w:date="2013-11-06T13:23:00Z">
          <w:pPr>
            <w:pStyle w:val="berschrift1"/>
          </w:pPr>
        </w:pPrChange>
      </w:pPr>
      <w:bookmarkStart w:id="656" w:name="_Toc374359339"/>
      <w:ins w:id="657" w:author="Michael Rütsche" w:date="2013-11-06T13:23:00Z">
        <w:r>
          <w:t>Dependenc</w:t>
        </w:r>
      </w:ins>
      <w:ins w:id="658" w:author="Michael Rütsche" w:date="2013-11-06T14:31:00Z">
        <w:r>
          <w:t>ies</w:t>
        </w:r>
      </w:ins>
      <w:bookmarkEnd w:id="656"/>
    </w:p>
    <w:p w:rsidR="009B3472" w:rsidRDefault="009B3472">
      <w:pPr>
        <w:rPr>
          <w:ins w:id="659" w:author="Michael Rütsche" w:date="2013-11-06T14:35:00Z"/>
        </w:rPr>
        <w:pPrChange w:id="660" w:author="Michael Rütsche" w:date="2013-11-06T14:30:00Z">
          <w:pPr>
            <w:pStyle w:val="berschrift1"/>
          </w:pPr>
        </w:pPrChange>
      </w:pPr>
    </w:p>
    <w:p w:rsidR="005059C3" w:rsidRDefault="005059C3">
      <w:pPr>
        <w:ind w:firstLine="709"/>
        <w:rPr>
          <w:ins w:id="661" w:author="Michael Rütsche" w:date="2013-11-06T14:35:00Z"/>
        </w:rPr>
        <w:pPrChange w:id="662" w:author="Michael Rütsche" w:date="2013-11-06T14:38:00Z">
          <w:pPr>
            <w:pStyle w:val="berschrift1"/>
          </w:pPr>
        </w:pPrChange>
      </w:pPr>
      <w:ins w:id="663" w:author="Michael Rütsche" w:date="2013-11-06T14:39:00Z">
        <w:r w:rsidRPr="00C60A6E">
          <w:rPr>
            <w:noProof/>
            <w:lang w:val="de-CH" w:eastAsia="de-CH"/>
          </w:rPr>
          <mc:AlternateContent>
            <mc:Choice Requires="wps">
              <w:drawing>
                <wp:anchor distT="0" distB="0" distL="114300" distR="114300" simplePos="0" relativeHeight="251662336" behindDoc="0" locked="0" layoutInCell="1" allowOverlap="1" wp14:anchorId="5F5348F9" wp14:editId="192350A6">
                  <wp:simplePos x="0" y="0"/>
                  <wp:positionH relativeFrom="column">
                    <wp:posOffset>1946910</wp:posOffset>
                  </wp:positionH>
                  <wp:positionV relativeFrom="paragraph">
                    <wp:posOffset>27305</wp:posOffset>
                  </wp:positionV>
                  <wp:extent cx="1080000" cy="396000"/>
                  <wp:effectExtent l="0" t="0" r="25400" b="234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2E1629" w:rsidRPr="005059C3" w:rsidRDefault="002E1629">
                              <w:pPr>
                                <w:rPr>
                                  <w:lang w:val="de-CH"/>
                                  <w:rPrChange w:id="664" w:author="Michael Rütsche" w:date="2013-11-06T14:39:00Z">
                                    <w:rPr/>
                                  </w:rPrChange>
                                </w:rPr>
                              </w:pPr>
                              <w:ins w:id="665" w:author="Michael Rütsche" w:date="2013-11-06T14:39:00Z">
                                <w:r>
                                  <w:t>BASE_PLC</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53.3pt;margin-top:2.15pt;width:85.05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">
                  <v:textbox>
                    <w:txbxContent>
                      <w:p w:rsidR="002E1629" w:rsidRPr="005059C3" w:rsidRDefault="002E1629">
                        <w:pPr>
                          <w:rPr>
                            <w:lang w:val="de-CH"/>
                            <w:rPrChange w:id="666" w:author="Michael Rütsche" w:date="2013-11-06T14:39:00Z">
                              <w:rPr/>
                            </w:rPrChange>
                          </w:rPr>
                        </w:pPr>
                        <w:ins w:id="667" w:author="Michael Rütsche" w:date="2013-11-06T14:39:00Z">
                          <w:r>
                            <w:t>BASE_PLC</w:t>
                          </w:r>
                        </w:ins>
                      </w:p>
                    </w:txbxContent>
                  </v:textbox>
                </v:shape>
              </w:pict>
            </mc:Fallback>
          </mc:AlternateContent>
        </w:r>
      </w:ins>
    </w:p>
    <w:p w:rsidR="005059C3" w:rsidRPr="009B4D87" w:rsidRDefault="00F10B4F">
      <w:pPr>
        <w:rPr>
          <w:ins w:id="666" w:author="Michael Rütsche" w:date="2013-11-06T13:20:00Z"/>
        </w:rPr>
        <w:pPrChange w:id="667" w:author="Michael Rütsche" w:date="2013-11-06T14:30:00Z">
          <w:pPr>
            <w:pStyle w:val="berschrift1"/>
          </w:pPr>
        </w:pPrChange>
      </w:pPr>
      <w:r>
        <w:rPr>
          <w:noProof/>
          <w:lang w:val="de-CH" w:eastAsia="de-CH"/>
        </w:rPr>
        <mc:AlternateContent>
          <mc:Choice Requires="wps">
            <w:drawing>
              <wp:anchor distT="0" distB="0" distL="114300" distR="114300" simplePos="0" relativeHeight="251688960" behindDoc="0" locked="0" layoutInCell="1" allowOverlap="1">
                <wp:simplePos x="0" y="0"/>
                <wp:positionH relativeFrom="column">
                  <wp:posOffset>502604</wp:posOffset>
                </wp:positionH>
                <wp:positionV relativeFrom="paragraph">
                  <wp:posOffset>12700</wp:posOffset>
                </wp:positionV>
                <wp:extent cx="1444306" cy="2286000"/>
                <wp:effectExtent l="0" t="57150" r="3810" b="19050"/>
                <wp:wrapNone/>
                <wp:docPr id="28" name="Freihandform 28"/>
                <wp:cNvGraphicFramePr/>
                <a:graphic xmlns:a="http://schemas.openxmlformats.org/drawingml/2006/main">
                  <a:graphicData uri="http://schemas.microsoft.com/office/word/2010/wordprocessingShape">
                    <wps:wsp>
                      <wps:cNvSpPr/>
                      <wps:spPr>
                        <a:xfrm>
                          <a:off x="0" y="0"/>
                          <a:ext cx="1444306" cy="2286000"/>
                        </a:xfrm>
                        <a:custGeom>
                          <a:avLst/>
                          <a:gdLst>
                            <a:gd name="connsiteX0" fmla="*/ 1444306 w 1444306"/>
                            <a:gd name="connsiteY0" fmla="*/ 0 h 2286000"/>
                            <a:gd name="connsiteX1" fmla="*/ 9206 w 1444306"/>
                            <a:gd name="connsiteY1" fmla="*/ 781050 h 2286000"/>
                            <a:gd name="connsiteX2" fmla="*/ 834706 w 1444306"/>
                            <a:gd name="connsiteY2" fmla="*/ 2286000 h 2286000"/>
                          </a:gdLst>
                          <a:ahLst/>
                          <a:cxnLst>
                            <a:cxn ang="0">
                              <a:pos x="connsiteX0" y="connsiteY0"/>
                            </a:cxn>
                            <a:cxn ang="0">
                              <a:pos x="connsiteX1" y="connsiteY1"/>
                            </a:cxn>
                            <a:cxn ang="0">
                              <a:pos x="connsiteX2" y="connsiteY2"/>
                            </a:cxn>
                          </a:cxnLst>
                          <a:rect l="l" t="t" r="r" b="b"/>
                          <a:pathLst>
                            <a:path w="1444306" h="2286000">
                              <a:moveTo>
                                <a:pt x="1444306" y="0"/>
                              </a:moveTo>
                              <a:cubicBezTo>
                                <a:pt x="777556" y="200025"/>
                                <a:pt x="110806" y="400050"/>
                                <a:pt x="9206" y="781050"/>
                              </a:cubicBezTo>
                              <a:cubicBezTo>
                                <a:pt x="-92394" y="1162050"/>
                                <a:pt x="677014" y="2029883"/>
                                <a:pt x="834706" y="2286000"/>
                              </a:cubicBezTo>
                            </a:path>
                          </a:pathLst>
                        </a:custGeom>
                        <a:noFill/>
                        <a:ln w="9525">
                          <a:solidFill>
                            <a:schemeClr val="tx1"/>
                          </a:solidFill>
                          <a:head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ihandform 28" o:spid="_x0000_s1026" style="position:absolute;margin-left:39.6pt;margin-top:1pt;width:113.7pt;height:180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44306,22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" path="m1444306,c777556,200025,110806,400050,9206,781050,-92394,1162050,677014,2029883,834706,2286000e" filled="f" strokecolor="black [3213]">
                <v:stroke startarrow="open"/>
                <v:path arrowok="t" o:connecttype="custom" o:connectlocs="1444306,0;9206,781050;834706,2286000" o:connectangles="0,0,0"/>
              </v:shape>
            </w:pict>
          </mc:Fallback>
        </mc:AlternateContent>
      </w:r>
    </w:p>
    <w:p w:rsidR="00D71D82" w:rsidRDefault="00F10B4F">
      <w:pPr>
        <w:rPr>
          <w:ins w:id="668" w:author="Michael Rütsche" w:date="2013-11-06T14:39:00Z"/>
        </w:rPr>
        <w:pPrChange w:id="669" w:author="Michael Rütsche" w:date="2013-11-06T13:20:00Z">
          <w:pPr>
            <w:pStyle w:val="berschrift1"/>
          </w:pPr>
        </w:pPrChange>
      </w:pPr>
      <w:ins w:id="670" w:author="Michael Rütsche" w:date="2013-11-06T14:51:00Z">
        <w:r w:rsidRPr="00C60A6E">
          <w:rPr>
            <w:noProof/>
            <w:lang w:val="de-CH" w:eastAsia="de-CH"/>
          </w:rPr>
          <mc:AlternateContent>
            <mc:Choice Requires="wps">
              <w:drawing>
                <wp:anchor distT="0" distB="0" distL="114300" distR="114300" simplePos="0" relativeHeight="251677696" behindDoc="0" locked="0" layoutInCell="1" allowOverlap="1" wp14:anchorId="7AD9C220" wp14:editId="0EF92CF4">
                  <wp:simplePos x="0" y="0"/>
                  <wp:positionH relativeFrom="column">
                    <wp:posOffset>3026410</wp:posOffset>
                  </wp:positionH>
                  <wp:positionV relativeFrom="paragraph">
                    <wp:posOffset>131445</wp:posOffset>
                  </wp:positionV>
                  <wp:extent cx="977900" cy="1073150"/>
                  <wp:effectExtent l="38100" t="38100" r="31750" b="31750"/>
                  <wp:wrapNone/>
                  <wp:docPr id="20" name="Gerade Verbindung mit Pfeil 20"/>
                  <wp:cNvGraphicFramePr/>
                  <a:graphic xmlns:a="http://schemas.openxmlformats.org/drawingml/2006/main">
                    <a:graphicData uri="http://schemas.microsoft.com/office/word/2010/wordprocessingShape">
                      <wps:wsp>
                        <wps:cNvCnPr/>
                        <wps:spPr>
                          <a:xfrm>
                            <a:off x="0" y="0"/>
                            <a:ext cx="977900" cy="10731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0" o:spid="_x0000_s1026" type="#_x0000_t32" style="position:absolute;margin-left:238.3pt;margin-top:10.35pt;width:77pt;height: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" strokecolor="black [3040]">
                  <v:stroke startarrow="open"/>
                </v:shape>
              </w:pict>
            </mc:Fallback>
          </mc:AlternateContent>
        </w:r>
        <w:r w:rsidRPr="002E1629">
          <w:rPr>
            <w:noProof/>
            <w:lang w:val="de-CH" w:eastAsia="de-CH"/>
            <w:rPrChange w:id="671">
              <w:rPr>
                <w:noProof/>
                <w:lang w:val="de-CH" w:eastAsia="de-CH"/>
              </w:rPr>
            </w:rPrChange>
          </w:rPr>
          <mc:AlternateContent>
            <mc:Choice Requires="wps">
              <w:drawing>
                <wp:anchor distT="0" distB="0" distL="114300" distR="114300" simplePos="0" relativeHeight="251675648" behindDoc="0" locked="0" layoutInCell="1" allowOverlap="1" wp14:anchorId="083E52B4" wp14:editId="59F7707F">
                  <wp:simplePos x="0" y="0"/>
                  <wp:positionH relativeFrom="column">
                    <wp:posOffset>2747010</wp:posOffset>
                  </wp:positionH>
                  <wp:positionV relativeFrom="paragraph">
                    <wp:posOffset>125095</wp:posOffset>
                  </wp:positionV>
                  <wp:extent cx="0" cy="1079500"/>
                  <wp:effectExtent l="95250" t="38100" r="57150" b="25400"/>
                  <wp:wrapNone/>
                  <wp:docPr id="19" name="Gerade Verbindung mit Pfeil 19"/>
                  <wp:cNvGraphicFramePr/>
                  <a:graphic xmlns:a="http://schemas.openxmlformats.org/drawingml/2006/main">
                    <a:graphicData uri="http://schemas.microsoft.com/office/word/2010/wordprocessingShape">
                      <wps:wsp>
                        <wps:cNvCnPr/>
                        <wps:spPr>
                          <a:xfrm>
                            <a:off x="0" y="0"/>
                            <a:ext cx="0" cy="107950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9" o:spid="_x0000_s1026" type="#_x0000_t32" style="position:absolute;margin-left:216.3pt;margin-top:9.85pt;width:0;height: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" strokecolor="black [3040]">
                  <v:stroke startarrow="open"/>
                </v:shape>
              </w:pict>
            </mc:Fallback>
          </mc:AlternateContent>
        </w:r>
        <w:r w:rsidR="00D70AD3">
          <w:rPr>
            <w:noProof/>
            <w:lang w:val="de-CH" w:eastAsia="de-CH"/>
            <w:rPrChange w:id="672">
              <w:rPr>
                <w:noProof/>
                <w:lang w:val="de-CH" w:eastAsia="de-CH"/>
              </w:rPr>
            </w:rPrChange>
          </w:rPr>
          <mc:AlternateContent>
            <mc:Choice Requires="wps">
              <w:drawing>
                <wp:anchor distT="0" distB="0" distL="114300" distR="114300" simplePos="0" relativeHeight="251673600" behindDoc="0" locked="0" layoutInCell="1" allowOverlap="1" wp14:anchorId="04A39F51" wp14:editId="14239E7A">
                  <wp:simplePos x="0" y="0"/>
                  <wp:positionH relativeFrom="column">
                    <wp:posOffset>1845310</wp:posOffset>
                  </wp:positionH>
                  <wp:positionV relativeFrom="paragraph">
                    <wp:posOffset>127000</wp:posOffset>
                  </wp:positionV>
                  <wp:extent cx="482600" cy="302895"/>
                  <wp:effectExtent l="0" t="38100" r="50800" b="20955"/>
                  <wp:wrapNone/>
                  <wp:docPr id="17" name="Gerade Verbindung mit Pfeil 17"/>
                  <wp:cNvGraphicFramePr/>
                  <a:graphic xmlns:a="http://schemas.openxmlformats.org/drawingml/2006/main">
                    <a:graphicData uri="http://schemas.microsoft.com/office/word/2010/wordprocessingShape">
                      <wps:wsp>
                        <wps:cNvCnPr/>
                        <wps:spPr>
                          <a:xfrm flipH="1">
                            <a:off x="0" y="0"/>
                            <a:ext cx="482600" cy="302895"/>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Gerade Verbindung mit Pfeil 17" o:spid="_x0000_s1026" type="#_x0000_t32" style="position:absolute;margin-left:145.3pt;margin-top:10pt;width:38pt;height:23.85pt;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" strokecolor="black [3040]">
                  <v:stroke startarrow="open"/>
                </v:shape>
              </w:pict>
            </mc:Fallback>
          </mc:AlternateContent>
        </w:r>
      </w:ins>
    </w:p>
    <w:p w:rsidR="005059C3" w:rsidRDefault="005059C3">
      <w:pPr>
        <w:tabs>
          <w:tab w:val="left" w:pos="2000"/>
        </w:tabs>
        <w:rPr>
          <w:ins w:id="673" w:author="Michael Rütsche" w:date="2013-11-06T14:39:00Z"/>
        </w:rPr>
        <w:pPrChange w:id="674" w:author="Michael Rütsche" w:date="2013-11-06T14:40:00Z">
          <w:pPr>
            <w:pStyle w:val="berschrift1"/>
          </w:pPr>
        </w:pPrChange>
      </w:pPr>
      <w:ins w:id="675" w:author="Michael Rütsche" w:date="2013-11-06T14:40:00Z">
        <w:r>
          <w:tab/>
        </w:r>
      </w:ins>
    </w:p>
    <w:p w:rsidR="005059C3" w:rsidRDefault="005059C3">
      <w:pPr>
        <w:rPr>
          <w:ins w:id="676" w:author="Michael Rütsche" w:date="2013-11-06T14:39:00Z"/>
        </w:rPr>
        <w:pPrChange w:id="677" w:author="Michael Rütsche" w:date="2013-11-06T13:20:00Z">
          <w:pPr>
            <w:pStyle w:val="berschrift1"/>
          </w:pPr>
        </w:pPrChange>
      </w:pPr>
      <w:ins w:id="678" w:author="Michael Rütsche" w:date="2013-11-06T14:40:00Z">
        <w:r w:rsidRPr="00C60A6E">
          <w:rPr>
            <w:noProof/>
            <w:lang w:val="de-CH" w:eastAsia="de-CH"/>
          </w:rPr>
          <mc:AlternateContent>
            <mc:Choice Requires="wps">
              <w:drawing>
                <wp:anchor distT="0" distB="0" distL="114300" distR="114300" simplePos="0" relativeHeight="251666432" behindDoc="0" locked="0" layoutInCell="1" allowOverlap="1" wp14:anchorId="6DB32AE0" wp14:editId="0D80C38C">
                  <wp:simplePos x="0" y="0"/>
                  <wp:positionH relativeFrom="column">
                    <wp:posOffset>1296035</wp:posOffset>
                  </wp:positionH>
                  <wp:positionV relativeFrom="paragraph">
                    <wp:posOffset>128905</wp:posOffset>
                  </wp:positionV>
                  <wp:extent cx="1080000" cy="396000"/>
                  <wp:effectExtent l="0" t="0" r="25400" b="2349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2E1629" w:rsidRPr="00554372" w:rsidRDefault="002E1629" w:rsidP="00D70AD3">
                              <w:pPr>
                                <w:rPr>
                                  <w:ins w:id="679" w:author="Michael Rütsche" w:date="2013-11-06T14:52:00Z"/>
                                  <w:lang w:val="de-CH"/>
                                </w:rPr>
                              </w:pPr>
                              <w:proofErr w:type="spellStart"/>
                              <w:ins w:id="680" w:author="Michael Rütsche" w:date="2013-11-06T14:52:00Z">
                                <w:r>
                                  <w:rPr>
                                    <w:lang w:val="de-CH"/>
                                  </w:rPr>
                                  <w:t>BaseElements</w:t>
                                </w:r>
                                <w:proofErr w:type="spellEnd"/>
                              </w:ins>
                            </w:p>
                            <w:p w:rsidR="002E1629" w:rsidRPr="005059C3" w:rsidRDefault="002E1629" w:rsidP="005059C3">
                              <w:pPr>
                                <w:rPr>
                                  <w:lang w:val="de-CH"/>
                                  <w:rPrChange w:id="681" w:author="Michael Rütsche" w:date="2013-11-06T14:41:00Z">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2.05pt;margin-top:10.15pt;width:85.05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">
                  <v:textbox>
                    <w:txbxContent>
                      <w:p w:rsidR="002E1629" w:rsidRPr="00554372" w:rsidRDefault="002E1629" w:rsidP="00D70AD3">
                        <w:pPr>
                          <w:rPr>
                            <w:ins w:id="684" w:author="Michael Rütsche" w:date="2013-11-06T14:52:00Z"/>
                            <w:lang w:val="de-CH"/>
                          </w:rPr>
                        </w:pPr>
                        <w:proofErr w:type="spellStart"/>
                        <w:ins w:id="685" w:author="Michael Rütsche" w:date="2013-11-06T14:52:00Z">
                          <w:r>
                            <w:rPr>
                              <w:lang w:val="de-CH"/>
                            </w:rPr>
                            <w:t>BaseElements</w:t>
                          </w:r>
                          <w:proofErr w:type="spellEnd"/>
                        </w:ins>
                      </w:p>
                      <w:p w:rsidR="002E1629" w:rsidRPr="005059C3" w:rsidRDefault="002E1629" w:rsidP="005059C3">
                        <w:pPr>
                          <w:rPr>
                            <w:lang w:val="de-CH"/>
                            <w:rPrChange w:id="686" w:author="Michael Rütsche" w:date="2013-11-06T14:41:00Z">
                              <w:rPr/>
                            </w:rPrChange>
                          </w:rPr>
                        </w:pPr>
                      </w:p>
                    </w:txbxContent>
                  </v:textbox>
                </v:shape>
              </w:pict>
            </mc:Fallback>
          </mc:AlternateContent>
        </w:r>
      </w:ins>
    </w:p>
    <w:p w:rsidR="005059C3" w:rsidRDefault="005059C3">
      <w:pPr>
        <w:rPr>
          <w:ins w:id="682" w:author="Michael Rütsche" w:date="2013-11-06T14:39:00Z"/>
        </w:rPr>
        <w:pPrChange w:id="683" w:author="Michael Rütsche" w:date="2013-11-06T13:20:00Z">
          <w:pPr>
            <w:pStyle w:val="berschrift1"/>
          </w:pPr>
        </w:pPrChange>
      </w:pPr>
    </w:p>
    <w:p w:rsidR="005059C3" w:rsidRDefault="005059C3">
      <w:pPr>
        <w:tabs>
          <w:tab w:val="left" w:pos="6840"/>
        </w:tabs>
        <w:rPr>
          <w:ins w:id="684" w:author="Michael Rütsche" w:date="2013-11-06T14:42:00Z"/>
        </w:rPr>
        <w:pPrChange w:id="685" w:author="Michael Rütsche" w:date="2013-11-06T14:42:00Z">
          <w:pPr>
            <w:pStyle w:val="berschrift1"/>
          </w:pPr>
        </w:pPrChange>
      </w:pPr>
      <w:ins w:id="686" w:author="Michael Rütsche" w:date="2013-11-06T14:42:00Z">
        <w:r>
          <w:tab/>
        </w:r>
      </w:ins>
    </w:p>
    <w:p w:rsidR="005059C3" w:rsidRDefault="00F10B4F">
      <w:pPr>
        <w:tabs>
          <w:tab w:val="left" w:pos="6840"/>
        </w:tabs>
        <w:rPr>
          <w:ins w:id="687" w:author="Michael Rütsche" w:date="2013-11-06T14:42:00Z"/>
        </w:rPr>
        <w:pPrChange w:id="688" w:author="Michael Rütsche" w:date="2013-11-06T14:42:00Z">
          <w:pPr>
            <w:pStyle w:val="berschrift1"/>
          </w:pPr>
        </w:pPrChange>
      </w:pPr>
      <w:ins w:id="689" w:author="Michael Rütsche" w:date="2013-11-06T14:51:00Z">
        <w:r w:rsidRPr="00C60A6E">
          <w:rPr>
            <w:noProof/>
            <w:lang w:val="de-CH" w:eastAsia="de-CH"/>
          </w:rPr>
          <mc:AlternateContent>
            <mc:Choice Requires="wps">
              <w:drawing>
                <wp:anchor distT="0" distB="0" distL="114300" distR="114300" simplePos="0" relativeHeight="251681792" behindDoc="0" locked="0" layoutInCell="1" allowOverlap="1" wp14:anchorId="4FC90E67" wp14:editId="6F3A57D6">
                  <wp:simplePos x="0" y="0"/>
                  <wp:positionH relativeFrom="column">
                    <wp:posOffset>1496060</wp:posOffset>
                  </wp:positionH>
                  <wp:positionV relativeFrom="paragraph">
                    <wp:posOffset>76835</wp:posOffset>
                  </wp:positionV>
                  <wp:extent cx="0" cy="1149350"/>
                  <wp:effectExtent l="95250" t="38100" r="57150" b="12700"/>
                  <wp:wrapNone/>
                  <wp:docPr id="21" name="Gerade Verbindung mit Pfeil 21"/>
                  <wp:cNvGraphicFramePr/>
                  <a:graphic xmlns:a="http://schemas.openxmlformats.org/drawingml/2006/main">
                    <a:graphicData uri="http://schemas.microsoft.com/office/word/2010/wordprocessingShape">
                      <wps:wsp>
                        <wps:cNvCnPr/>
                        <wps:spPr>
                          <a:xfrm>
                            <a:off x="0" y="0"/>
                            <a:ext cx="0" cy="11493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1" o:spid="_x0000_s1026" type="#_x0000_t32" style="position:absolute;margin-left:117.8pt;margin-top:6.05pt;width:0;height:9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" strokecolor="black [3040]">
                  <v:stroke startarrow="open"/>
                </v:shape>
              </w:pict>
            </mc:Fallback>
          </mc:AlternateContent>
        </w:r>
        <w:r>
          <w:rPr>
            <w:noProof/>
            <w:lang w:val="de-CH" w:eastAsia="de-CH"/>
            <w:rPrChange w:id="690">
              <w:rPr>
                <w:noProof/>
                <w:lang w:val="de-CH" w:eastAsia="de-CH"/>
              </w:rPr>
            </w:rPrChange>
          </w:rPr>
          <mc:AlternateContent>
            <mc:Choice Requires="wps">
              <w:drawing>
                <wp:anchor distT="0" distB="0" distL="114300" distR="114300" simplePos="0" relativeHeight="251679744" behindDoc="0" locked="0" layoutInCell="1" allowOverlap="1" wp14:anchorId="2C48A574" wp14:editId="7A001E97">
                  <wp:simplePos x="0" y="0"/>
                  <wp:positionH relativeFrom="column">
                    <wp:posOffset>1883410</wp:posOffset>
                  </wp:positionH>
                  <wp:positionV relativeFrom="paragraph">
                    <wp:posOffset>76835</wp:posOffset>
                  </wp:positionV>
                  <wp:extent cx="342900" cy="387350"/>
                  <wp:effectExtent l="38100" t="38100" r="19050" b="31750"/>
                  <wp:wrapNone/>
                  <wp:docPr id="9" name="Gerade Verbindung mit Pfeil 9"/>
                  <wp:cNvGraphicFramePr/>
                  <a:graphic xmlns:a="http://schemas.openxmlformats.org/drawingml/2006/main">
                    <a:graphicData uri="http://schemas.microsoft.com/office/word/2010/wordprocessingShape">
                      <wps:wsp>
                        <wps:cNvCnPr/>
                        <wps:spPr>
                          <a:xfrm>
                            <a:off x="0" y="0"/>
                            <a:ext cx="342900" cy="3873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 o:spid="_x0000_s1026" type="#_x0000_t32" style="position:absolute;margin-left:148.3pt;margin-top:6.05pt;width:27pt;height:3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" strokecolor="black [3040]">
                  <v:stroke startarrow="open"/>
                </v:shape>
              </w:pict>
            </mc:Fallback>
          </mc:AlternateContent>
        </w:r>
        <w:r>
          <w:rPr>
            <w:noProof/>
            <w:lang w:val="de-CH" w:eastAsia="de-CH"/>
            <w:rPrChange w:id="691">
              <w:rPr>
                <w:noProof/>
                <w:lang w:val="de-CH" w:eastAsia="de-CH"/>
              </w:rPr>
            </w:rPrChange>
          </w:rPr>
          <mc:AlternateContent>
            <mc:Choice Requires="wps">
              <w:drawing>
                <wp:anchor distT="0" distB="0" distL="114300" distR="114300" simplePos="0" relativeHeight="251671552" behindDoc="0" locked="0" layoutInCell="1" allowOverlap="1" wp14:anchorId="71A283AF" wp14:editId="02A2C1F2">
                  <wp:simplePos x="0" y="0"/>
                  <wp:positionH relativeFrom="column">
                    <wp:posOffset>2226310</wp:posOffset>
                  </wp:positionH>
                  <wp:positionV relativeFrom="paragraph">
                    <wp:posOffset>76835</wp:posOffset>
                  </wp:positionV>
                  <wp:extent cx="1352550" cy="387350"/>
                  <wp:effectExtent l="38100" t="57150" r="19050" b="31750"/>
                  <wp:wrapNone/>
                  <wp:docPr id="16" name="Gerade Verbindung mit Pfeil 16"/>
                  <wp:cNvGraphicFramePr/>
                  <a:graphic xmlns:a="http://schemas.openxmlformats.org/drawingml/2006/main">
                    <a:graphicData uri="http://schemas.microsoft.com/office/word/2010/wordprocessingShape">
                      <wps:wsp>
                        <wps:cNvCnPr/>
                        <wps:spPr>
                          <a:xfrm>
                            <a:off x="0" y="0"/>
                            <a:ext cx="1352550" cy="3873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6" o:spid="_x0000_s1026" type="#_x0000_t32" style="position:absolute;margin-left:175.3pt;margin-top:6.05pt;width:106.5pt;height: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" strokecolor="black [3040]">
                  <v:stroke startarrow="open"/>
                </v:shape>
              </w:pict>
            </mc:Fallback>
          </mc:AlternateContent>
        </w:r>
      </w:ins>
    </w:p>
    <w:p w:rsidR="005059C3" w:rsidRDefault="005059C3">
      <w:pPr>
        <w:tabs>
          <w:tab w:val="left" w:pos="6840"/>
        </w:tabs>
        <w:jc w:val="center"/>
        <w:rPr>
          <w:ins w:id="692" w:author="Michael Rütsche" w:date="2013-11-06T14:42:00Z"/>
        </w:rPr>
        <w:pPrChange w:id="693" w:author="Michael Rütsche" w:date="2013-11-06T14:42:00Z">
          <w:pPr>
            <w:pStyle w:val="berschrift1"/>
          </w:pPr>
        </w:pPrChange>
      </w:pPr>
    </w:p>
    <w:p w:rsidR="002E1629" w:rsidRDefault="002E1629" w:rsidP="002E1629"/>
    <w:p w:rsidR="002E1629" w:rsidRDefault="002E1629" w:rsidP="002E1629">
      <w:ins w:id="694" w:author="Michael Rütsche" w:date="2013-11-06T14:40:00Z">
        <w:r>
          <w:rPr>
            <w:noProof/>
            <w:lang w:val="de-CH" w:eastAsia="de-CH"/>
            <w:rPrChange w:id="695">
              <w:rPr>
                <w:rFonts w:eastAsiaTheme="majorEastAsia" w:cstheme="majorBidi"/>
                <w:noProof/>
                <w:sz w:val="28"/>
                <w:szCs w:val="18"/>
                <w:lang w:val="de-CH" w:eastAsia="de-CH"/>
              </w:rPr>
            </w:rPrChange>
          </w:rPr>
          <mc:AlternateContent>
            <mc:Choice Requires="wps">
              <w:drawing>
                <wp:anchor distT="0" distB="0" distL="114300" distR="114300" simplePos="0" relativeHeight="251661311" behindDoc="0" locked="0" layoutInCell="1" allowOverlap="1" wp14:anchorId="320495EF" wp14:editId="74F8B6D5">
                  <wp:simplePos x="0" y="0"/>
                  <wp:positionH relativeFrom="column">
                    <wp:posOffset>1880870</wp:posOffset>
                  </wp:positionH>
                  <wp:positionV relativeFrom="paragraph">
                    <wp:posOffset>22860</wp:posOffset>
                  </wp:positionV>
                  <wp:extent cx="1079500" cy="395605"/>
                  <wp:effectExtent l="0" t="0" r="25400" b="23495"/>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395605"/>
                          </a:xfrm>
                          <a:prstGeom prst="rect">
                            <a:avLst/>
                          </a:prstGeom>
                          <a:solidFill>
                            <a:srgbClr val="FFFFFF"/>
                          </a:solidFill>
                          <a:ln w="9525">
                            <a:solidFill>
                              <a:srgbClr val="000000"/>
                            </a:solidFill>
                            <a:miter lim="800000"/>
                            <a:headEnd/>
                            <a:tailEnd/>
                          </a:ln>
                        </wps:spPr>
                        <wps:txbx>
                          <w:txbxContent>
                            <w:p w:rsidR="002E1629" w:rsidRPr="005059C3" w:rsidRDefault="002E1629" w:rsidP="005059C3">
                              <w:pPr>
                                <w:rPr>
                                  <w:lang w:val="de-CH"/>
                                  <w:rPrChange w:id="696" w:author="Michael Rütsche" w:date="2013-11-06T14:39:00Z">
                                    <w:rPr/>
                                  </w:rPrChange>
                                </w:rPr>
                              </w:pPr>
                              <w:proofErr w:type="spellStart"/>
                              <w:ins w:id="697" w:author="Michael Rütsche" w:date="2013-11-06T14:41:00Z">
                                <w:r>
                                  <w:t>BaseHts</w:t>
                                </w:r>
                              </w:ins>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48.1pt;margin-top:1.8pt;width:85pt;height:31.1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">
                  <v:textbox>
                    <w:txbxContent>
                      <w:p w:rsidR="002E1629" w:rsidRPr="005059C3" w:rsidRDefault="002E1629" w:rsidP="005059C3">
                        <w:pPr>
                          <w:rPr>
                            <w:lang w:val="de-CH"/>
                            <w:rPrChange w:id="703" w:author="Michael Rütsche" w:date="2013-11-06T14:39:00Z">
                              <w:rPr/>
                            </w:rPrChange>
                          </w:rPr>
                        </w:pPr>
                        <w:proofErr w:type="spellStart"/>
                        <w:ins w:id="704" w:author="Michael Rütsche" w:date="2013-11-06T14:41:00Z">
                          <w:r>
                            <w:t>BaseHts</w:t>
                          </w:r>
                        </w:ins>
                        <w:proofErr w:type="spellEnd"/>
                      </w:p>
                    </w:txbxContent>
                  </v:textbox>
                </v:shape>
              </w:pict>
            </mc:Fallback>
          </mc:AlternateContent>
        </w:r>
      </w:ins>
      <w:ins w:id="698" w:author="Michael Rütsche" w:date="2013-11-06T14:42:00Z">
        <w:r w:rsidRPr="002E1629">
          <w:rPr>
            <w:noProof/>
            <w:lang w:val="de-CH" w:eastAsia="de-CH"/>
          </w:rPr>
          <mc:AlternateContent>
            <mc:Choice Requires="wps">
              <w:drawing>
                <wp:anchor distT="0" distB="0" distL="114300" distR="114300" simplePos="0" relativeHeight="251670528" behindDoc="0" locked="0" layoutInCell="1" allowOverlap="1" wp14:anchorId="048AEE63" wp14:editId="60E7F9BF">
                  <wp:simplePos x="0" y="0"/>
                  <wp:positionH relativeFrom="column">
                    <wp:posOffset>3177540</wp:posOffset>
                  </wp:positionH>
                  <wp:positionV relativeFrom="paragraph">
                    <wp:posOffset>22860</wp:posOffset>
                  </wp:positionV>
                  <wp:extent cx="1079500" cy="395605"/>
                  <wp:effectExtent l="0" t="0" r="25400" b="2349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395605"/>
                          </a:xfrm>
                          <a:prstGeom prst="rect">
                            <a:avLst/>
                          </a:prstGeom>
                          <a:solidFill>
                            <a:srgbClr val="FFFFFF"/>
                          </a:solidFill>
                          <a:ln w="9525">
                            <a:solidFill>
                              <a:srgbClr val="000000"/>
                            </a:solidFill>
                            <a:miter lim="800000"/>
                            <a:headEnd/>
                            <a:tailEnd/>
                          </a:ln>
                        </wps:spPr>
                        <wps:txbx>
                          <w:txbxContent>
                            <w:p w:rsidR="002E1629" w:rsidRPr="005059C3" w:rsidRDefault="002E1629" w:rsidP="005059C3">
                              <w:pPr>
                                <w:rPr>
                                  <w:lang w:val="de-CH"/>
                                  <w:rPrChange w:id="699" w:author="Michael Rütsche" w:date="2013-11-06T14:42:00Z">
                                    <w:rPr/>
                                  </w:rPrChange>
                                </w:rPr>
                              </w:pPr>
                              <w:proofErr w:type="spellStart"/>
                              <w:ins w:id="700" w:author="Michael Rütsche" w:date="2013-11-06T14:42:00Z">
                                <w:r>
                                  <w:rPr>
                                    <w:lang w:val="de-CH"/>
                                  </w:rPr>
                                  <w:t>BasePPT</w:t>
                                </w:r>
                              </w:ins>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50.2pt;margin-top:1.8pt;width:85pt;height:3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">
                  <v:textbox>
                    <w:txbxContent>
                      <w:p w:rsidR="002E1629" w:rsidRPr="005059C3" w:rsidRDefault="002E1629" w:rsidP="005059C3">
                        <w:pPr>
                          <w:rPr>
                            <w:lang w:val="de-CH"/>
                            <w:rPrChange w:id="708" w:author="Michael Rütsche" w:date="2013-11-06T14:42:00Z">
                              <w:rPr/>
                            </w:rPrChange>
                          </w:rPr>
                        </w:pPr>
                        <w:proofErr w:type="spellStart"/>
                        <w:ins w:id="709" w:author="Michael Rütsche" w:date="2013-11-06T14:42:00Z">
                          <w:r>
                            <w:rPr>
                              <w:lang w:val="de-CH"/>
                            </w:rPr>
                            <w:t>BasePPT</w:t>
                          </w:r>
                        </w:ins>
                        <w:proofErr w:type="spellEnd"/>
                      </w:p>
                    </w:txbxContent>
                  </v:textbox>
                </v:shape>
              </w:pict>
            </mc:Fallback>
          </mc:AlternateContent>
        </w:r>
      </w:ins>
    </w:p>
    <w:p w:rsidR="002E1629" w:rsidRDefault="002E1629" w:rsidP="002E1629"/>
    <w:p w:rsidR="002E1629" w:rsidRDefault="00F10B4F" w:rsidP="002E1629">
      <w:ins w:id="701" w:author="Michael Rütsche" w:date="2013-11-06T14:51:00Z">
        <w:r w:rsidRPr="00EE08E6">
          <w:rPr>
            <w:noProof/>
            <w:lang w:val="de-CH" w:eastAsia="de-CH"/>
          </w:rPr>
          <mc:AlternateContent>
            <mc:Choice Requires="wps">
              <w:drawing>
                <wp:anchor distT="0" distB="0" distL="114300" distR="114300" simplePos="0" relativeHeight="251685888" behindDoc="0" locked="0" layoutInCell="1" allowOverlap="1" wp14:anchorId="6A5474F7" wp14:editId="45180936">
                  <wp:simplePos x="0" y="0"/>
                  <wp:positionH relativeFrom="column">
                    <wp:posOffset>2264410</wp:posOffset>
                  </wp:positionH>
                  <wp:positionV relativeFrom="paragraph">
                    <wp:posOffset>124460</wp:posOffset>
                  </wp:positionV>
                  <wp:extent cx="1435100" cy="361950"/>
                  <wp:effectExtent l="0" t="57150" r="12700" b="19050"/>
                  <wp:wrapNone/>
                  <wp:docPr id="23" name="Gerade Verbindung mit Pfeil 23"/>
                  <wp:cNvGraphicFramePr/>
                  <a:graphic xmlns:a="http://schemas.openxmlformats.org/drawingml/2006/main">
                    <a:graphicData uri="http://schemas.microsoft.com/office/word/2010/wordprocessingShape">
                      <wps:wsp>
                        <wps:cNvCnPr/>
                        <wps:spPr>
                          <a:xfrm flipH="1">
                            <a:off x="0" y="0"/>
                            <a:ext cx="1435100" cy="3619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3" o:spid="_x0000_s1026" type="#_x0000_t32" style="position:absolute;margin-left:178.3pt;margin-top:9.8pt;width:113pt;height:28.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" strokecolor="black [3040]">
                  <v:stroke startarrow="open"/>
                </v:shape>
              </w:pict>
            </mc:Fallback>
          </mc:AlternateContent>
        </w:r>
        <w:r>
          <w:rPr>
            <w:noProof/>
            <w:lang w:val="de-CH" w:eastAsia="de-CH"/>
            <w:rPrChange w:id="702" w:author="Unknown">
              <w:rPr>
                <w:noProof/>
                <w:lang w:val="de-CH" w:eastAsia="de-CH"/>
              </w:rPr>
            </w:rPrChange>
          </w:rPr>
          <mc:AlternateContent>
            <mc:Choice Requires="wps">
              <w:drawing>
                <wp:anchor distT="0" distB="0" distL="114300" distR="114300" simplePos="0" relativeHeight="251683840" behindDoc="0" locked="0" layoutInCell="1" allowOverlap="1" wp14:anchorId="46264285" wp14:editId="44D2C35B">
                  <wp:simplePos x="0" y="0"/>
                  <wp:positionH relativeFrom="column">
                    <wp:posOffset>1883410</wp:posOffset>
                  </wp:positionH>
                  <wp:positionV relativeFrom="paragraph">
                    <wp:posOffset>124460</wp:posOffset>
                  </wp:positionV>
                  <wp:extent cx="184150" cy="361950"/>
                  <wp:effectExtent l="0" t="38100" r="63500" b="19050"/>
                  <wp:wrapNone/>
                  <wp:docPr id="22" name="Gerade Verbindung mit Pfeil 22"/>
                  <wp:cNvGraphicFramePr/>
                  <a:graphic xmlns:a="http://schemas.openxmlformats.org/drawingml/2006/main">
                    <a:graphicData uri="http://schemas.microsoft.com/office/word/2010/wordprocessingShape">
                      <wps:wsp>
                        <wps:cNvCnPr/>
                        <wps:spPr>
                          <a:xfrm flipH="1">
                            <a:off x="0" y="0"/>
                            <a:ext cx="184150" cy="3619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2" o:spid="_x0000_s1026" type="#_x0000_t32" style="position:absolute;margin-left:148.3pt;margin-top:9.8pt;width:14.5pt;height:28.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" strokecolor="black [3040]">
                  <v:stroke startarrow="open"/>
                </v:shape>
              </w:pict>
            </mc:Fallback>
          </mc:AlternateContent>
        </w:r>
      </w:ins>
    </w:p>
    <w:p w:rsidR="002E1629" w:rsidRDefault="002E1629" w:rsidP="002E1629">
      <w:pPr>
        <w:tabs>
          <w:tab w:val="left" w:pos="990"/>
        </w:tabs>
      </w:pPr>
      <w:r>
        <w:tab/>
      </w:r>
    </w:p>
    <w:p w:rsidR="002E1629" w:rsidRDefault="002E1629" w:rsidP="002E1629">
      <w:pPr>
        <w:tabs>
          <w:tab w:val="left" w:pos="990"/>
        </w:tabs>
      </w:pPr>
    </w:p>
    <w:p w:rsidR="002E1629" w:rsidRDefault="002E1629" w:rsidP="002E1629">
      <w:pPr>
        <w:tabs>
          <w:tab w:val="left" w:pos="990"/>
        </w:tabs>
      </w:pPr>
      <w:ins w:id="703" w:author="Michael Rütsche" w:date="2013-11-06T14:40:00Z">
        <w:r>
          <w:rPr>
            <w:noProof/>
            <w:lang w:val="de-CH" w:eastAsia="de-CH"/>
            <w:rPrChange w:id="704">
              <w:rPr>
                <w:rFonts w:eastAsiaTheme="majorEastAsia" w:cstheme="majorBidi"/>
                <w:noProof/>
                <w:sz w:val="28"/>
                <w:szCs w:val="18"/>
                <w:lang w:val="de-CH" w:eastAsia="de-CH"/>
              </w:rPr>
            </w:rPrChange>
          </w:rPr>
          <mc:AlternateContent>
            <mc:Choice Requires="wps">
              <w:drawing>
                <wp:anchor distT="0" distB="0" distL="114300" distR="114300" simplePos="0" relativeHeight="251668480" behindDoc="0" locked="0" layoutInCell="1" allowOverlap="1" wp14:anchorId="649D4822" wp14:editId="00E52489">
                  <wp:simplePos x="0" y="0"/>
                  <wp:positionH relativeFrom="column">
                    <wp:posOffset>1337310</wp:posOffset>
                  </wp:positionH>
                  <wp:positionV relativeFrom="paragraph">
                    <wp:posOffset>43180</wp:posOffset>
                  </wp:positionV>
                  <wp:extent cx="1079500" cy="395605"/>
                  <wp:effectExtent l="0" t="0" r="25400" b="2349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395605"/>
                          </a:xfrm>
                          <a:prstGeom prst="rect">
                            <a:avLst/>
                          </a:prstGeom>
                          <a:solidFill>
                            <a:srgbClr val="FFFFFF"/>
                          </a:solidFill>
                          <a:ln w="9525">
                            <a:solidFill>
                              <a:srgbClr val="000000"/>
                            </a:solidFill>
                            <a:miter lim="800000"/>
                            <a:headEnd/>
                            <a:tailEnd/>
                          </a:ln>
                        </wps:spPr>
                        <wps:txbx>
                          <w:txbxContent>
                            <w:p w:rsidR="002E1629" w:rsidRDefault="002E1629" w:rsidP="00D70AD3">
                              <w:pPr>
                                <w:rPr>
                                  <w:lang w:val="de-CH"/>
                                </w:rPr>
                              </w:pPr>
                              <w:proofErr w:type="spellStart"/>
                              <w:r>
                                <w:rPr>
                                  <w:lang w:val="de-CH"/>
                                </w:rPr>
                                <w:t>Application</w:t>
                              </w:r>
                              <w:proofErr w:type="spellEnd"/>
                            </w:p>
                            <w:p w:rsidR="002E1629" w:rsidRPr="00554372" w:rsidRDefault="002E1629" w:rsidP="00D70AD3">
                              <w:pPr>
                                <w:rPr>
                                  <w:ins w:id="705" w:author="Michael Rütsche" w:date="2013-11-06T14:53:00Z"/>
                                  <w:lang w:val="de-CH"/>
                                </w:rPr>
                              </w:pPr>
                              <w:r>
                                <w:rPr>
                                  <w:lang w:val="de-CH"/>
                                </w:rPr>
                                <w:t xml:space="preserve">(e.g. </w:t>
                              </w:r>
                              <w:proofErr w:type="spellStart"/>
                              <w:r>
                                <w:rPr>
                                  <w:lang w:val="de-CH"/>
                                </w:rPr>
                                <w:t>ShirtStream</w:t>
                              </w:r>
                              <w:proofErr w:type="spellEnd"/>
                              <w:r>
                                <w:rPr>
                                  <w:lang w:val="de-CH"/>
                                </w:rPr>
                                <w:t>)</w:t>
                              </w:r>
                            </w:p>
                            <w:p w:rsidR="002E1629" w:rsidRPr="005059C3" w:rsidRDefault="002E1629" w:rsidP="005059C3">
                              <w:pPr>
                                <w:rPr>
                                  <w:lang w:val="de-CH"/>
                                  <w:rPrChange w:id="706" w:author="Michael Rütsche" w:date="2013-11-06T14:40:00Z">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05.3pt;margin-top:3.4pt;width:85pt;height:3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">
                  <v:textbox>
                    <w:txbxContent>
                      <w:p w:rsidR="002E1629" w:rsidRDefault="002E1629" w:rsidP="00D70AD3">
                        <w:pPr>
                          <w:rPr>
                            <w:lang w:val="de-CH"/>
                          </w:rPr>
                        </w:pPr>
                        <w:proofErr w:type="spellStart"/>
                        <w:r>
                          <w:rPr>
                            <w:lang w:val="de-CH"/>
                          </w:rPr>
                          <w:t>Application</w:t>
                        </w:r>
                        <w:proofErr w:type="spellEnd"/>
                      </w:p>
                      <w:p w:rsidR="002E1629" w:rsidRPr="00554372" w:rsidRDefault="002E1629" w:rsidP="00D70AD3">
                        <w:pPr>
                          <w:rPr>
                            <w:ins w:id="716" w:author="Michael Rütsche" w:date="2013-11-06T14:53:00Z"/>
                            <w:lang w:val="de-CH"/>
                          </w:rPr>
                        </w:pPr>
                        <w:r>
                          <w:rPr>
                            <w:lang w:val="de-CH"/>
                          </w:rPr>
                          <w:t xml:space="preserve">(e.g. </w:t>
                        </w:r>
                        <w:proofErr w:type="spellStart"/>
                        <w:r>
                          <w:rPr>
                            <w:lang w:val="de-CH"/>
                          </w:rPr>
                          <w:t>ShirtStream</w:t>
                        </w:r>
                        <w:proofErr w:type="spellEnd"/>
                        <w:r>
                          <w:rPr>
                            <w:lang w:val="de-CH"/>
                          </w:rPr>
                          <w:t>)</w:t>
                        </w:r>
                      </w:p>
                      <w:p w:rsidR="002E1629" w:rsidRPr="005059C3" w:rsidRDefault="002E1629" w:rsidP="005059C3">
                        <w:pPr>
                          <w:rPr>
                            <w:lang w:val="de-CH"/>
                            <w:rPrChange w:id="717" w:author="Michael Rütsche" w:date="2013-11-06T14:40:00Z">
                              <w:rPr/>
                            </w:rPrChange>
                          </w:rPr>
                        </w:pPr>
                      </w:p>
                    </w:txbxContent>
                  </v:textbox>
                </v:shape>
              </w:pict>
            </mc:Fallback>
          </mc:AlternateContent>
        </w:r>
      </w:ins>
    </w:p>
    <w:p w:rsidR="002E1629" w:rsidRDefault="002E1629" w:rsidP="002E1629">
      <w:pPr>
        <w:tabs>
          <w:tab w:val="left" w:pos="990"/>
        </w:tabs>
      </w:pPr>
    </w:p>
    <w:p w:rsidR="002E1629" w:rsidRDefault="002E1629" w:rsidP="002E1629"/>
    <w:p w:rsidR="002E1629" w:rsidRDefault="002E1629" w:rsidP="002E1629"/>
    <w:p w:rsidR="00E631F9" w:rsidRDefault="00D70AD3">
      <w:pPr>
        <w:rPr>
          <w:lang w:val="en-US"/>
        </w:rPr>
        <w:pPrChange w:id="707" w:author="Michael Rütsche" w:date="2013-11-06T14:56:00Z">
          <w:pPr>
            <w:pStyle w:val="berschrift1"/>
          </w:pPr>
        </w:pPrChange>
      </w:pPr>
      <w:ins w:id="708" w:author="Michael Rütsche" w:date="2013-11-06T14:53:00Z">
        <w:r>
          <w:t xml:space="preserve">The BASE_PLC is used in the </w:t>
        </w:r>
        <w:proofErr w:type="spellStart"/>
        <w:r w:rsidRPr="00D70AD3">
          <w:rPr>
            <w:lang w:val="en-US"/>
            <w:rPrChange w:id="709" w:author="Michael Rütsche" w:date="2013-11-06T14:53:00Z">
              <w:rPr>
                <w:lang w:val="de-CH"/>
              </w:rPr>
            </w:rPrChange>
          </w:rPr>
          <w:t>BaseVistaSample</w:t>
        </w:r>
        <w:proofErr w:type="spellEnd"/>
        <w:r w:rsidRPr="00D70AD3">
          <w:rPr>
            <w:lang w:val="en-US"/>
            <w:rPrChange w:id="710" w:author="Michael Rütsche" w:date="2013-11-06T14:53:00Z">
              <w:rPr>
                <w:lang w:val="de-CH"/>
              </w:rPr>
            </w:rPrChange>
          </w:rPr>
          <w:t xml:space="preserve"> Project</w:t>
        </w:r>
        <w:r>
          <w:rPr>
            <w:lang w:val="en-US"/>
          </w:rPr>
          <w:t xml:space="preserve">, </w:t>
        </w:r>
        <w:proofErr w:type="spellStart"/>
        <w:r>
          <w:rPr>
            <w:lang w:val="en-US"/>
          </w:rPr>
          <w:t>BaseElements</w:t>
        </w:r>
        <w:proofErr w:type="spellEnd"/>
        <w:r>
          <w:rPr>
            <w:lang w:val="en-US"/>
          </w:rPr>
          <w:t xml:space="preserve">, </w:t>
        </w:r>
        <w:proofErr w:type="spellStart"/>
        <w:r>
          <w:rPr>
            <w:lang w:val="en-US"/>
          </w:rPr>
          <w:t>BaseHts</w:t>
        </w:r>
        <w:proofErr w:type="spellEnd"/>
        <w:r>
          <w:rPr>
            <w:lang w:val="en-US"/>
          </w:rPr>
          <w:t xml:space="preserve">, </w:t>
        </w:r>
        <w:proofErr w:type="spellStart"/>
        <w:r>
          <w:rPr>
            <w:lang w:val="en-US"/>
          </w:rPr>
          <w:t>BasePPT</w:t>
        </w:r>
      </w:ins>
      <w:proofErr w:type="spellEnd"/>
      <w:ins w:id="711" w:author="Michael Rütsche" w:date="2013-11-06T14:54:00Z">
        <w:r>
          <w:rPr>
            <w:lang w:val="en-US"/>
          </w:rPr>
          <w:t xml:space="preserve"> and </w:t>
        </w:r>
      </w:ins>
      <w:ins w:id="712" w:author="Michael Rütsche" w:date="2013-11-06T14:56:00Z">
        <w:r w:rsidR="00E631F9">
          <w:rPr>
            <w:lang w:val="en-US"/>
          </w:rPr>
          <w:t>every</w:t>
        </w:r>
      </w:ins>
      <w:ins w:id="713" w:author="Michael Rütsche" w:date="2013-11-06T14:54:00Z">
        <w:r w:rsidR="00E631F9">
          <w:rPr>
            <w:lang w:val="en-US"/>
          </w:rPr>
          <w:t xml:space="preserve"> specific project</w:t>
        </w:r>
      </w:ins>
      <w:ins w:id="714" w:author="Michael Rütsche" w:date="2013-11-06T14:56:00Z">
        <w:r w:rsidR="00E631F9">
          <w:rPr>
            <w:lang w:val="en-US"/>
          </w:rPr>
          <w:t xml:space="preserve"> when needed. </w:t>
        </w:r>
      </w:ins>
    </w:p>
    <w:p w:rsidR="00F10B4F" w:rsidRDefault="00F10B4F">
      <w:pPr>
        <w:rPr>
          <w:ins w:id="715" w:author="Michael Rütsche" w:date="2013-11-06T14:58:00Z"/>
          <w:lang w:val="en-US"/>
        </w:rPr>
        <w:pPrChange w:id="716" w:author="Michael Rütsche" w:date="2013-11-06T14:56:00Z">
          <w:pPr>
            <w:pStyle w:val="berschrift1"/>
          </w:pPr>
        </w:pPrChange>
      </w:pPr>
      <w:ins w:id="717" w:author="Michael Rütsche" w:date="2013-11-06T14:53:00Z">
        <w:r>
          <w:t xml:space="preserve">The </w:t>
        </w:r>
        <w:proofErr w:type="spellStart"/>
        <w:r>
          <w:rPr>
            <w:lang w:val="en-US"/>
          </w:rPr>
          <w:t>BaseElements</w:t>
        </w:r>
        <w:proofErr w:type="spellEnd"/>
        <w:r>
          <w:t xml:space="preserve"> is used in the </w:t>
        </w:r>
        <w:proofErr w:type="spellStart"/>
        <w:r w:rsidRPr="00D70AD3">
          <w:rPr>
            <w:lang w:val="en-US"/>
            <w:rPrChange w:id="718" w:author="Michael Rütsche" w:date="2013-11-06T14:53:00Z">
              <w:rPr>
                <w:lang w:val="de-CH"/>
              </w:rPr>
            </w:rPrChange>
          </w:rPr>
          <w:t>BaseVistaSample</w:t>
        </w:r>
        <w:proofErr w:type="spellEnd"/>
        <w:r w:rsidRPr="00D70AD3">
          <w:rPr>
            <w:lang w:val="en-US"/>
            <w:rPrChange w:id="719" w:author="Michael Rütsche" w:date="2013-11-06T14:53:00Z">
              <w:rPr>
                <w:lang w:val="de-CH"/>
              </w:rPr>
            </w:rPrChange>
          </w:rPr>
          <w:t xml:space="preserve"> Project</w:t>
        </w:r>
        <w:r>
          <w:rPr>
            <w:lang w:val="en-US"/>
          </w:rPr>
          <w:t xml:space="preserve">, </w:t>
        </w:r>
        <w:proofErr w:type="spellStart"/>
        <w:r>
          <w:rPr>
            <w:lang w:val="en-US"/>
          </w:rPr>
          <w:t>BaseHts</w:t>
        </w:r>
        <w:proofErr w:type="spellEnd"/>
        <w:r>
          <w:rPr>
            <w:lang w:val="en-US"/>
          </w:rPr>
          <w:t xml:space="preserve">, </w:t>
        </w:r>
        <w:proofErr w:type="spellStart"/>
        <w:r>
          <w:rPr>
            <w:lang w:val="en-US"/>
          </w:rPr>
          <w:t>BasePPT</w:t>
        </w:r>
      </w:ins>
      <w:proofErr w:type="spellEnd"/>
      <w:ins w:id="720" w:author="Michael Rütsche" w:date="2013-11-06T14:54:00Z">
        <w:r>
          <w:rPr>
            <w:lang w:val="en-US"/>
          </w:rPr>
          <w:t xml:space="preserve"> and </w:t>
        </w:r>
      </w:ins>
      <w:ins w:id="721" w:author="Michael Rütsche" w:date="2013-11-06T14:56:00Z">
        <w:r>
          <w:rPr>
            <w:lang w:val="en-US"/>
          </w:rPr>
          <w:t>every</w:t>
        </w:r>
      </w:ins>
      <w:ins w:id="722" w:author="Michael Rütsche" w:date="2013-11-06T14:54:00Z">
        <w:r>
          <w:rPr>
            <w:lang w:val="en-US"/>
          </w:rPr>
          <w:t xml:space="preserve"> specific project</w:t>
        </w:r>
      </w:ins>
      <w:ins w:id="723" w:author="Michael Rütsche" w:date="2013-11-06T14:56:00Z">
        <w:r>
          <w:rPr>
            <w:lang w:val="en-US"/>
          </w:rPr>
          <w:t xml:space="preserve"> when needed. </w:t>
        </w:r>
      </w:ins>
    </w:p>
    <w:p w:rsidR="005059C3" w:rsidRDefault="00E631F9">
      <w:pPr>
        <w:rPr>
          <w:ins w:id="724" w:author="Michael Rütsche" w:date="2013-11-06T14:58:00Z"/>
          <w:lang w:val="en-US"/>
        </w:rPr>
        <w:pPrChange w:id="725" w:author="Michael Rütsche" w:date="2013-11-06T14:56:00Z">
          <w:pPr>
            <w:pStyle w:val="berschrift1"/>
          </w:pPr>
        </w:pPrChange>
      </w:pPr>
      <w:proofErr w:type="spellStart"/>
      <w:ins w:id="726" w:author="Michael Rütsche" w:date="2013-11-06T14:57:00Z">
        <w:r>
          <w:rPr>
            <w:lang w:val="en-US"/>
          </w:rPr>
          <w:t>BaseHts</w:t>
        </w:r>
        <w:proofErr w:type="spellEnd"/>
        <w:r>
          <w:rPr>
            <w:lang w:val="en-US"/>
          </w:rPr>
          <w:t xml:space="preserve"> and </w:t>
        </w:r>
        <w:proofErr w:type="spellStart"/>
        <w:r>
          <w:rPr>
            <w:lang w:val="en-US"/>
          </w:rPr>
          <w:t>BasePPT</w:t>
        </w:r>
        <w:proofErr w:type="spellEnd"/>
        <w:r>
          <w:rPr>
            <w:lang w:val="en-US"/>
          </w:rPr>
          <w:t xml:space="preserve"> are just used, if in a solution needed. They haven’t any dependencies to each other</w:t>
        </w:r>
      </w:ins>
      <w:ins w:id="727" w:author="Michael Rütsche" w:date="2013-11-06T14:58:00Z">
        <w:r>
          <w:rPr>
            <w:lang w:val="en-US"/>
          </w:rPr>
          <w:t>.</w:t>
        </w:r>
      </w:ins>
    </w:p>
    <w:p w:rsidR="00E631F9" w:rsidRDefault="00E631F9">
      <w:pPr>
        <w:rPr>
          <w:ins w:id="728" w:author="Michael Rütsche" w:date="2013-11-06T14:56:00Z"/>
          <w:lang w:val="en-US"/>
        </w:rPr>
        <w:pPrChange w:id="729" w:author="Michael Rütsche" w:date="2013-11-06T15:00:00Z">
          <w:pPr>
            <w:pStyle w:val="berschrift1"/>
          </w:pPr>
        </w:pPrChange>
      </w:pPr>
      <w:ins w:id="730" w:author="Michael Rütsche" w:date="2013-11-06T15:00:00Z">
        <w:r>
          <w:rPr>
            <w:lang w:val="en-US"/>
          </w:rPr>
          <w:t>In case of a new BASE_PLC</w:t>
        </w:r>
      </w:ins>
      <w:ins w:id="731" w:author="Michael Rütsche" w:date="2013-11-06T15:08:00Z">
        <w:r w:rsidR="00F056DD">
          <w:rPr>
            <w:lang w:val="en-US"/>
          </w:rPr>
          <w:t>, all</w:t>
        </w:r>
      </w:ins>
      <w:ins w:id="732" w:author="Michael Rütsche" w:date="2013-11-06T14:59:00Z">
        <w:r>
          <w:rPr>
            <w:lang w:val="en-US"/>
          </w:rPr>
          <w:t xml:space="preserve"> other library modules ha</w:t>
        </w:r>
      </w:ins>
      <w:ins w:id="733" w:author="Michael Rütsche" w:date="2013-11-06T15:00:00Z">
        <w:r>
          <w:rPr>
            <w:lang w:val="en-US"/>
          </w:rPr>
          <w:t>ve to be updated with the new BASE_PLC.</w:t>
        </w:r>
      </w:ins>
      <w:ins w:id="734" w:author="Michael Rütsche" w:date="2013-11-06T14:59:00Z">
        <w:r>
          <w:rPr>
            <w:lang w:val="en-US"/>
          </w:rPr>
          <w:t xml:space="preserve"> </w:t>
        </w:r>
      </w:ins>
    </w:p>
    <w:p w:rsidR="00F10B4F" w:rsidRDefault="00F10B4F" w:rsidP="00F10B4F">
      <w:pPr>
        <w:pStyle w:val="berschrift1"/>
        <w:rPr>
          <w:ins w:id="735" w:author="Michael Rütsche" w:date="2013-11-06T13:20:00Z"/>
        </w:rPr>
      </w:pPr>
      <w:bookmarkStart w:id="736" w:name="_Toc374359340"/>
      <w:r>
        <w:lastRenderedPageBreak/>
        <w:t>PLC Software Release Management</w:t>
      </w:r>
      <w:bookmarkEnd w:id="736"/>
    </w:p>
    <w:p w:rsidR="00E631F9" w:rsidRDefault="00E631F9">
      <w:pPr>
        <w:rPr>
          <w:ins w:id="737" w:author="Michael Rütsche" w:date="2013-11-06T14:56:00Z"/>
          <w:lang w:val="en-US"/>
        </w:rPr>
        <w:pPrChange w:id="738" w:author="Michael Rütsche" w:date="2013-11-06T14:56:00Z">
          <w:pPr>
            <w:pStyle w:val="berschrift1"/>
          </w:pPr>
        </w:pPrChange>
      </w:pPr>
    </w:p>
    <w:p w:rsidR="00E631F9" w:rsidRPr="009B4D87" w:rsidRDefault="00E631F9">
      <w:pPr>
        <w:jc w:val="center"/>
        <w:pPrChange w:id="739" w:author="Michael Rütsche" w:date="2013-11-06T15:08:00Z">
          <w:pPr>
            <w:pStyle w:val="berschrift1"/>
          </w:pPr>
        </w:pPrChange>
      </w:pPr>
    </w:p>
    <w:p w:rsidR="00E208C8" w:rsidRPr="00DD5DC8" w:rsidRDefault="00DD5DC8" w:rsidP="00DD5DC8">
      <w:pPr>
        <w:rPr>
          <w:color w:val="FF0000"/>
        </w:rPr>
      </w:pPr>
      <w:proofErr w:type="spellStart"/>
      <w:proofErr w:type="gramStart"/>
      <w:r w:rsidRPr="00DD5DC8">
        <w:rPr>
          <w:color w:val="FF0000"/>
        </w:rPr>
        <w:t>Todo</w:t>
      </w:r>
      <w:proofErr w:type="spellEnd"/>
      <w:r w:rsidRPr="00DD5DC8">
        <w:rPr>
          <w:color w:val="FF0000"/>
        </w:rPr>
        <w:t>…version in PLC string??</w:t>
      </w:r>
      <w:proofErr w:type="gramEnd"/>
      <w:r w:rsidRPr="00DD5DC8">
        <w:rPr>
          <w:color w:val="FF0000"/>
        </w:rPr>
        <w:t xml:space="preserve"> Other ideas</w:t>
      </w:r>
    </w:p>
    <w:p w:rsidR="00E208C8" w:rsidRPr="006559E6" w:rsidRDefault="00E208C8" w:rsidP="00E208C8"/>
    <w:sectPr w:rsidR="00E208C8" w:rsidRPr="006559E6" w:rsidSect="004A631C">
      <w:headerReference w:type="default" r:id="rId28"/>
      <w:footerReference w:type="default" r:id="rId29"/>
      <w:headerReference w:type="first" r:id="rId30"/>
      <w:footerReference w:type="first" r:id="rId31"/>
      <w:type w:val="continuous"/>
      <w:pgSz w:w="11906" w:h="16838"/>
      <w:pgMar w:top="567" w:right="1247" w:bottom="340" w:left="130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9CB" w:rsidRDefault="006979CB" w:rsidP="001B3B4C">
      <w:r>
        <w:separator/>
      </w:r>
    </w:p>
  </w:endnote>
  <w:endnote w:type="continuationSeparator" w:id="0">
    <w:p w:rsidR="006979CB" w:rsidRDefault="006979CB" w:rsidP="001B3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T Sans">
    <w:altName w:val="Corbel"/>
    <w:panose1 w:val="020B0503020203020204"/>
    <w:charset w:val="00"/>
    <w:family w:val="swiss"/>
    <w:pitch w:val="variable"/>
    <w:sig w:usb0="A00002EF" w:usb1="5000204B"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egula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629" w:rsidRDefault="002E1629" w:rsidP="00A11ABF">
    <w:pPr>
      <w:pStyle w:val="KeinLeerraum"/>
      <w:tabs>
        <w:tab w:val="clear" w:pos="10206"/>
        <w:tab w:val="right" w:pos="10915"/>
      </w:tabs>
      <w:ind w:right="83"/>
    </w:pPr>
    <w:r>
      <w:rPr>
        <w:lang w:val="de-CH" w:eastAsia="de-CH"/>
      </w:rPr>
      <w:drawing>
        <wp:anchor distT="0" distB="0" distL="114300" distR="114300" simplePos="0" relativeHeight="251667456" behindDoc="1" locked="0" layoutInCell="1" allowOverlap="1" wp14:anchorId="17148AD6" wp14:editId="0A1EF635">
          <wp:simplePos x="0" y="0"/>
          <wp:positionH relativeFrom="column">
            <wp:posOffset>29845</wp:posOffset>
          </wp:positionH>
          <wp:positionV relativeFrom="paragraph">
            <wp:posOffset>88900</wp:posOffset>
          </wp:positionV>
          <wp:extent cx="5939790" cy="28575"/>
          <wp:effectExtent l="0" t="0" r="0" b="0"/>
          <wp:wrapTight wrapText="bothSides">
            <wp:wrapPolygon edited="0">
              <wp:start x="0" y="0"/>
              <wp:lineTo x="0" y="14400"/>
              <wp:lineTo x="21545" y="14400"/>
              <wp:lineTo x="21545" y="0"/>
              <wp:lineTo x="0" y="0"/>
            </wp:wrapPolygon>
          </wp:wrapTight>
          <wp:docPr id="1" name="Grafik 1" descr="C:\Users\ami\Desktop\Str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Desktop\Strich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2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1629" w:rsidRPr="005C00C6" w:rsidRDefault="002E1629" w:rsidP="00A11ABF">
    <w:pPr>
      <w:pStyle w:val="KeinLeerraum"/>
      <w:tabs>
        <w:tab w:val="clear" w:pos="10206"/>
        <w:tab w:val="right" w:pos="10915"/>
      </w:tabs>
      <w:ind w:right="83"/>
    </w:pPr>
  </w:p>
  <w:p w:rsidR="002E1629" w:rsidRDefault="002E1629" w:rsidP="00A11ABF">
    <w:pPr>
      <w:pStyle w:val="EinfAbs"/>
      <w:tabs>
        <w:tab w:val="right" w:pos="9356"/>
      </w:tabs>
      <w:rPr>
        <w:rFonts w:ascii="PT Sans" w:hAnsi="PT Sans" w:cs="PT Sans"/>
        <w:color w:val="3F5959"/>
        <w:spacing w:val="2"/>
        <w:sz w:val="15"/>
        <w:szCs w:val="15"/>
      </w:rPr>
    </w:pPr>
    <w:r>
      <w:rPr>
        <w:rFonts w:ascii="PT Sans" w:hAnsi="PT Sans" w:cs="PT Sans"/>
        <w:b/>
        <w:bCs/>
        <w:color w:val="3F5959"/>
        <w:spacing w:val="2"/>
        <w:sz w:val="15"/>
        <w:szCs w:val="15"/>
      </w:rPr>
      <w:t xml:space="preserve">AVM Engineering AG – </w:t>
    </w:r>
    <w:r>
      <w:rPr>
        <w:rFonts w:ascii="PT Sans" w:hAnsi="PT Sans" w:cs="PT Sans"/>
        <w:color w:val="3F5959"/>
        <w:spacing w:val="2"/>
        <w:sz w:val="15"/>
        <w:szCs w:val="15"/>
      </w:rPr>
      <w:t xml:space="preserve">Ein Kompetenzbereich der AVM </w:t>
    </w:r>
    <w:proofErr w:type="spellStart"/>
    <w:r>
      <w:rPr>
        <w:rFonts w:ascii="PT Sans" w:hAnsi="PT Sans" w:cs="PT Sans"/>
        <w:color w:val="3F5959"/>
        <w:spacing w:val="2"/>
        <w:sz w:val="15"/>
        <w:szCs w:val="15"/>
      </w:rPr>
      <w:t>Innovations</w:t>
    </w:r>
    <w:proofErr w:type="spellEnd"/>
    <w:r>
      <w:rPr>
        <w:rFonts w:ascii="PT Sans" w:hAnsi="PT Sans" w:cs="PT Sans"/>
        <w:color w:val="3F5959"/>
        <w:spacing w:val="2"/>
        <w:sz w:val="15"/>
        <w:szCs w:val="15"/>
      </w:rPr>
      <w:t xml:space="preserve"> AG</w:t>
    </w:r>
    <w:r>
      <w:rPr>
        <w:rFonts w:ascii="PT Sans" w:hAnsi="PT Sans" w:cs="PT Sans"/>
        <w:color w:val="3F5959"/>
        <w:spacing w:val="2"/>
        <w:sz w:val="15"/>
        <w:szCs w:val="15"/>
      </w:rPr>
      <w:tab/>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PAGE  \* Arabic  \* MERGEFORMAT</w:instrText>
    </w:r>
    <w:r w:rsidRPr="005F446E">
      <w:rPr>
        <w:rFonts w:ascii="PT Sans" w:hAnsi="PT Sans" w:cs="PT Sans"/>
        <w:color w:val="3F5959"/>
        <w:spacing w:val="2"/>
        <w:sz w:val="15"/>
        <w:szCs w:val="15"/>
      </w:rPr>
      <w:fldChar w:fldCharType="separate"/>
    </w:r>
    <w:r w:rsidR="00C60A6E">
      <w:rPr>
        <w:rFonts w:ascii="PT Sans" w:hAnsi="PT Sans" w:cs="PT Sans"/>
        <w:noProof/>
        <w:color w:val="3F5959"/>
        <w:spacing w:val="2"/>
        <w:sz w:val="15"/>
        <w:szCs w:val="15"/>
      </w:rPr>
      <w:t>2</w:t>
    </w:r>
    <w:r w:rsidRPr="005F446E">
      <w:rPr>
        <w:rFonts w:ascii="PT Sans" w:hAnsi="PT Sans" w:cs="PT Sans"/>
        <w:color w:val="3F5959"/>
        <w:spacing w:val="2"/>
        <w:sz w:val="15"/>
        <w:szCs w:val="15"/>
      </w:rPr>
      <w:fldChar w:fldCharType="end"/>
    </w:r>
    <w:r w:rsidRPr="005F446E">
      <w:rPr>
        <w:rFonts w:ascii="PT Sans" w:hAnsi="PT Sans" w:cs="PT Sans"/>
        <w:color w:val="3F5959"/>
        <w:spacing w:val="2"/>
        <w:sz w:val="15"/>
        <w:szCs w:val="15"/>
      </w:rPr>
      <w:t xml:space="preserve"> / </w:t>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NUMPAGES  \* Arabic  \* MERGEFORMAT</w:instrText>
    </w:r>
    <w:r w:rsidRPr="005F446E">
      <w:rPr>
        <w:rFonts w:ascii="PT Sans" w:hAnsi="PT Sans" w:cs="PT Sans"/>
        <w:color w:val="3F5959"/>
        <w:spacing w:val="2"/>
        <w:sz w:val="15"/>
        <w:szCs w:val="15"/>
      </w:rPr>
      <w:fldChar w:fldCharType="separate"/>
    </w:r>
    <w:r w:rsidR="00C60A6E">
      <w:rPr>
        <w:rFonts w:ascii="PT Sans" w:hAnsi="PT Sans" w:cs="PT Sans"/>
        <w:noProof/>
        <w:color w:val="3F5959"/>
        <w:spacing w:val="2"/>
        <w:sz w:val="15"/>
        <w:szCs w:val="15"/>
      </w:rPr>
      <w:t>21</w:t>
    </w:r>
    <w:r w:rsidRPr="005F446E">
      <w:rPr>
        <w:rFonts w:ascii="PT Sans" w:hAnsi="PT Sans" w:cs="PT Sans"/>
        <w:color w:val="3F5959"/>
        <w:spacing w:val="2"/>
        <w:sz w:val="15"/>
        <w:szCs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629" w:rsidRPr="005C00C6" w:rsidRDefault="002E1629" w:rsidP="00B950D0">
    <w:pPr>
      <w:pStyle w:val="KeinLeerraum"/>
      <w:jc w:val="center"/>
    </w:pPr>
  </w:p>
  <w:p w:rsidR="002E1629" w:rsidRDefault="002E1629" w:rsidP="00B950D0">
    <w:pPr>
      <w:pStyle w:val="KeinLeerraum"/>
      <w:jc w:val="center"/>
    </w:pPr>
    <w:r w:rsidRPr="005C00C6">
      <w:t xml:space="preserve">AVM Engineering AG ©, </w:t>
    </w:r>
    <w:r>
      <w:t>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9CB" w:rsidRDefault="006979CB" w:rsidP="001B3B4C">
      <w:r>
        <w:separator/>
      </w:r>
    </w:p>
  </w:footnote>
  <w:footnote w:type="continuationSeparator" w:id="0">
    <w:p w:rsidR="006979CB" w:rsidRDefault="006979CB" w:rsidP="001B3B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629" w:rsidRPr="005C00C6" w:rsidRDefault="002E1629" w:rsidP="00DB2D38">
    <w:pPr>
      <w:pStyle w:val="KeinLeerraum"/>
      <w:tabs>
        <w:tab w:val="clear" w:pos="10206"/>
        <w:tab w:val="right" w:pos="9356"/>
      </w:tabs>
    </w:pPr>
    <w:r>
      <w:fldChar w:fldCharType="begin"/>
    </w:r>
    <w:r>
      <w:instrText xml:space="preserve"> FILENAME   \* MERGEFORMAT </w:instrText>
    </w:r>
    <w:r>
      <w:fldChar w:fldCharType="separate"/>
    </w:r>
    <w:r w:rsidR="00EE08E6">
      <w:t>Vistaprint PLC Basic Concepts V0.10.docx</w:t>
    </w:r>
    <w:r>
      <w:fldChar w:fldCharType="end"/>
    </w:r>
    <w:r w:rsidRPr="005C00C6">
      <w:fldChar w:fldCharType="begin"/>
    </w:r>
    <w:r w:rsidRPr="005C00C6">
      <w:instrText xml:space="preserve"> TITLE  \* MERGEFORMAT </w:instrText>
    </w:r>
    <w:r w:rsidRPr="005C00C6">
      <w:fldChar w:fldCharType="end"/>
    </w:r>
    <w:r w:rsidRPr="005C00C6">
      <w:tab/>
    </w:r>
    <w:r w:rsidRPr="005C00C6">
      <w:fldChar w:fldCharType="begin"/>
    </w:r>
    <w:r w:rsidRPr="005C00C6">
      <w:instrText>STYLEREF "Überschrift 1"</w:instrText>
    </w:r>
    <w:r w:rsidRPr="005C00C6">
      <w:fldChar w:fldCharType="separate"/>
    </w:r>
    <w:r w:rsidR="00C60A6E">
      <w:t>Table of contents</w:t>
    </w:r>
    <w:r w:rsidRPr="005C00C6">
      <w:fldChar w:fldCharType="end"/>
    </w:r>
  </w:p>
  <w:p w:rsidR="002E1629" w:rsidRPr="005C00C6" w:rsidRDefault="002E1629" w:rsidP="001B3B4C">
    <w:pPr>
      <w:pStyle w:val="KeinLeerraum"/>
    </w:pPr>
  </w:p>
  <w:p w:rsidR="002E1629" w:rsidRPr="005C00C6" w:rsidRDefault="002E1629" w:rsidP="001B3B4C">
    <w:pPr>
      <w:pStyle w:val="KeinLeerraum"/>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629" w:rsidRDefault="002E1629">
    <w:pPr>
      <w:pStyle w:val="Kopfzeile"/>
    </w:pPr>
    <w:r w:rsidRPr="00B950D0">
      <w:rPr>
        <w:noProof/>
        <w:lang w:val="de-CH" w:eastAsia="de-CH"/>
      </w:rPr>
      <w:drawing>
        <wp:anchor distT="0" distB="0" distL="114300" distR="114300" simplePos="0" relativeHeight="251669504" behindDoc="1" locked="0" layoutInCell="1" allowOverlap="1" wp14:anchorId="6E9089DA" wp14:editId="3A056921">
          <wp:simplePos x="0" y="0"/>
          <wp:positionH relativeFrom="column">
            <wp:posOffset>4925060</wp:posOffset>
          </wp:positionH>
          <wp:positionV relativeFrom="paragraph">
            <wp:posOffset>197485</wp:posOffset>
          </wp:positionV>
          <wp:extent cx="1234440" cy="506095"/>
          <wp:effectExtent l="0" t="0" r="0" b="0"/>
          <wp:wrapTight wrapText="bothSides">
            <wp:wrapPolygon edited="0">
              <wp:start x="2333" y="0"/>
              <wp:lineTo x="333" y="13009"/>
              <wp:lineTo x="0" y="17074"/>
              <wp:lineTo x="0" y="20326"/>
              <wp:lineTo x="12000" y="21139"/>
              <wp:lineTo x="21333" y="21139"/>
              <wp:lineTo x="21333" y="11383"/>
              <wp:lineTo x="19667" y="0"/>
              <wp:lineTo x="2333" y="0"/>
            </wp:wrapPolygon>
          </wp:wrapTight>
          <wp:docPr id="32" name="Grafik 32" descr="P:\30_PR\10_Logo\AVM Logos\avm-logos\avm-engineering-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30_PR\10_Logo\AVM Logos\avm-logos\avm-engineering-cmy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444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0D0">
      <w:rPr>
        <w:noProof/>
        <w:lang w:val="de-CH" w:eastAsia="de-CH"/>
      </w:rPr>
      <mc:AlternateContent>
        <mc:Choice Requires="wps">
          <w:drawing>
            <wp:anchor distT="0" distB="0" distL="114300" distR="114300" simplePos="0" relativeHeight="251670528" behindDoc="0" locked="0" layoutInCell="1" allowOverlap="1" wp14:anchorId="7C9EF745" wp14:editId="7980FB90">
              <wp:simplePos x="0" y="0"/>
              <wp:positionH relativeFrom="column">
                <wp:posOffset>4799330</wp:posOffset>
              </wp:positionH>
              <wp:positionV relativeFrom="paragraph">
                <wp:posOffset>708025</wp:posOffset>
              </wp:positionV>
              <wp:extent cx="2336165" cy="1571625"/>
              <wp:effectExtent l="0" t="0" r="0" b="381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157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1629" w:rsidRPr="006C3932" w:rsidRDefault="002E1629" w:rsidP="00B950D0">
                          <w:pPr>
                            <w:ind w:right="1421"/>
                            <w:rPr>
                              <w:sz w:val="15"/>
                              <w:szCs w:val="15"/>
                              <w:lang w:val="de-CH"/>
                              <w:rPrChange w:id="740" w:author="Michael Rütsche" w:date="2013-10-10T11:21:00Z">
                                <w:rPr>
                                  <w:sz w:val="15"/>
                                  <w:szCs w:val="15"/>
                                </w:rPr>
                              </w:rPrChange>
                            </w:rPr>
                          </w:pPr>
                          <w:r w:rsidRPr="006C3932">
                            <w:rPr>
                              <w:sz w:val="15"/>
                              <w:szCs w:val="15"/>
                              <w:lang w:val="de-CH"/>
                              <w:rPrChange w:id="741" w:author="Michael Rütsche" w:date="2013-10-10T11:21:00Z">
                                <w:rPr>
                                  <w:sz w:val="15"/>
                                  <w:szCs w:val="15"/>
                                </w:rPr>
                              </w:rPrChange>
                            </w:rPr>
                            <w:t>AVM Engineering AG</w:t>
                          </w:r>
                        </w:p>
                        <w:p w:rsidR="002E1629" w:rsidRPr="006C3932" w:rsidRDefault="002E1629" w:rsidP="00B950D0">
                          <w:pPr>
                            <w:ind w:right="1421"/>
                            <w:rPr>
                              <w:sz w:val="15"/>
                              <w:szCs w:val="15"/>
                              <w:lang w:val="de-CH"/>
                              <w:rPrChange w:id="742" w:author="Michael Rütsche" w:date="2013-10-10T11:21:00Z">
                                <w:rPr>
                                  <w:sz w:val="15"/>
                                  <w:szCs w:val="15"/>
                                </w:rPr>
                              </w:rPrChange>
                            </w:rPr>
                          </w:pPr>
                          <w:r w:rsidRPr="006C3932">
                            <w:rPr>
                              <w:sz w:val="15"/>
                              <w:szCs w:val="15"/>
                              <w:lang w:val="de-CH"/>
                              <w:rPrChange w:id="743" w:author="Michael Rütsche" w:date="2013-10-10T11:21:00Z">
                                <w:rPr>
                                  <w:sz w:val="15"/>
                                  <w:szCs w:val="15"/>
                                </w:rPr>
                              </w:rPrChange>
                            </w:rPr>
                            <w:t>Landstrasse 25</w:t>
                          </w:r>
                        </w:p>
                        <w:p w:rsidR="002E1629" w:rsidRPr="006C3932" w:rsidRDefault="002E1629" w:rsidP="00B950D0">
                          <w:pPr>
                            <w:ind w:right="1421"/>
                            <w:rPr>
                              <w:sz w:val="15"/>
                              <w:szCs w:val="15"/>
                              <w:lang w:val="de-CH"/>
                              <w:rPrChange w:id="744" w:author="Michael Rütsche" w:date="2013-10-10T11:21:00Z">
                                <w:rPr>
                                  <w:sz w:val="15"/>
                                  <w:szCs w:val="15"/>
                                </w:rPr>
                              </w:rPrChange>
                            </w:rPr>
                          </w:pPr>
                          <w:r w:rsidRPr="006C3932">
                            <w:rPr>
                              <w:sz w:val="15"/>
                              <w:szCs w:val="15"/>
                              <w:lang w:val="de-CH"/>
                              <w:rPrChange w:id="745" w:author="Michael Rütsche" w:date="2013-10-10T11:21:00Z">
                                <w:rPr>
                                  <w:sz w:val="15"/>
                                  <w:szCs w:val="15"/>
                                </w:rPr>
                              </w:rPrChange>
                            </w:rPr>
                            <w:t xml:space="preserve">9606 </w:t>
                          </w:r>
                          <w:proofErr w:type="spellStart"/>
                          <w:r w:rsidRPr="006C3932">
                            <w:rPr>
                              <w:sz w:val="15"/>
                              <w:szCs w:val="15"/>
                              <w:lang w:val="de-CH"/>
                              <w:rPrChange w:id="746" w:author="Michael Rütsche" w:date="2013-10-10T11:21:00Z">
                                <w:rPr>
                                  <w:sz w:val="15"/>
                                  <w:szCs w:val="15"/>
                                </w:rPr>
                              </w:rPrChange>
                            </w:rPr>
                            <w:t>Bütschwil</w:t>
                          </w:r>
                          <w:proofErr w:type="spellEnd"/>
                        </w:p>
                        <w:p w:rsidR="002E1629" w:rsidRPr="006C3932" w:rsidRDefault="002E1629" w:rsidP="00B950D0">
                          <w:pPr>
                            <w:ind w:right="1421"/>
                            <w:rPr>
                              <w:sz w:val="15"/>
                              <w:szCs w:val="15"/>
                              <w:lang w:val="de-CH"/>
                              <w:rPrChange w:id="747" w:author="Michael Rütsche" w:date="2013-10-10T11:21:00Z">
                                <w:rPr>
                                  <w:sz w:val="15"/>
                                  <w:szCs w:val="15"/>
                                </w:rPr>
                              </w:rPrChange>
                            </w:rPr>
                          </w:pPr>
                        </w:p>
                        <w:p w:rsidR="002E1629" w:rsidRPr="006C3932" w:rsidRDefault="002E1629" w:rsidP="00B950D0">
                          <w:pPr>
                            <w:ind w:right="1421"/>
                            <w:rPr>
                              <w:sz w:val="15"/>
                              <w:szCs w:val="15"/>
                              <w:lang w:val="de-CH"/>
                              <w:rPrChange w:id="748" w:author="Michael Rütsche" w:date="2013-10-10T11:21:00Z">
                                <w:rPr>
                                  <w:sz w:val="15"/>
                                  <w:szCs w:val="15"/>
                                </w:rPr>
                              </w:rPrChange>
                            </w:rPr>
                          </w:pPr>
                          <w:r w:rsidRPr="006C3932">
                            <w:rPr>
                              <w:sz w:val="15"/>
                              <w:szCs w:val="15"/>
                              <w:lang w:val="de-CH"/>
                              <w:rPrChange w:id="749" w:author="Michael Rütsche" w:date="2013-10-10T11:21:00Z">
                                <w:rPr>
                                  <w:sz w:val="15"/>
                                  <w:szCs w:val="15"/>
                                </w:rPr>
                              </w:rPrChange>
                            </w:rPr>
                            <w:t>Telefon +41 71 980 07 70</w:t>
                          </w:r>
                        </w:p>
                        <w:p w:rsidR="002E1629" w:rsidRPr="006C3932" w:rsidRDefault="002E1629" w:rsidP="00B950D0">
                          <w:pPr>
                            <w:ind w:right="1421"/>
                            <w:rPr>
                              <w:sz w:val="15"/>
                              <w:szCs w:val="15"/>
                              <w:lang w:val="fr-CH"/>
                              <w:rPrChange w:id="750" w:author="Michael Rütsche" w:date="2013-10-10T11:21:00Z">
                                <w:rPr>
                                  <w:sz w:val="15"/>
                                  <w:szCs w:val="15"/>
                                  <w:lang w:val="en-US"/>
                                </w:rPr>
                              </w:rPrChange>
                            </w:rPr>
                          </w:pPr>
                          <w:r w:rsidRPr="006C3932">
                            <w:rPr>
                              <w:sz w:val="15"/>
                              <w:szCs w:val="15"/>
                              <w:lang w:val="fr-CH"/>
                              <w:rPrChange w:id="751" w:author="Michael Rütsche" w:date="2013-10-10T11:21:00Z">
                                <w:rPr>
                                  <w:sz w:val="15"/>
                                  <w:szCs w:val="15"/>
                                  <w:lang w:val="en-US"/>
                                </w:rPr>
                              </w:rPrChange>
                            </w:rPr>
                            <w:t>Fax +41 71 980 07 79</w:t>
                          </w:r>
                        </w:p>
                        <w:p w:rsidR="002E1629" w:rsidRPr="006C3932" w:rsidRDefault="002E1629" w:rsidP="00B950D0">
                          <w:pPr>
                            <w:ind w:right="1421"/>
                            <w:rPr>
                              <w:sz w:val="15"/>
                              <w:szCs w:val="15"/>
                              <w:lang w:val="fr-CH"/>
                              <w:rPrChange w:id="752" w:author="Michael Rütsche" w:date="2013-10-10T11:21:00Z">
                                <w:rPr>
                                  <w:sz w:val="15"/>
                                  <w:szCs w:val="15"/>
                                  <w:lang w:val="en-US"/>
                                </w:rPr>
                              </w:rPrChange>
                            </w:rPr>
                          </w:pPr>
                        </w:p>
                        <w:p w:rsidR="002E1629" w:rsidRPr="006C3932" w:rsidRDefault="002E1629" w:rsidP="00B950D0">
                          <w:pPr>
                            <w:ind w:right="1421"/>
                            <w:rPr>
                              <w:sz w:val="15"/>
                              <w:szCs w:val="15"/>
                              <w:lang w:val="fr-CH"/>
                              <w:rPrChange w:id="753" w:author="Michael Rütsche" w:date="2013-10-10T11:21:00Z">
                                <w:rPr>
                                  <w:sz w:val="15"/>
                                  <w:szCs w:val="15"/>
                                  <w:lang w:val="en-US"/>
                                </w:rPr>
                              </w:rPrChange>
                            </w:rPr>
                          </w:pPr>
                          <w:r w:rsidRPr="006C3932">
                            <w:rPr>
                              <w:sz w:val="15"/>
                              <w:szCs w:val="15"/>
                              <w:lang w:val="fr-CH"/>
                              <w:rPrChange w:id="754" w:author="Michael Rütsche" w:date="2013-10-10T11:21:00Z">
                                <w:rPr>
                                  <w:sz w:val="15"/>
                                  <w:szCs w:val="15"/>
                                  <w:lang w:val="en-US"/>
                                </w:rPr>
                              </w:rPrChange>
                            </w:rPr>
                            <w:t>www.avm-engineering.ch</w:t>
                          </w:r>
                        </w:p>
                        <w:p w:rsidR="002E1629" w:rsidRPr="006C3932" w:rsidRDefault="002E1629" w:rsidP="00B950D0">
                          <w:pPr>
                            <w:ind w:right="1421"/>
                            <w:rPr>
                              <w:sz w:val="15"/>
                              <w:szCs w:val="15"/>
                              <w:lang w:val="fr-CH"/>
                              <w:rPrChange w:id="755" w:author="Michael Rütsche" w:date="2013-10-10T11:21:00Z">
                                <w:rPr>
                                  <w:sz w:val="15"/>
                                  <w:szCs w:val="15"/>
                                  <w:lang w:val="en-US"/>
                                </w:rPr>
                              </w:rPrChange>
                            </w:rPr>
                          </w:pPr>
                          <w:r w:rsidRPr="006C3932">
                            <w:rPr>
                              <w:sz w:val="15"/>
                              <w:szCs w:val="15"/>
                              <w:lang w:val="fr-CH"/>
                              <w:rPrChange w:id="756" w:author="Michael Rütsche" w:date="2013-10-10T11:21:00Z">
                                <w:rPr>
                                  <w:sz w:val="15"/>
                                  <w:szCs w:val="15"/>
                                  <w:lang w:val="en-US"/>
                                </w:rPr>
                              </w:rPrChange>
                            </w:rPr>
                            <w:t>info@avm-engineering.ch</w:t>
                          </w:r>
                        </w:p>
                        <w:p w:rsidR="002E1629" w:rsidRPr="006C3932" w:rsidRDefault="002E1629" w:rsidP="00B950D0">
                          <w:pPr>
                            <w:ind w:right="1421"/>
                            <w:rPr>
                              <w:sz w:val="15"/>
                              <w:szCs w:val="15"/>
                              <w:lang w:val="fr-CH"/>
                              <w:rPrChange w:id="757" w:author="Michael Rütsche" w:date="2013-10-10T11:21:00Z">
                                <w:rPr>
                                  <w:sz w:val="15"/>
                                  <w:szCs w:val="15"/>
                                  <w:lang w:val="en-US"/>
                                </w:rPr>
                              </w:rPrChange>
                            </w:rPr>
                          </w:pPr>
                        </w:p>
                        <w:p w:rsidR="002E1629" w:rsidRPr="006C3932" w:rsidRDefault="002E1629" w:rsidP="00B950D0">
                          <w:pPr>
                            <w:ind w:right="1421"/>
                            <w:rPr>
                              <w:sz w:val="15"/>
                              <w:szCs w:val="15"/>
                              <w:lang w:val="fr-CH"/>
                              <w:rPrChange w:id="758" w:author="Michael Rütsche" w:date="2013-10-10T11:21:00Z">
                                <w:rPr>
                                  <w:sz w:val="15"/>
                                  <w:szCs w:val="15"/>
                                  <w:lang w:val="en-US"/>
                                </w:rPr>
                              </w:rPrChange>
                            </w:rPr>
                          </w:pPr>
                        </w:p>
                        <w:p w:rsidR="002E1629" w:rsidRPr="001B3B4C" w:rsidRDefault="002E1629" w:rsidP="00B950D0">
                          <w:pPr>
                            <w:ind w:right="1421"/>
                            <w:rPr>
                              <w:sz w:val="15"/>
                              <w:szCs w:val="15"/>
                            </w:rPr>
                          </w:pPr>
                          <w:proofErr w:type="spellStart"/>
                          <w:r w:rsidRPr="001B3B4C">
                            <w:rPr>
                              <w:sz w:val="15"/>
                              <w:szCs w:val="15"/>
                            </w:rPr>
                            <w:t>Bütschwil</w:t>
                          </w:r>
                          <w:proofErr w:type="spellEnd"/>
                          <w:r w:rsidRPr="001B3B4C">
                            <w:rPr>
                              <w:sz w:val="15"/>
                              <w:szCs w:val="15"/>
                            </w:rPr>
                            <w:t xml:space="preserve">,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r w:rsidR="00C60A6E">
                            <w:rPr>
                              <w:noProof/>
                              <w:sz w:val="15"/>
                              <w:szCs w:val="15"/>
                            </w:rPr>
                            <w:t>09.12.2013</w:t>
                          </w:r>
                          <w:r w:rsidRPr="001B3B4C">
                            <w:rPr>
                              <w:sz w:val="15"/>
                              <w:szCs w:val="15"/>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377.9pt;margin-top:55.75pt;width:183.95pt;height:123.7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" stroked="f">
              <v:textbox style="mso-fit-shape-to-text:t">
                <w:txbxContent>
                  <w:p w:rsidR="002E1629" w:rsidRPr="006C3932" w:rsidRDefault="002E1629" w:rsidP="00B950D0">
                    <w:pPr>
                      <w:ind w:right="1421"/>
                      <w:rPr>
                        <w:sz w:val="15"/>
                        <w:szCs w:val="15"/>
                        <w:lang w:val="de-CH"/>
                        <w:rPrChange w:id="759" w:author="Michael Rütsche" w:date="2013-10-10T11:21:00Z">
                          <w:rPr>
                            <w:sz w:val="15"/>
                            <w:szCs w:val="15"/>
                          </w:rPr>
                        </w:rPrChange>
                      </w:rPr>
                    </w:pPr>
                    <w:r w:rsidRPr="006C3932">
                      <w:rPr>
                        <w:sz w:val="15"/>
                        <w:szCs w:val="15"/>
                        <w:lang w:val="de-CH"/>
                        <w:rPrChange w:id="760" w:author="Michael Rütsche" w:date="2013-10-10T11:21:00Z">
                          <w:rPr>
                            <w:sz w:val="15"/>
                            <w:szCs w:val="15"/>
                          </w:rPr>
                        </w:rPrChange>
                      </w:rPr>
                      <w:t>AVM Engineering AG</w:t>
                    </w:r>
                  </w:p>
                  <w:p w:rsidR="002E1629" w:rsidRPr="006C3932" w:rsidRDefault="002E1629" w:rsidP="00B950D0">
                    <w:pPr>
                      <w:ind w:right="1421"/>
                      <w:rPr>
                        <w:sz w:val="15"/>
                        <w:szCs w:val="15"/>
                        <w:lang w:val="de-CH"/>
                        <w:rPrChange w:id="761" w:author="Michael Rütsche" w:date="2013-10-10T11:21:00Z">
                          <w:rPr>
                            <w:sz w:val="15"/>
                            <w:szCs w:val="15"/>
                          </w:rPr>
                        </w:rPrChange>
                      </w:rPr>
                    </w:pPr>
                    <w:r w:rsidRPr="006C3932">
                      <w:rPr>
                        <w:sz w:val="15"/>
                        <w:szCs w:val="15"/>
                        <w:lang w:val="de-CH"/>
                        <w:rPrChange w:id="762" w:author="Michael Rütsche" w:date="2013-10-10T11:21:00Z">
                          <w:rPr>
                            <w:sz w:val="15"/>
                            <w:szCs w:val="15"/>
                          </w:rPr>
                        </w:rPrChange>
                      </w:rPr>
                      <w:t>Landstrasse 25</w:t>
                    </w:r>
                  </w:p>
                  <w:p w:rsidR="002E1629" w:rsidRPr="006C3932" w:rsidRDefault="002E1629" w:rsidP="00B950D0">
                    <w:pPr>
                      <w:ind w:right="1421"/>
                      <w:rPr>
                        <w:sz w:val="15"/>
                        <w:szCs w:val="15"/>
                        <w:lang w:val="de-CH"/>
                        <w:rPrChange w:id="763" w:author="Michael Rütsche" w:date="2013-10-10T11:21:00Z">
                          <w:rPr>
                            <w:sz w:val="15"/>
                            <w:szCs w:val="15"/>
                          </w:rPr>
                        </w:rPrChange>
                      </w:rPr>
                    </w:pPr>
                    <w:r w:rsidRPr="006C3932">
                      <w:rPr>
                        <w:sz w:val="15"/>
                        <w:szCs w:val="15"/>
                        <w:lang w:val="de-CH"/>
                        <w:rPrChange w:id="764" w:author="Michael Rütsche" w:date="2013-10-10T11:21:00Z">
                          <w:rPr>
                            <w:sz w:val="15"/>
                            <w:szCs w:val="15"/>
                          </w:rPr>
                        </w:rPrChange>
                      </w:rPr>
                      <w:t xml:space="preserve">9606 </w:t>
                    </w:r>
                    <w:proofErr w:type="spellStart"/>
                    <w:r w:rsidRPr="006C3932">
                      <w:rPr>
                        <w:sz w:val="15"/>
                        <w:szCs w:val="15"/>
                        <w:lang w:val="de-CH"/>
                        <w:rPrChange w:id="765" w:author="Michael Rütsche" w:date="2013-10-10T11:21:00Z">
                          <w:rPr>
                            <w:sz w:val="15"/>
                            <w:szCs w:val="15"/>
                          </w:rPr>
                        </w:rPrChange>
                      </w:rPr>
                      <w:t>Bütschwil</w:t>
                    </w:r>
                    <w:proofErr w:type="spellEnd"/>
                  </w:p>
                  <w:p w:rsidR="002E1629" w:rsidRPr="006C3932" w:rsidRDefault="002E1629" w:rsidP="00B950D0">
                    <w:pPr>
                      <w:ind w:right="1421"/>
                      <w:rPr>
                        <w:sz w:val="15"/>
                        <w:szCs w:val="15"/>
                        <w:lang w:val="de-CH"/>
                        <w:rPrChange w:id="766" w:author="Michael Rütsche" w:date="2013-10-10T11:21:00Z">
                          <w:rPr>
                            <w:sz w:val="15"/>
                            <w:szCs w:val="15"/>
                          </w:rPr>
                        </w:rPrChange>
                      </w:rPr>
                    </w:pPr>
                  </w:p>
                  <w:p w:rsidR="002E1629" w:rsidRPr="006C3932" w:rsidRDefault="002E1629" w:rsidP="00B950D0">
                    <w:pPr>
                      <w:ind w:right="1421"/>
                      <w:rPr>
                        <w:sz w:val="15"/>
                        <w:szCs w:val="15"/>
                        <w:lang w:val="de-CH"/>
                        <w:rPrChange w:id="767" w:author="Michael Rütsche" w:date="2013-10-10T11:21:00Z">
                          <w:rPr>
                            <w:sz w:val="15"/>
                            <w:szCs w:val="15"/>
                          </w:rPr>
                        </w:rPrChange>
                      </w:rPr>
                    </w:pPr>
                    <w:r w:rsidRPr="006C3932">
                      <w:rPr>
                        <w:sz w:val="15"/>
                        <w:szCs w:val="15"/>
                        <w:lang w:val="de-CH"/>
                        <w:rPrChange w:id="768" w:author="Michael Rütsche" w:date="2013-10-10T11:21:00Z">
                          <w:rPr>
                            <w:sz w:val="15"/>
                            <w:szCs w:val="15"/>
                          </w:rPr>
                        </w:rPrChange>
                      </w:rPr>
                      <w:t>Telefon +41 71 980 07 70</w:t>
                    </w:r>
                  </w:p>
                  <w:p w:rsidR="002E1629" w:rsidRPr="006C3932" w:rsidRDefault="002E1629" w:rsidP="00B950D0">
                    <w:pPr>
                      <w:ind w:right="1421"/>
                      <w:rPr>
                        <w:sz w:val="15"/>
                        <w:szCs w:val="15"/>
                        <w:lang w:val="fr-CH"/>
                        <w:rPrChange w:id="769" w:author="Michael Rütsche" w:date="2013-10-10T11:21:00Z">
                          <w:rPr>
                            <w:sz w:val="15"/>
                            <w:szCs w:val="15"/>
                            <w:lang w:val="en-US"/>
                          </w:rPr>
                        </w:rPrChange>
                      </w:rPr>
                    </w:pPr>
                    <w:r w:rsidRPr="006C3932">
                      <w:rPr>
                        <w:sz w:val="15"/>
                        <w:szCs w:val="15"/>
                        <w:lang w:val="fr-CH"/>
                        <w:rPrChange w:id="770" w:author="Michael Rütsche" w:date="2013-10-10T11:21:00Z">
                          <w:rPr>
                            <w:sz w:val="15"/>
                            <w:szCs w:val="15"/>
                            <w:lang w:val="en-US"/>
                          </w:rPr>
                        </w:rPrChange>
                      </w:rPr>
                      <w:t>Fax +41 71 980 07 79</w:t>
                    </w:r>
                  </w:p>
                  <w:p w:rsidR="002E1629" w:rsidRPr="006C3932" w:rsidRDefault="002E1629" w:rsidP="00B950D0">
                    <w:pPr>
                      <w:ind w:right="1421"/>
                      <w:rPr>
                        <w:sz w:val="15"/>
                        <w:szCs w:val="15"/>
                        <w:lang w:val="fr-CH"/>
                        <w:rPrChange w:id="771" w:author="Michael Rütsche" w:date="2013-10-10T11:21:00Z">
                          <w:rPr>
                            <w:sz w:val="15"/>
                            <w:szCs w:val="15"/>
                            <w:lang w:val="en-US"/>
                          </w:rPr>
                        </w:rPrChange>
                      </w:rPr>
                    </w:pPr>
                  </w:p>
                  <w:p w:rsidR="002E1629" w:rsidRPr="006C3932" w:rsidRDefault="002E1629" w:rsidP="00B950D0">
                    <w:pPr>
                      <w:ind w:right="1421"/>
                      <w:rPr>
                        <w:sz w:val="15"/>
                        <w:szCs w:val="15"/>
                        <w:lang w:val="fr-CH"/>
                        <w:rPrChange w:id="772" w:author="Michael Rütsche" w:date="2013-10-10T11:21:00Z">
                          <w:rPr>
                            <w:sz w:val="15"/>
                            <w:szCs w:val="15"/>
                            <w:lang w:val="en-US"/>
                          </w:rPr>
                        </w:rPrChange>
                      </w:rPr>
                    </w:pPr>
                    <w:r w:rsidRPr="006C3932">
                      <w:rPr>
                        <w:sz w:val="15"/>
                        <w:szCs w:val="15"/>
                        <w:lang w:val="fr-CH"/>
                        <w:rPrChange w:id="773" w:author="Michael Rütsche" w:date="2013-10-10T11:21:00Z">
                          <w:rPr>
                            <w:sz w:val="15"/>
                            <w:szCs w:val="15"/>
                            <w:lang w:val="en-US"/>
                          </w:rPr>
                        </w:rPrChange>
                      </w:rPr>
                      <w:t>www.avm-engineering.ch</w:t>
                    </w:r>
                  </w:p>
                  <w:p w:rsidR="002E1629" w:rsidRPr="006C3932" w:rsidRDefault="002E1629" w:rsidP="00B950D0">
                    <w:pPr>
                      <w:ind w:right="1421"/>
                      <w:rPr>
                        <w:sz w:val="15"/>
                        <w:szCs w:val="15"/>
                        <w:lang w:val="fr-CH"/>
                        <w:rPrChange w:id="774" w:author="Michael Rütsche" w:date="2013-10-10T11:21:00Z">
                          <w:rPr>
                            <w:sz w:val="15"/>
                            <w:szCs w:val="15"/>
                            <w:lang w:val="en-US"/>
                          </w:rPr>
                        </w:rPrChange>
                      </w:rPr>
                    </w:pPr>
                    <w:r w:rsidRPr="006C3932">
                      <w:rPr>
                        <w:sz w:val="15"/>
                        <w:szCs w:val="15"/>
                        <w:lang w:val="fr-CH"/>
                        <w:rPrChange w:id="775" w:author="Michael Rütsche" w:date="2013-10-10T11:21:00Z">
                          <w:rPr>
                            <w:sz w:val="15"/>
                            <w:szCs w:val="15"/>
                            <w:lang w:val="en-US"/>
                          </w:rPr>
                        </w:rPrChange>
                      </w:rPr>
                      <w:t>info@avm-engineering.ch</w:t>
                    </w:r>
                  </w:p>
                  <w:p w:rsidR="002E1629" w:rsidRPr="006C3932" w:rsidRDefault="002E1629" w:rsidP="00B950D0">
                    <w:pPr>
                      <w:ind w:right="1421"/>
                      <w:rPr>
                        <w:sz w:val="15"/>
                        <w:szCs w:val="15"/>
                        <w:lang w:val="fr-CH"/>
                        <w:rPrChange w:id="776" w:author="Michael Rütsche" w:date="2013-10-10T11:21:00Z">
                          <w:rPr>
                            <w:sz w:val="15"/>
                            <w:szCs w:val="15"/>
                            <w:lang w:val="en-US"/>
                          </w:rPr>
                        </w:rPrChange>
                      </w:rPr>
                    </w:pPr>
                  </w:p>
                  <w:p w:rsidR="002E1629" w:rsidRPr="006C3932" w:rsidRDefault="002E1629" w:rsidP="00B950D0">
                    <w:pPr>
                      <w:ind w:right="1421"/>
                      <w:rPr>
                        <w:sz w:val="15"/>
                        <w:szCs w:val="15"/>
                        <w:lang w:val="fr-CH"/>
                        <w:rPrChange w:id="777" w:author="Michael Rütsche" w:date="2013-10-10T11:21:00Z">
                          <w:rPr>
                            <w:sz w:val="15"/>
                            <w:szCs w:val="15"/>
                            <w:lang w:val="en-US"/>
                          </w:rPr>
                        </w:rPrChange>
                      </w:rPr>
                    </w:pPr>
                  </w:p>
                  <w:p w:rsidR="002E1629" w:rsidRPr="001B3B4C" w:rsidRDefault="002E1629" w:rsidP="00B950D0">
                    <w:pPr>
                      <w:ind w:right="1421"/>
                      <w:rPr>
                        <w:sz w:val="15"/>
                        <w:szCs w:val="15"/>
                      </w:rPr>
                    </w:pPr>
                    <w:proofErr w:type="spellStart"/>
                    <w:r w:rsidRPr="001B3B4C">
                      <w:rPr>
                        <w:sz w:val="15"/>
                        <w:szCs w:val="15"/>
                      </w:rPr>
                      <w:t>Bütschwil</w:t>
                    </w:r>
                    <w:proofErr w:type="spellEnd"/>
                    <w:r w:rsidRPr="001B3B4C">
                      <w:rPr>
                        <w:sz w:val="15"/>
                        <w:szCs w:val="15"/>
                      </w:rPr>
                      <w:t xml:space="preserve">,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r w:rsidR="00C60A6E">
                      <w:rPr>
                        <w:noProof/>
                        <w:sz w:val="15"/>
                        <w:szCs w:val="15"/>
                      </w:rPr>
                      <w:t>09.12.2013</w:t>
                    </w:r>
                    <w:r w:rsidRPr="001B3B4C">
                      <w:rPr>
                        <w:sz w:val="15"/>
                        <w:szCs w:val="1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5004"/>
    <w:multiLevelType w:val="hybridMultilevel"/>
    <w:tmpl w:val="64CED1A0"/>
    <w:lvl w:ilvl="0" w:tplc="324633A4">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
    <w:nsid w:val="0BEF0019"/>
    <w:multiLevelType w:val="hybridMultilevel"/>
    <w:tmpl w:val="CE9854D0"/>
    <w:lvl w:ilvl="0" w:tplc="0407000F">
      <w:start w:val="1"/>
      <w:numFmt w:val="decimal"/>
      <w:lvlText w:val="%1."/>
      <w:lvlJc w:val="left"/>
      <w:pPr>
        <w:ind w:left="1571" w:hanging="360"/>
      </w:p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2">
    <w:nsid w:val="10320254"/>
    <w:multiLevelType w:val="hybridMultilevel"/>
    <w:tmpl w:val="837833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5D195E"/>
    <w:multiLevelType w:val="hybridMultilevel"/>
    <w:tmpl w:val="E35E2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37C2B2C"/>
    <w:multiLevelType w:val="hybridMultilevel"/>
    <w:tmpl w:val="DBDAE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3DA49CC"/>
    <w:multiLevelType w:val="hybridMultilevel"/>
    <w:tmpl w:val="A676A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4010E2E"/>
    <w:multiLevelType w:val="hybridMultilevel"/>
    <w:tmpl w:val="60D893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9726A15"/>
    <w:multiLevelType w:val="hybridMultilevel"/>
    <w:tmpl w:val="01FEC6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DBC7F01"/>
    <w:multiLevelType w:val="hybridMultilevel"/>
    <w:tmpl w:val="2E722144"/>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9">
    <w:nsid w:val="1E7F13EB"/>
    <w:multiLevelType w:val="hybridMultilevel"/>
    <w:tmpl w:val="60725986"/>
    <w:lvl w:ilvl="0" w:tplc="9EA82792">
      <w:numFmt w:val="bullet"/>
      <w:lvlText w:val="-"/>
      <w:lvlJc w:val="left"/>
      <w:pPr>
        <w:ind w:left="720" w:hanging="360"/>
      </w:pPr>
      <w:rPr>
        <w:rFonts w:ascii="Calibri" w:eastAsia="Calibri"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0">
    <w:nsid w:val="24D41CBB"/>
    <w:multiLevelType w:val="hybridMultilevel"/>
    <w:tmpl w:val="BF940C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70A68E5"/>
    <w:multiLevelType w:val="hybridMultilevel"/>
    <w:tmpl w:val="8EF83F1C"/>
    <w:lvl w:ilvl="0" w:tplc="EAD483D4">
      <w:start w:val="16"/>
      <w:numFmt w:val="bullet"/>
      <w:lvlText w:val="-"/>
      <w:lvlJc w:val="left"/>
      <w:pPr>
        <w:ind w:left="1211" w:hanging="360"/>
      </w:pPr>
      <w:rPr>
        <w:rFonts w:ascii="PT Sans" w:eastAsia="Times New Roman" w:hAnsi="PT Sans" w:cs="Times New Roman" w:hint="default"/>
      </w:rPr>
    </w:lvl>
    <w:lvl w:ilvl="1" w:tplc="04070003">
      <w:start w:val="1"/>
      <w:numFmt w:val="bullet"/>
      <w:lvlText w:val="o"/>
      <w:lvlJc w:val="left"/>
      <w:pPr>
        <w:ind w:left="1931" w:hanging="360"/>
      </w:pPr>
      <w:rPr>
        <w:rFonts w:ascii="Courier New" w:hAnsi="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2">
    <w:nsid w:val="2A7C03E1"/>
    <w:multiLevelType w:val="hybridMultilevel"/>
    <w:tmpl w:val="FAEE2E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7A2DED"/>
    <w:multiLevelType w:val="hybridMultilevel"/>
    <w:tmpl w:val="3DF41AF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2C877C8E"/>
    <w:multiLevelType w:val="hybridMultilevel"/>
    <w:tmpl w:val="3432D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4607F46"/>
    <w:multiLevelType w:val="hybridMultilevel"/>
    <w:tmpl w:val="FC480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6AA45A9"/>
    <w:multiLevelType w:val="hybridMultilevel"/>
    <w:tmpl w:val="5DBA31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E5066"/>
    <w:multiLevelType w:val="hybridMultilevel"/>
    <w:tmpl w:val="282EE050"/>
    <w:lvl w:ilvl="0" w:tplc="08070001">
      <w:start w:val="1"/>
      <w:numFmt w:val="bullet"/>
      <w:lvlText w:val=""/>
      <w:lvlJc w:val="left"/>
      <w:pPr>
        <w:ind w:left="1427" w:hanging="360"/>
      </w:pPr>
      <w:rPr>
        <w:rFonts w:ascii="Symbol" w:hAnsi="Symbol" w:hint="default"/>
      </w:rPr>
    </w:lvl>
    <w:lvl w:ilvl="1" w:tplc="08070003" w:tentative="1">
      <w:start w:val="1"/>
      <w:numFmt w:val="bullet"/>
      <w:lvlText w:val="o"/>
      <w:lvlJc w:val="left"/>
      <w:pPr>
        <w:ind w:left="2147" w:hanging="360"/>
      </w:pPr>
      <w:rPr>
        <w:rFonts w:ascii="Courier New" w:hAnsi="Courier New" w:cs="Courier New" w:hint="default"/>
      </w:rPr>
    </w:lvl>
    <w:lvl w:ilvl="2" w:tplc="08070005" w:tentative="1">
      <w:start w:val="1"/>
      <w:numFmt w:val="bullet"/>
      <w:lvlText w:val=""/>
      <w:lvlJc w:val="left"/>
      <w:pPr>
        <w:ind w:left="2867" w:hanging="360"/>
      </w:pPr>
      <w:rPr>
        <w:rFonts w:ascii="Wingdings" w:hAnsi="Wingdings" w:hint="default"/>
      </w:rPr>
    </w:lvl>
    <w:lvl w:ilvl="3" w:tplc="08070001" w:tentative="1">
      <w:start w:val="1"/>
      <w:numFmt w:val="bullet"/>
      <w:lvlText w:val=""/>
      <w:lvlJc w:val="left"/>
      <w:pPr>
        <w:ind w:left="3587" w:hanging="360"/>
      </w:pPr>
      <w:rPr>
        <w:rFonts w:ascii="Symbol" w:hAnsi="Symbol" w:hint="default"/>
      </w:rPr>
    </w:lvl>
    <w:lvl w:ilvl="4" w:tplc="08070003" w:tentative="1">
      <w:start w:val="1"/>
      <w:numFmt w:val="bullet"/>
      <w:lvlText w:val="o"/>
      <w:lvlJc w:val="left"/>
      <w:pPr>
        <w:ind w:left="4307" w:hanging="360"/>
      </w:pPr>
      <w:rPr>
        <w:rFonts w:ascii="Courier New" w:hAnsi="Courier New" w:cs="Courier New" w:hint="default"/>
      </w:rPr>
    </w:lvl>
    <w:lvl w:ilvl="5" w:tplc="08070005" w:tentative="1">
      <w:start w:val="1"/>
      <w:numFmt w:val="bullet"/>
      <w:lvlText w:val=""/>
      <w:lvlJc w:val="left"/>
      <w:pPr>
        <w:ind w:left="5027" w:hanging="360"/>
      </w:pPr>
      <w:rPr>
        <w:rFonts w:ascii="Wingdings" w:hAnsi="Wingdings" w:hint="default"/>
      </w:rPr>
    </w:lvl>
    <w:lvl w:ilvl="6" w:tplc="08070001" w:tentative="1">
      <w:start w:val="1"/>
      <w:numFmt w:val="bullet"/>
      <w:lvlText w:val=""/>
      <w:lvlJc w:val="left"/>
      <w:pPr>
        <w:ind w:left="5747" w:hanging="360"/>
      </w:pPr>
      <w:rPr>
        <w:rFonts w:ascii="Symbol" w:hAnsi="Symbol" w:hint="default"/>
      </w:rPr>
    </w:lvl>
    <w:lvl w:ilvl="7" w:tplc="08070003" w:tentative="1">
      <w:start w:val="1"/>
      <w:numFmt w:val="bullet"/>
      <w:lvlText w:val="o"/>
      <w:lvlJc w:val="left"/>
      <w:pPr>
        <w:ind w:left="6467" w:hanging="360"/>
      </w:pPr>
      <w:rPr>
        <w:rFonts w:ascii="Courier New" w:hAnsi="Courier New" w:cs="Courier New" w:hint="default"/>
      </w:rPr>
    </w:lvl>
    <w:lvl w:ilvl="8" w:tplc="08070005" w:tentative="1">
      <w:start w:val="1"/>
      <w:numFmt w:val="bullet"/>
      <w:lvlText w:val=""/>
      <w:lvlJc w:val="left"/>
      <w:pPr>
        <w:ind w:left="7187" w:hanging="360"/>
      </w:pPr>
      <w:rPr>
        <w:rFonts w:ascii="Wingdings" w:hAnsi="Wingdings" w:hint="default"/>
      </w:rPr>
    </w:lvl>
  </w:abstractNum>
  <w:abstractNum w:abstractNumId="18">
    <w:nsid w:val="4E880546"/>
    <w:multiLevelType w:val="hybridMultilevel"/>
    <w:tmpl w:val="5F8CF78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24740DF"/>
    <w:multiLevelType w:val="hybridMultilevel"/>
    <w:tmpl w:val="DF28AE16"/>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59B838E4"/>
    <w:multiLevelType w:val="hybridMultilevel"/>
    <w:tmpl w:val="A9D6F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F1C70E3"/>
    <w:multiLevelType w:val="hybridMultilevel"/>
    <w:tmpl w:val="6052C154"/>
    <w:lvl w:ilvl="0" w:tplc="9CE6BA94">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770026A"/>
    <w:multiLevelType w:val="hybridMultilevel"/>
    <w:tmpl w:val="79181F9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3">
    <w:nsid w:val="678762C2"/>
    <w:multiLevelType w:val="hybridMultilevel"/>
    <w:tmpl w:val="8B8AD7FA"/>
    <w:lvl w:ilvl="0" w:tplc="53F2DE7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FC9530B"/>
    <w:multiLevelType w:val="hybridMultilevel"/>
    <w:tmpl w:val="17B27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16614C2"/>
    <w:multiLevelType w:val="hybridMultilevel"/>
    <w:tmpl w:val="919EDF5E"/>
    <w:lvl w:ilvl="0" w:tplc="729A1D9E">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21D01D3"/>
    <w:multiLevelType w:val="multilevel"/>
    <w:tmpl w:val="FFC0EBB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738471EF"/>
    <w:multiLevelType w:val="hybridMultilevel"/>
    <w:tmpl w:val="6F0CBA78"/>
    <w:lvl w:ilvl="0" w:tplc="08070001">
      <w:start w:val="1"/>
      <w:numFmt w:val="bullet"/>
      <w:lvlText w:val=""/>
      <w:lvlJc w:val="left"/>
      <w:pPr>
        <w:ind w:left="1427" w:hanging="360"/>
      </w:pPr>
      <w:rPr>
        <w:rFonts w:ascii="Symbol" w:hAnsi="Symbol" w:hint="default"/>
      </w:rPr>
    </w:lvl>
    <w:lvl w:ilvl="1" w:tplc="08070003" w:tentative="1">
      <w:start w:val="1"/>
      <w:numFmt w:val="bullet"/>
      <w:lvlText w:val="o"/>
      <w:lvlJc w:val="left"/>
      <w:pPr>
        <w:ind w:left="2147" w:hanging="360"/>
      </w:pPr>
      <w:rPr>
        <w:rFonts w:ascii="Courier New" w:hAnsi="Courier New" w:cs="Courier New" w:hint="default"/>
      </w:rPr>
    </w:lvl>
    <w:lvl w:ilvl="2" w:tplc="08070005" w:tentative="1">
      <w:start w:val="1"/>
      <w:numFmt w:val="bullet"/>
      <w:lvlText w:val=""/>
      <w:lvlJc w:val="left"/>
      <w:pPr>
        <w:ind w:left="2867" w:hanging="360"/>
      </w:pPr>
      <w:rPr>
        <w:rFonts w:ascii="Wingdings" w:hAnsi="Wingdings" w:hint="default"/>
      </w:rPr>
    </w:lvl>
    <w:lvl w:ilvl="3" w:tplc="08070001" w:tentative="1">
      <w:start w:val="1"/>
      <w:numFmt w:val="bullet"/>
      <w:lvlText w:val=""/>
      <w:lvlJc w:val="left"/>
      <w:pPr>
        <w:ind w:left="3587" w:hanging="360"/>
      </w:pPr>
      <w:rPr>
        <w:rFonts w:ascii="Symbol" w:hAnsi="Symbol" w:hint="default"/>
      </w:rPr>
    </w:lvl>
    <w:lvl w:ilvl="4" w:tplc="08070003" w:tentative="1">
      <w:start w:val="1"/>
      <w:numFmt w:val="bullet"/>
      <w:lvlText w:val="o"/>
      <w:lvlJc w:val="left"/>
      <w:pPr>
        <w:ind w:left="4307" w:hanging="360"/>
      </w:pPr>
      <w:rPr>
        <w:rFonts w:ascii="Courier New" w:hAnsi="Courier New" w:cs="Courier New" w:hint="default"/>
      </w:rPr>
    </w:lvl>
    <w:lvl w:ilvl="5" w:tplc="08070005" w:tentative="1">
      <w:start w:val="1"/>
      <w:numFmt w:val="bullet"/>
      <w:lvlText w:val=""/>
      <w:lvlJc w:val="left"/>
      <w:pPr>
        <w:ind w:left="5027" w:hanging="360"/>
      </w:pPr>
      <w:rPr>
        <w:rFonts w:ascii="Wingdings" w:hAnsi="Wingdings" w:hint="default"/>
      </w:rPr>
    </w:lvl>
    <w:lvl w:ilvl="6" w:tplc="08070001" w:tentative="1">
      <w:start w:val="1"/>
      <w:numFmt w:val="bullet"/>
      <w:lvlText w:val=""/>
      <w:lvlJc w:val="left"/>
      <w:pPr>
        <w:ind w:left="5747" w:hanging="360"/>
      </w:pPr>
      <w:rPr>
        <w:rFonts w:ascii="Symbol" w:hAnsi="Symbol" w:hint="default"/>
      </w:rPr>
    </w:lvl>
    <w:lvl w:ilvl="7" w:tplc="08070003" w:tentative="1">
      <w:start w:val="1"/>
      <w:numFmt w:val="bullet"/>
      <w:lvlText w:val="o"/>
      <w:lvlJc w:val="left"/>
      <w:pPr>
        <w:ind w:left="6467" w:hanging="360"/>
      </w:pPr>
      <w:rPr>
        <w:rFonts w:ascii="Courier New" w:hAnsi="Courier New" w:cs="Courier New" w:hint="default"/>
      </w:rPr>
    </w:lvl>
    <w:lvl w:ilvl="8" w:tplc="08070005" w:tentative="1">
      <w:start w:val="1"/>
      <w:numFmt w:val="bullet"/>
      <w:lvlText w:val=""/>
      <w:lvlJc w:val="left"/>
      <w:pPr>
        <w:ind w:left="7187" w:hanging="360"/>
      </w:pPr>
      <w:rPr>
        <w:rFonts w:ascii="Wingdings" w:hAnsi="Wingdings" w:hint="default"/>
      </w:rPr>
    </w:lvl>
  </w:abstractNum>
  <w:abstractNum w:abstractNumId="28">
    <w:nsid w:val="7ADC2FAA"/>
    <w:multiLevelType w:val="hybridMultilevel"/>
    <w:tmpl w:val="850C85B0"/>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
  </w:num>
  <w:num w:numId="4">
    <w:abstractNumId w:val="26"/>
  </w:num>
  <w:num w:numId="5">
    <w:abstractNumId w:val="19"/>
  </w:num>
  <w:num w:numId="6">
    <w:abstractNumId w:val="18"/>
  </w:num>
  <w:num w:numId="7">
    <w:abstractNumId w:val="26"/>
  </w:num>
  <w:num w:numId="8">
    <w:abstractNumId w:val="0"/>
  </w:num>
  <w:num w:numId="9">
    <w:abstractNumId w:val="11"/>
  </w:num>
  <w:num w:numId="10">
    <w:abstractNumId w:val="3"/>
  </w:num>
  <w:num w:numId="11">
    <w:abstractNumId w:val="7"/>
  </w:num>
  <w:num w:numId="12">
    <w:abstractNumId w:val="16"/>
  </w:num>
  <w:num w:numId="13">
    <w:abstractNumId w:val="9"/>
  </w:num>
  <w:num w:numId="14">
    <w:abstractNumId w:val="5"/>
  </w:num>
  <w:num w:numId="15">
    <w:abstractNumId w:val="22"/>
  </w:num>
  <w:num w:numId="16">
    <w:abstractNumId w:val="2"/>
  </w:num>
  <w:num w:numId="17">
    <w:abstractNumId w:val="12"/>
  </w:num>
  <w:num w:numId="18">
    <w:abstractNumId w:val="23"/>
  </w:num>
  <w:num w:numId="19">
    <w:abstractNumId w:val="13"/>
  </w:num>
  <w:num w:numId="20">
    <w:abstractNumId w:val="15"/>
  </w:num>
  <w:num w:numId="21">
    <w:abstractNumId w:val="20"/>
  </w:num>
  <w:num w:numId="22">
    <w:abstractNumId w:val="6"/>
  </w:num>
  <w:num w:numId="23">
    <w:abstractNumId w:val="27"/>
  </w:num>
  <w:num w:numId="24">
    <w:abstractNumId w:val="17"/>
  </w:num>
  <w:num w:numId="25">
    <w:abstractNumId w:val="28"/>
  </w:num>
  <w:num w:numId="26">
    <w:abstractNumId w:val="24"/>
  </w:num>
  <w:num w:numId="27">
    <w:abstractNumId w:val="4"/>
  </w:num>
  <w:num w:numId="28">
    <w:abstractNumId w:val="25"/>
  </w:num>
  <w:num w:numId="29">
    <w:abstractNumId w:val="21"/>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7B7"/>
    <w:rsid w:val="00010D3E"/>
    <w:rsid w:val="00013609"/>
    <w:rsid w:val="00015034"/>
    <w:rsid w:val="000171A6"/>
    <w:rsid w:val="000254A3"/>
    <w:rsid w:val="00025539"/>
    <w:rsid w:val="000255F8"/>
    <w:rsid w:val="00035DA5"/>
    <w:rsid w:val="00055FC0"/>
    <w:rsid w:val="00056803"/>
    <w:rsid w:val="000634CC"/>
    <w:rsid w:val="00066E96"/>
    <w:rsid w:val="00071E0E"/>
    <w:rsid w:val="00080D15"/>
    <w:rsid w:val="000856F8"/>
    <w:rsid w:val="00087447"/>
    <w:rsid w:val="000902F8"/>
    <w:rsid w:val="000B0BEE"/>
    <w:rsid w:val="000B10C5"/>
    <w:rsid w:val="000F1E7F"/>
    <w:rsid w:val="00102F93"/>
    <w:rsid w:val="00111B80"/>
    <w:rsid w:val="00113494"/>
    <w:rsid w:val="0012227A"/>
    <w:rsid w:val="001238E5"/>
    <w:rsid w:val="00142253"/>
    <w:rsid w:val="001521C9"/>
    <w:rsid w:val="00183536"/>
    <w:rsid w:val="00187A76"/>
    <w:rsid w:val="001A7E06"/>
    <w:rsid w:val="001B3B4C"/>
    <w:rsid w:val="001F4F9A"/>
    <w:rsid w:val="001F6AC4"/>
    <w:rsid w:val="00201234"/>
    <w:rsid w:val="00204C64"/>
    <w:rsid w:val="00215B08"/>
    <w:rsid w:val="00216AC3"/>
    <w:rsid w:val="002239EF"/>
    <w:rsid w:val="00233476"/>
    <w:rsid w:val="00240347"/>
    <w:rsid w:val="00260F34"/>
    <w:rsid w:val="00263C45"/>
    <w:rsid w:val="00264929"/>
    <w:rsid w:val="00265287"/>
    <w:rsid w:val="002701DC"/>
    <w:rsid w:val="00272A48"/>
    <w:rsid w:val="00281C91"/>
    <w:rsid w:val="00287D6D"/>
    <w:rsid w:val="002B6DAC"/>
    <w:rsid w:val="002C11DB"/>
    <w:rsid w:val="002E1629"/>
    <w:rsid w:val="0031520F"/>
    <w:rsid w:val="00317BEC"/>
    <w:rsid w:val="003211AD"/>
    <w:rsid w:val="0032462A"/>
    <w:rsid w:val="00330768"/>
    <w:rsid w:val="00333589"/>
    <w:rsid w:val="00336482"/>
    <w:rsid w:val="0034034F"/>
    <w:rsid w:val="0035005F"/>
    <w:rsid w:val="003524BD"/>
    <w:rsid w:val="003674CD"/>
    <w:rsid w:val="003740BF"/>
    <w:rsid w:val="00375037"/>
    <w:rsid w:val="00386C36"/>
    <w:rsid w:val="00393B62"/>
    <w:rsid w:val="003C53C8"/>
    <w:rsid w:val="003D226E"/>
    <w:rsid w:val="003D57C2"/>
    <w:rsid w:val="003F5000"/>
    <w:rsid w:val="00414875"/>
    <w:rsid w:val="00430F13"/>
    <w:rsid w:val="00466E22"/>
    <w:rsid w:val="00472A45"/>
    <w:rsid w:val="00476F63"/>
    <w:rsid w:val="00483A96"/>
    <w:rsid w:val="00484C9B"/>
    <w:rsid w:val="00493DB6"/>
    <w:rsid w:val="004A631C"/>
    <w:rsid w:val="004D2477"/>
    <w:rsid w:val="004E49AF"/>
    <w:rsid w:val="0050081F"/>
    <w:rsid w:val="005059C3"/>
    <w:rsid w:val="00506EDB"/>
    <w:rsid w:val="00513FF4"/>
    <w:rsid w:val="005143D5"/>
    <w:rsid w:val="00515AA2"/>
    <w:rsid w:val="00520A10"/>
    <w:rsid w:val="005217A6"/>
    <w:rsid w:val="00521D91"/>
    <w:rsid w:val="0052246A"/>
    <w:rsid w:val="00524041"/>
    <w:rsid w:val="00545360"/>
    <w:rsid w:val="00547B89"/>
    <w:rsid w:val="00550840"/>
    <w:rsid w:val="00572BD2"/>
    <w:rsid w:val="00580B4C"/>
    <w:rsid w:val="00582407"/>
    <w:rsid w:val="00596D24"/>
    <w:rsid w:val="005C00C6"/>
    <w:rsid w:val="005C17BD"/>
    <w:rsid w:val="005C1A73"/>
    <w:rsid w:val="005C37C8"/>
    <w:rsid w:val="005E45FC"/>
    <w:rsid w:val="005F0869"/>
    <w:rsid w:val="00615AB9"/>
    <w:rsid w:val="0064112B"/>
    <w:rsid w:val="00643B03"/>
    <w:rsid w:val="0064697B"/>
    <w:rsid w:val="00646C85"/>
    <w:rsid w:val="00647DFC"/>
    <w:rsid w:val="006559E6"/>
    <w:rsid w:val="00670FBC"/>
    <w:rsid w:val="00680B93"/>
    <w:rsid w:val="006979CB"/>
    <w:rsid w:val="006A44D8"/>
    <w:rsid w:val="006A628F"/>
    <w:rsid w:val="006A659A"/>
    <w:rsid w:val="006B3DAF"/>
    <w:rsid w:val="006C3932"/>
    <w:rsid w:val="006E16D9"/>
    <w:rsid w:val="006E31D3"/>
    <w:rsid w:val="006F34EE"/>
    <w:rsid w:val="006F3551"/>
    <w:rsid w:val="006F494B"/>
    <w:rsid w:val="00700D6A"/>
    <w:rsid w:val="00704D29"/>
    <w:rsid w:val="0072565B"/>
    <w:rsid w:val="00727B23"/>
    <w:rsid w:val="0073500C"/>
    <w:rsid w:val="00755B13"/>
    <w:rsid w:val="007606A1"/>
    <w:rsid w:val="00762144"/>
    <w:rsid w:val="00773D91"/>
    <w:rsid w:val="007825ED"/>
    <w:rsid w:val="00796E44"/>
    <w:rsid w:val="007A52E1"/>
    <w:rsid w:val="007D60BF"/>
    <w:rsid w:val="007F25D3"/>
    <w:rsid w:val="007F4C7D"/>
    <w:rsid w:val="00813191"/>
    <w:rsid w:val="00815EEC"/>
    <w:rsid w:val="00832F7E"/>
    <w:rsid w:val="0083389D"/>
    <w:rsid w:val="00841248"/>
    <w:rsid w:val="00842F89"/>
    <w:rsid w:val="0085639A"/>
    <w:rsid w:val="00861214"/>
    <w:rsid w:val="00865A44"/>
    <w:rsid w:val="00886FDA"/>
    <w:rsid w:val="008B04F1"/>
    <w:rsid w:val="008E40E4"/>
    <w:rsid w:val="008E5E92"/>
    <w:rsid w:val="008F2BA8"/>
    <w:rsid w:val="008F2EC1"/>
    <w:rsid w:val="008F430E"/>
    <w:rsid w:val="008F4700"/>
    <w:rsid w:val="008F6025"/>
    <w:rsid w:val="008F63BF"/>
    <w:rsid w:val="00903CF6"/>
    <w:rsid w:val="00921774"/>
    <w:rsid w:val="00926A86"/>
    <w:rsid w:val="00933A2B"/>
    <w:rsid w:val="00946BF2"/>
    <w:rsid w:val="00950F16"/>
    <w:rsid w:val="009617B7"/>
    <w:rsid w:val="00967431"/>
    <w:rsid w:val="00994B2D"/>
    <w:rsid w:val="009A0602"/>
    <w:rsid w:val="009A323F"/>
    <w:rsid w:val="009A3EEB"/>
    <w:rsid w:val="009B3472"/>
    <w:rsid w:val="009B4D87"/>
    <w:rsid w:val="009C7255"/>
    <w:rsid w:val="009D0801"/>
    <w:rsid w:val="009D572D"/>
    <w:rsid w:val="009D5F27"/>
    <w:rsid w:val="009E4A18"/>
    <w:rsid w:val="009F4A81"/>
    <w:rsid w:val="009F75BD"/>
    <w:rsid w:val="00A03C8C"/>
    <w:rsid w:val="00A03E47"/>
    <w:rsid w:val="00A11ABF"/>
    <w:rsid w:val="00A34D48"/>
    <w:rsid w:val="00A36358"/>
    <w:rsid w:val="00A4382C"/>
    <w:rsid w:val="00A73D8B"/>
    <w:rsid w:val="00A7778F"/>
    <w:rsid w:val="00A82B4A"/>
    <w:rsid w:val="00A954BD"/>
    <w:rsid w:val="00AA5902"/>
    <w:rsid w:val="00AA5DFF"/>
    <w:rsid w:val="00AD11F6"/>
    <w:rsid w:val="00AD1E75"/>
    <w:rsid w:val="00AD238A"/>
    <w:rsid w:val="00AD407E"/>
    <w:rsid w:val="00AD518B"/>
    <w:rsid w:val="00AD6E30"/>
    <w:rsid w:val="00AE6F34"/>
    <w:rsid w:val="00AF0014"/>
    <w:rsid w:val="00AF687F"/>
    <w:rsid w:val="00AF6FE7"/>
    <w:rsid w:val="00B10863"/>
    <w:rsid w:val="00B10DFC"/>
    <w:rsid w:val="00B2088F"/>
    <w:rsid w:val="00B275D1"/>
    <w:rsid w:val="00B45670"/>
    <w:rsid w:val="00B4640B"/>
    <w:rsid w:val="00B644E3"/>
    <w:rsid w:val="00B91C5F"/>
    <w:rsid w:val="00B950D0"/>
    <w:rsid w:val="00B9588F"/>
    <w:rsid w:val="00BC47F1"/>
    <w:rsid w:val="00BC711F"/>
    <w:rsid w:val="00BE2CAC"/>
    <w:rsid w:val="00BE36F7"/>
    <w:rsid w:val="00BF4676"/>
    <w:rsid w:val="00C06DA4"/>
    <w:rsid w:val="00C07EA0"/>
    <w:rsid w:val="00C23FEC"/>
    <w:rsid w:val="00C25A27"/>
    <w:rsid w:val="00C32401"/>
    <w:rsid w:val="00C3716B"/>
    <w:rsid w:val="00C418B1"/>
    <w:rsid w:val="00C60A6E"/>
    <w:rsid w:val="00C63F91"/>
    <w:rsid w:val="00C673DE"/>
    <w:rsid w:val="00C7566D"/>
    <w:rsid w:val="00C823D7"/>
    <w:rsid w:val="00C833F6"/>
    <w:rsid w:val="00C93537"/>
    <w:rsid w:val="00CA4A07"/>
    <w:rsid w:val="00CB3D22"/>
    <w:rsid w:val="00CB798F"/>
    <w:rsid w:val="00CC0509"/>
    <w:rsid w:val="00CD6D3E"/>
    <w:rsid w:val="00CE23EE"/>
    <w:rsid w:val="00CF2998"/>
    <w:rsid w:val="00D04B09"/>
    <w:rsid w:val="00D119C1"/>
    <w:rsid w:val="00D14696"/>
    <w:rsid w:val="00D20771"/>
    <w:rsid w:val="00D21AC6"/>
    <w:rsid w:val="00D2342D"/>
    <w:rsid w:val="00D26638"/>
    <w:rsid w:val="00D37353"/>
    <w:rsid w:val="00D42336"/>
    <w:rsid w:val="00D5513E"/>
    <w:rsid w:val="00D70AD3"/>
    <w:rsid w:val="00D710CB"/>
    <w:rsid w:val="00D71D82"/>
    <w:rsid w:val="00D74AA3"/>
    <w:rsid w:val="00D9496B"/>
    <w:rsid w:val="00D957B7"/>
    <w:rsid w:val="00DA1561"/>
    <w:rsid w:val="00DB283F"/>
    <w:rsid w:val="00DB2D38"/>
    <w:rsid w:val="00DB70C4"/>
    <w:rsid w:val="00DD5DC8"/>
    <w:rsid w:val="00E1309F"/>
    <w:rsid w:val="00E208C8"/>
    <w:rsid w:val="00E37FF1"/>
    <w:rsid w:val="00E42242"/>
    <w:rsid w:val="00E54C5E"/>
    <w:rsid w:val="00E57663"/>
    <w:rsid w:val="00E631F9"/>
    <w:rsid w:val="00E67A31"/>
    <w:rsid w:val="00E75701"/>
    <w:rsid w:val="00E85FFE"/>
    <w:rsid w:val="00EA3578"/>
    <w:rsid w:val="00EA5565"/>
    <w:rsid w:val="00EB474D"/>
    <w:rsid w:val="00EC2F4D"/>
    <w:rsid w:val="00ED081D"/>
    <w:rsid w:val="00ED51CE"/>
    <w:rsid w:val="00ED70C8"/>
    <w:rsid w:val="00EE0038"/>
    <w:rsid w:val="00EE08E6"/>
    <w:rsid w:val="00EE10AE"/>
    <w:rsid w:val="00EF2152"/>
    <w:rsid w:val="00F056DD"/>
    <w:rsid w:val="00F06591"/>
    <w:rsid w:val="00F10B4F"/>
    <w:rsid w:val="00F15CB1"/>
    <w:rsid w:val="00F17264"/>
    <w:rsid w:val="00F25ED0"/>
    <w:rsid w:val="00F40CFD"/>
    <w:rsid w:val="00F42D78"/>
    <w:rsid w:val="00F567DF"/>
    <w:rsid w:val="00F71BAE"/>
    <w:rsid w:val="00F729C0"/>
    <w:rsid w:val="00FB393F"/>
    <w:rsid w:val="00FD086F"/>
    <w:rsid w:val="00FE3F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1520F"/>
    <w:rPr>
      <w:rFonts w:ascii="PT Sans" w:eastAsia="Times New Roman" w:hAnsi="PT Sans"/>
      <w:sz w:val="18"/>
      <w:szCs w:val="24"/>
      <w:lang w:val="en-GB"/>
    </w:rPr>
  </w:style>
  <w:style w:type="paragraph" w:styleId="berschrift1">
    <w:name w:val="heading 1"/>
    <w:basedOn w:val="Standard"/>
    <w:next w:val="Standard"/>
    <w:link w:val="berschrift1Zchn"/>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szCs w:val="24"/>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color w:val="004D78"/>
      <w:sz w:val="18"/>
      <w:szCs w:val="24"/>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customStyle="1" w:styleId="shorttext">
    <w:name w:val="short_text"/>
    <w:basedOn w:val="Absatz-Standardschriftart"/>
    <w:rsid w:val="000902F8"/>
  </w:style>
  <w:style w:type="character" w:customStyle="1" w:styleId="hps">
    <w:name w:val="hps"/>
    <w:basedOn w:val="Absatz-Standardschriftart"/>
    <w:rsid w:val="000902F8"/>
  </w:style>
  <w:style w:type="character" w:styleId="BesuchterHyperlink">
    <w:name w:val="FollowedHyperlink"/>
    <w:basedOn w:val="Absatz-Standardschriftart"/>
    <w:uiPriority w:val="99"/>
    <w:semiHidden/>
    <w:unhideWhenUsed/>
    <w:rsid w:val="00013609"/>
    <w:rPr>
      <w:color w:val="800080" w:themeColor="followedHyperlink"/>
      <w:u w:val="single"/>
    </w:rPr>
  </w:style>
  <w:style w:type="paragraph" w:styleId="StandardWeb">
    <w:name w:val="Normal (Web)"/>
    <w:basedOn w:val="Standard"/>
    <w:uiPriority w:val="99"/>
    <w:unhideWhenUsed/>
    <w:rsid w:val="00013609"/>
    <w:pPr>
      <w:spacing w:before="100" w:beforeAutospacing="1" w:after="100" w:afterAutospacing="1"/>
    </w:pPr>
    <w:rPr>
      <w:rFonts w:ascii="Times New Roman" w:hAnsi="Times New Roman"/>
      <w:sz w:val="24"/>
      <w:lang w:eastAsia="de-CH"/>
    </w:rPr>
  </w:style>
  <w:style w:type="character" w:customStyle="1" w:styleId="apple-converted-space">
    <w:name w:val="apple-converted-space"/>
    <w:basedOn w:val="Absatz-Standardschriftart"/>
    <w:rsid w:val="00013609"/>
  </w:style>
  <w:style w:type="character" w:styleId="Fett">
    <w:name w:val="Strong"/>
    <w:basedOn w:val="Absatz-Standardschriftart"/>
    <w:uiPriority w:val="22"/>
    <w:qFormat/>
    <w:rsid w:val="00013609"/>
    <w:rPr>
      <w:b/>
      <w:bCs/>
    </w:rPr>
  </w:style>
  <w:style w:type="paragraph" w:styleId="HTMLVorformatiert">
    <w:name w:val="HTML Preformatted"/>
    <w:basedOn w:val="Standard"/>
    <w:link w:val="HTMLVorformatiertZchn"/>
    <w:uiPriority w:val="99"/>
    <w:semiHidden/>
    <w:unhideWhenUsed/>
    <w:rsid w:val="00013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13609"/>
    <w:rPr>
      <w:rFonts w:ascii="Courier New" w:eastAsia="Times New Roman" w:hAnsi="Courier New" w:cs="Courier New"/>
      <w:lang w:val="de-CH" w:eastAsia="de-CH"/>
    </w:rPr>
  </w:style>
  <w:style w:type="table" w:styleId="HelleListe-Akzent1">
    <w:name w:val="Light List Accent 1"/>
    <w:basedOn w:val="NormaleTabelle"/>
    <w:uiPriority w:val="61"/>
    <w:rsid w:val="00D2342D"/>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
    <w:name w:val="code"/>
    <w:basedOn w:val="Absatz-Standardschriftart"/>
    <w:rsid w:val="00F065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1520F"/>
    <w:rPr>
      <w:rFonts w:ascii="PT Sans" w:eastAsia="Times New Roman" w:hAnsi="PT Sans"/>
      <w:sz w:val="18"/>
      <w:szCs w:val="24"/>
      <w:lang w:val="en-GB"/>
    </w:rPr>
  </w:style>
  <w:style w:type="paragraph" w:styleId="berschrift1">
    <w:name w:val="heading 1"/>
    <w:basedOn w:val="Standard"/>
    <w:next w:val="Standard"/>
    <w:link w:val="berschrift1Zchn"/>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szCs w:val="24"/>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color w:val="004D78"/>
      <w:sz w:val="18"/>
      <w:szCs w:val="24"/>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customStyle="1" w:styleId="shorttext">
    <w:name w:val="short_text"/>
    <w:basedOn w:val="Absatz-Standardschriftart"/>
    <w:rsid w:val="000902F8"/>
  </w:style>
  <w:style w:type="character" w:customStyle="1" w:styleId="hps">
    <w:name w:val="hps"/>
    <w:basedOn w:val="Absatz-Standardschriftart"/>
    <w:rsid w:val="000902F8"/>
  </w:style>
  <w:style w:type="character" w:styleId="BesuchterHyperlink">
    <w:name w:val="FollowedHyperlink"/>
    <w:basedOn w:val="Absatz-Standardschriftart"/>
    <w:uiPriority w:val="99"/>
    <w:semiHidden/>
    <w:unhideWhenUsed/>
    <w:rsid w:val="00013609"/>
    <w:rPr>
      <w:color w:val="800080" w:themeColor="followedHyperlink"/>
      <w:u w:val="single"/>
    </w:rPr>
  </w:style>
  <w:style w:type="paragraph" w:styleId="StandardWeb">
    <w:name w:val="Normal (Web)"/>
    <w:basedOn w:val="Standard"/>
    <w:uiPriority w:val="99"/>
    <w:unhideWhenUsed/>
    <w:rsid w:val="00013609"/>
    <w:pPr>
      <w:spacing w:before="100" w:beforeAutospacing="1" w:after="100" w:afterAutospacing="1"/>
    </w:pPr>
    <w:rPr>
      <w:rFonts w:ascii="Times New Roman" w:hAnsi="Times New Roman"/>
      <w:sz w:val="24"/>
      <w:lang w:eastAsia="de-CH"/>
    </w:rPr>
  </w:style>
  <w:style w:type="character" w:customStyle="1" w:styleId="apple-converted-space">
    <w:name w:val="apple-converted-space"/>
    <w:basedOn w:val="Absatz-Standardschriftart"/>
    <w:rsid w:val="00013609"/>
  </w:style>
  <w:style w:type="character" w:styleId="Fett">
    <w:name w:val="Strong"/>
    <w:basedOn w:val="Absatz-Standardschriftart"/>
    <w:uiPriority w:val="22"/>
    <w:qFormat/>
    <w:rsid w:val="00013609"/>
    <w:rPr>
      <w:b/>
      <w:bCs/>
    </w:rPr>
  </w:style>
  <w:style w:type="paragraph" w:styleId="HTMLVorformatiert">
    <w:name w:val="HTML Preformatted"/>
    <w:basedOn w:val="Standard"/>
    <w:link w:val="HTMLVorformatiertZchn"/>
    <w:uiPriority w:val="99"/>
    <w:semiHidden/>
    <w:unhideWhenUsed/>
    <w:rsid w:val="00013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13609"/>
    <w:rPr>
      <w:rFonts w:ascii="Courier New" w:eastAsia="Times New Roman" w:hAnsi="Courier New" w:cs="Courier New"/>
      <w:lang w:val="de-CH" w:eastAsia="de-CH"/>
    </w:rPr>
  </w:style>
  <w:style w:type="table" w:styleId="HelleListe-Akzent1">
    <w:name w:val="Light List Accent 1"/>
    <w:basedOn w:val="NormaleTabelle"/>
    <w:uiPriority w:val="61"/>
    <w:rsid w:val="00D2342D"/>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
    <w:name w:val="code"/>
    <w:basedOn w:val="Absatz-Standardschriftart"/>
    <w:rsid w:val="00F06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226074">
      <w:bodyDiv w:val="1"/>
      <w:marLeft w:val="0"/>
      <w:marRight w:val="0"/>
      <w:marTop w:val="0"/>
      <w:marBottom w:val="0"/>
      <w:divBdr>
        <w:top w:val="none" w:sz="0" w:space="0" w:color="auto"/>
        <w:left w:val="none" w:sz="0" w:space="0" w:color="auto"/>
        <w:bottom w:val="none" w:sz="0" w:space="0" w:color="auto"/>
        <w:right w:val="none" w:sz="0" w:space="0" w:color="auto"/>
      </w:divBdr>
    </w:div>
    <w:div w:id="618027610">
      <w:bodyDiv w:val="1"/>
      <w:marLeft w:val="0"/>
      <w:marRight w:val="0"/>
      <w:marTop w:val="0"/>
      <w:marBottom w:val="0"/>
      <w:divBdr>
        <w:top w:val="none" w:sz="0" w:space="0" w:color="auto"/>
        <w:left w:val="none" w:sz="0" w:space="0" w:color="auto"/>
        <w:bottom w:val="none" w:sz="0" w:space="0" w:color="auto"/>
        <w:right w:val="none" w:sz="0" w:space="0" w:color="auto"/>
      </w:divBdr>
      <w:divsChild>
        <w:div w:id="236867000">
          <w:marLeft w:val="0"/>
          <w:marRight w:val="0"/>
          <w:marTop w:val="0"/>
          <w:marBottom w:val="0"/>
          <w:divBdr>
            <w:top w:val="none" w:sz="0" w:space="0" w:color="auto"/>
            <w:left w:val="none" w:sz="0" w:space="0" w:color="auto"/>
            <w:bottom w:val="none" w:sz="0" w:space="0" w:color="auto"/>
            <w:right w:val="none" w:sz="0" w:space="0" w:color="auto"/>
          </w:divBdr>
        </w:div>
        <w:div w:id="965085626">
          <w:marLeft w:val="0"/>
          <w:marRight w:val="0"/>
          <w:marTop w:val="0"/>
          <w:marBottom w:val="0"/>
          <w:divBdr>
            <w:top w:val="none" w:sz="0" w:space="0" w:color="auto"/>
            <w:left w:val="none" w:sz="0" w:space="0" w:color="auto"/>
            <w:bottom w:val="none" w:sz="0" w:space="0" w:color="auto"/>
            <w:right w:val="none" w:sz="0" w:space="0" w:color="auto"/>
          </w:divBdr>
        </w:div>
      </w:divsChild>
    </w:div>
    <w:div w:id="817960080">
      <w:bodyDiv w:val="1"/>
      <w:marLeft w:val="0"/>
      <w:marRight w:val="0"/>
      <w:marTop w:val="0"/>
      <w:marBottom w:val="0"/>
      <w:divBdr>
        <w:top w:val="none" w:sz="0" w:space="0" w:color="auto"/>
        <w:left w:val="none" w:sz="0" w:space="0" w:color="auto"/>
        <w:bottom w:val="none" w:sz="0" w:space="0" w:color="auto"/>
        <w:right w:val="none" w:sz="0" w:space="0" w:color="auto"/>
      </w:divBdr>
    </w:div>
    <w:div w:id="1122380780">
      <w:bodyDiv w:val="1"/>
      <w:marLeft w:val="0"/>
      <w:marRight w:val="0"/>
      <w:marTop w:val="0"/>
      <w:marBottom w:val="0"/>
      <w:divBdr>
        <w:top w:val="none" w:sz="0" w:space="0" w:color="auto"/>
        <w:left w:val="none" w:sz="0" w:space="0" w:color="auto"/>
        <w:bottom w:val="none" w:sz="0" w:space="0" w:color="auto"/>
        <w:right w:val="none" w:sz="0" w:space="0" w:color="auto"/>
      </w:divBdr>
    </w:div>
    <w:div w:id="1253471972">
      <w:bodyDiv w:val="1"/>
      <w:marLeft w:val="0"/>
      <w:marRight w:val="0"/>
      <w:marTop w:val="0"/>
      <w:marBottom w:val="0"/>
      <w:divBdr>
        <w:top w:val="none" w:sz="0" w:space="0" w:color="auto"/>
        <w:left w:val="none" w:sz="0" w:space="0" w:color="auto"/>
        <w:bottom w:val="none" w:sz="0" w:space="0" w:color="auto"/>
        <w:right w:val="none" w:sz="0" w:space="0" w:color="auto"/>
      </w:divBdr>
    </w:div>
    <w:div w:id="1339774933">
      <w:bodyDiv w:val="1"/>
      <w:marLeft w:val="0"/>
      <w:marRight w:val="0"/>
      <w:marTop w:val="0"/>
      <w:marBottom w:val="0"/>
      <w:divBdr>
        <w:top w:val="none" w:sz="0" w:space="0" w:color="auto"/>
        <w:left w:val="none" w:sz="0" w:space="0" w:color="auto"/>
        <w:bottom w:val="none" w:sz="0" w:space="0" w:color="auto"/>
        <w:right w:val="none" w:sz="0" w:space="0" w:color="auto"/>
      </w:divBdr>
    </w:div>
    <w:div w:id="1351879168">
      <w:bodyDiv w:val="1"/>
      <w:marLeft w:val="0"/>
      <w:marRight w:val="0"/>
      <w:marTop w:val="0"/>
      <w:marBottom w:val="0"/>
      <w:divBdr>
        <w:top w:val="none" w:sz="0" w:space="0" w:color="auto"/>
        <w:left w:val="none" w:sz="0" w:space="0" w:color="auto"/>
        <w:bottom w:val="none" w:sz="0" w:space="0" w:color="auto"/>
        <w:right w:val="none" w:sz="0" w:space="0" w:color="auto"/>
      </w:divBdr>
    </w:div>
    <w:div w:id="1637031186">
      <w:bodyDiv w:val="1"/>
      <w:marLeft w:val="0"/>
      <w:marRight w:val="0"/>
      <w:marTop w:val="0"/>
      <w:marBottom w:val="0"/>
      <w:divBdr>
        <w:top w:val="none" w:sz="0" w:space="0" w:color="auto"/>
        <w:left w:val="none" w:sz="0" w:space="0" w:color="auto"/>
        <w:bottom w:val="none" w:sz="0" w:space="0" w:color="auto"/>
        <w:right w:val="none" w:sz="0" w:space="0" w:color="auto"/>
      </w:divBdr>
    </w:div>
    <w:div w:id="168902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ncat3.infosys.beckhoff.com/content/1033/tc3_plc_intro/html/programmingconventionstc3.htm?id=3113" TargetMode="External"/><Relationship Id="rId18" Type="http://schemas.openxmlformats.org/officeDocument/2006/relationships/image" Target="media/image6.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dict.leo.org/ende/index_de.html"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ict.leo.org/ende/index_de.html" TargetMode="External"/><Relationship Id="rId20" Type="http://schemas.openxmlformats.org/officeDocument/2006/relationships/image" Target="media/image7.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ict.leo.org/?lp=ende&amp;lang=de&amp;searchLoc=0&amp;cmpType=relaxed&amp;relink=on&amp;sectHdr=on&amp;spellToler=std&amp;search=bestimm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ict.leo.org/ende/index_de.html"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P:\10_Administrativ\00_Vorlagen\AVM%20Engineering\Projekte\Dokument%20-%20Beschreibung%20-%20Konzept%20-%20Spezifikation_Engineering.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BEA66-E063-4C47-B100-417EA7E30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 - Beschreibung - Konzept - Spezifikation_Engineering.dotx</Template>
  <TotalTime>0</TotalTime>
  <Pages>21</Pages>
  <Words>4784</Words>
  <Characters>30140</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34855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Vonarburg</dc:creator>
  <cp:lastModifiedBy>Michael Rütsche</cp:lastModifiedBy>
  <cp:revision>8</cp:revision>
  <cp:lastPrinted>2013-05-06T13:55:00Z</cp:lastPrinted>
  <dcterms:created xsi:type="dcterms:W3CDTF">2013-11-08T14:03:00Z</dcterms:created>
  <dcterms:modified xsi:type="dcterms:W3CDTF">2013-12-09T15:06:00Z</dcterms:modified>
</cp:coreProperties>
</file>